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5374D" w14:textId="77777777" w:rsidR="00C86724" w:rsidRDefault="00C86724" w:rsidP="00EC5434">
      <w:pPr>
        <w:tabs>
          <w:tab w:val="left" w:pos="8100"/>
        </w:tabs>
        <w:spacing w:line="480" w:lineRule="auto"/>
        <w:ind w:firstLine="720"/>
        <w:jc w:val="center"/>
      </w:pPr>
      <w:bookmarkStart w:id="0" w:name="_Toc151474567"/>
      <w:r>
        <w:t xml:space="preserve">CHANGING POLARIZED BELIEFS USING </w:t>
      </w:r>
    </w:p>
    <w:p w14:paraId="659FDA38" w14:textId="1871E39A" w:rsidR="00EC5434" w:rsidRPr="005E2A99" w:rsidRDefault="00C86724" w:rsidP="00EC5434">
      <w:pPr>
        <w:tabs>
          <w:tab w:val="left" w:pos="8100"/>
        </w:tabs>
        <w:spacing w:line="480" w:lineRule="auto"/>
        <w:ind w:firstLine="720"/>
        <w:jc w:val="center"/>
      </w:pPr>
      <w:r>
        <w:t>SOCIAL CONSENSUS AND MORAL CONVICTION</w:t>
      </w:r>
    </w:p>
    <w:p w14:paraId="484B73C8" w14:textId="77777777" w:rsidR="00F4031E" w:rsidRDefault="00F4031E" w:rsidP="001C2C29">
      <w:pPr>
        <w:tabs>
          <w:tab w:val="left" w:pos="8100"/>
        </w:tabs>
        <w:spacing w:line="480" w:lineRule="auto"/>
        <w:ind w:firstLine="720"/>
        <w:jc w:val="center"/>
      </w:pPr>
    </w:p>
    <w:p w14:paraId="61DC1F79" w14:textId="599BC7C3" w:rsidR="001C2C29" w:rsidRPr="00A30979" w:rsidRDefault="001C2C29" w:rsidP="001C2C29">
      <w:pPr>
        <w:tabs>
          <w:tab w:val="left" w:pos="8100"/>
        </w:tabs>
        <w:spacing w:line="480" w:lineRule="auto"/>
        <w:ind w:firstLine="720"/>
        <w:jc w:val="center"/>
      </w:pPr>
      <w:r w:rsidRPr="00A30979">
        <w:t>______________________________________________</w:t>
      </w:r>
    </w:p>
    <w:p w14:paraId="54B054D3" w14:textId="77777777" w:rsidR="001C2C29" w:rsidRPr="00A30979" w:rsidRDefault="001C2C29" w:rsidP="001C2C29">
      <w:pPr>
        <w:tabs>
          <w:tab w:val="left" w:pos="8100"/>
        </w:tabs>
        <w:spacing w:line="480" w:lineRule="auto"/>
        <w:ind w:firstLine="720"/>
        <w:jc w:val="center"/>
      </w:pPr>
      <w:r w:rsidRPr="00A30979">
        <w:t xml:space="preserve">A Dissertation Proposal </w:t>
      </w:r>
    </w:p>
    <w:p w14:paraId="0BB303C3" w14:textId="77777777" w:rsidR="001C2C29" w:rsidRPr="00A30979" w:rsidRDefault="001C2C29" w:rsidP="001C2C29">
      <w:pPr>
        <w:tabs>
          <w:tab w:val="left" w:pos="8100"/>
        </w:tabs>
        <w:spacing w:line="480" w:lineRule="auto"/>
        <w:ind w:firstLine="720"/>
        <w:jc w:val="center"/>
      </w:pPr>
      <w:r w:rsidRPr="00A30979">
        <w:t>presented to</w:t>
      </w:r>
    </w:p>
    <w:p w14:paraId="6DA412E6" w14:textId="77777777" w:rsidR="001C2C29" w:rsidRPr="00A30979" w:rsidRDefault="001C2C29" w:rsidP="001C2C29">
      <w:pPr>
        <w:tabs>
          <w:tab w:val="left" w:pos="8100"/>
        </w:tabs>
        <w:spacing w:line="480" w:lineRule="auto"/>
        <w:ind w:firstLine="720"/>
        <w:jc w:val="center"/>
      </w:pPr>
      <w:r w:rsidRPr="00A30979">
        <w:t xml:space="preserve"> the Dissertation Committee</w:t>
      </w:r>
    </w:p>
    <w:p w14:paraId="4A75F133" w14:textId="77777777" w:rsidR="001C2C29" w:rsidRPr="00A30979" w:rsidRDefault="001C2C29" w:rsidP="001C2C29">
      <w:pPr>
        <w:tabs>
          <w:tab w:val="left" w:pos="8100"/>
        </w:tabs>
        <w:spacing w:line="480" w:lineRule="auto"/>
        <w:ind w:firstLine="720"/>
        <w:jc w:val="center"/>
      </w:pPr>
      <w:r w:rsidRPr="00A30979">
        <w:t>___________________________________________________________</w:t>
      </w:r>
    </w:p>
    <w:p w14:paraId="29B2FDE2" w14:textId="77777777" w:rsidR="001C2C29" w:rsidRPr="00A30979" w:rsidRDefault="001C2C29" w:rsidP="001C2C29">
      <w:pPr>
        <w:tabs>
          <w:tab w:val="left" w:pos="8100"/>
        </w:tabs>
        <w:spacing w:line="480" w:lineRule="auto"/>
        <w:ind w:firstLine="720"/>
        <w:jc w:val="center"/>
      </w:pPr>
      <w:r w:rsidRPr="00A30979">
        <w:t xml:space="preserve">In Partial Fulfillment </w:t>
      </w:r>
    </w:p>
    <w:p w14:paraId="52C27E19" w14:textId="77777777" w:rsidR="001C2C29" w:rsidRPr="00A30979" w:rsidRDefault="001C2C29" w:rsidP="001C2C29">
      <w:pPr>
        <w:tabs>
          <w:tab w:val="left" w:pos="8100"/>
        </w:tabs>
        <w:spacing w:line="480" w:lineRule="auto"/>
        <w:ind w:firstLine="720"/>
        <w:jc w:val="center"/>
      </w:pPr>
      <w:r w:rsidRPr="00A30979">
        <w:t>of the Requirements for the Degree</w:t>
      </w:r>
    </w:p>
    <w:p w14:paraId="0A6C6B5D" w14:textId="77777777" w:rsidR="001C2C29" w:rsidRPr="00A30979" w:rsidRDefault="001C2C29" w:rsidP="001C2C29">
      <w:pPr>
        <w:tabs>
          <w:tab w:val="left" w:pos="8100"/>
        </w:tabs>
        <w:spacing w:line="480" w:lineRule="auto"/>
        <w:ind w:firstLine="720"/>
        <w:jc w:val="center"/>
      </w:pPr>
      <w:r w:rsidRPr="00A30979">
        <w:t xml:space="preserve"> Doctor of Philosophy</w:t>
      </w:r>
    </w:p>
    <w:p w14:paraId="7C5F7FEF" w14:textId="77777777" w:rsidR="001C2C29" w:rsidRPr="00A30979" w:rsidRDefault="001C2C29" w:rsidP="001C2C29">
      <w:pPr>
        <w:tabs>
          <w:tab w:val="left" w:pos="8100"/>
        </w:tabs>
        <w:spacing w:line="480" w:lineRule="auto"/>
        <w:ind w:firstLine="720"/>
        <w:jc w:val="center"/>
      </w:pPr>
      <w:r w:rsidRPr="00A30979">
        <w:t>______________________________________________</w:t>
      </w:r>
    </w:p>
    <w:p w14:paraId="76BBFA05" w14:textId="77777777" w:rsidR="001C2C29" w:rsidRPr="00A30979" w:rsidRDefault="001C2C29" w:rsidP="001C2C29">
      <w:pPr>
        <w:tabs>
          <w:tab w:val="left" w:pos="8100"/>
        </w:tabs>
        <w:spacing w:line="480" w:lineRule="auto"/>
        <w:ind w:firstLine="720"/>
        <w:jc w:val="center"/>
      </w:pPr>
      <w:proofErr w:type="gramStart"/>
      <w:r w:rsidRPr="00A30979">
        <w:t>by</w:t>
      </w:r>
      <w:proofErr w:type="gramEnd"/>
    </w:p>
    <w:p w14:paraId="247377F2" w14:textId="6D9A98BC" w:rsidR="001C2C29" w:rsidRPr="00A30979" w:rsidRDefault="001C2C29" w:rsidP="001C2C29">
      <w:pPr>
        <w:tabs>
          <w:tab w:val="left" w:pos="8100"/>
        </w:tabs>
        <w:spacing w:line="480" w:lineRule="auto"/>
        <w:ind w:firstLine="720"/>
        <w:jc w:val="center"/>
      </w:pPr>
      <w:r>
        <w:t>SEAN X. DUAN</w:t>
      </w:r>
    </w:p>
    <w:p w14:paraId="7CCD4891" w14:textId="484F4F19" w:rsidR="001C2C29" w:rsidRPr="00A30979" w:rsidRDefault="001C2C29" w:rsidP="001C2C29">
      <w:pPr>
        <w:tabs>
          <w:tab w:val="left" w:pos="8100"/>
        </w:tabs>
        <w:spacing w:line="480" w:lineRule="auto"/>
        <w:ind w:firstLine="720"/>
        <w:jc w:val="center"/>
      </w:pPr>
      <w:r w:rsidRPr="00A30979">
        <w:t xml:space="preserve">Dr. Victoria </w:t>
      </w:r>
      <w:r w:rsidR="00417C32">
        <w:t xml:space="preserve">A. </w:t>
      </w:r>
      <w:r w:rsidRPr="00A30979">
        <w:t>Shaffer, Dissertation Supervisor</w:t>
      </w:r>
    </w:p>
    <w:p w14:paraId="6A65D1B8" w14:textId="37F33AE1" w:rsidR="00C86724" w:rsidRDefault="008E5BA5" w:rsidP="001C2C29">
      <w:pPr>
        <w:tabs>
          <w:tab w:val="left" w:pos="8100"/>
        </w:tabs>
        <w:spacing w:line="480" w:lineRule="auto"/>
        <w:ind w:firstLine="720"/>
        <w:jc w:val="center"/>
      </w:pPr>
      <w:r>
        <w:t>APRIL 2025</w:t>
      </w:r>
    </w:p>
    <w:p w14:paraId="0926921F" w14:textId="77777777" w:rsidR="00C86724" w:rsidRDefault="00C86724">
      <w:r>
        <w:br w:type="page"/>
      </w:r>
    </w:p>
    <w:p w14:paraId="1E3BD351" w14:textId="68977331" w:rsidR="001C2C29" w:rsidRDefault="001C2C29" w:rsidP="001C2C29">
      <w:r>
        <w:lastRenderedPageBreak/>
        <w:t xml:space="preserve">The undersigned, appointed by the dean of the Graduate School have examined the dissertation entitled </w:t>
      </w:r>
    </w:p>
    <w:p w14:paraId="78268757" w14:textId="77777777" w:rsidR="001C2C29" w:rsidRDefault="001C2C29" w:rsidP="001C2C29"/>
    <w:p w14:paraId="13C72FF9" w14:textId="77777777" w:rsidR="00C86724" w:rsidRDefault="00C86724" w:rsidP="00C86724">
      <w:pPr>
        <w:tabs>
          <w:tab w:val="left" w:pos="8100"/>
        </w:tabs>
        <w:spacing w:line="480" w:lineRule="auto"/>
        <w:ind w:firstLine="720"/>
        <w:jc w:val="center"/>
      </w:pPr>
      <w:r>
        <w:t xml:space="preserve">CHANGING POLARIZED BELIEFS USING </w:t>
      </w:r>
    </w:p>
    <w:p w14:paraId="5B881D73" w14:textId="77777777" w:rsidR="00C86724" w:rsidRPr="005E2A99" w:rsidRDefault="00C86724" w:rsidP="00C86724">
      <w:pPr>
        <w:tabs>
          <w:tab w:val="left" w:pos="8100"/>
        </w:tabs>
        <w:spacing w:line="480" w:lineRule="auto"/>
        <w:ind w:firstLine="720"/>
        <w:jc w:val="center"/>
      </w:pPr>
      <w:r>
        <w:t>SOCIAL CONSENSUS AND MORAL CONVICTION</w:t>
      </w:r>
    </w:p>
    <w:p w14:paraId="2811801D" w14:textId="77777777" w:rsidR="001C2C29" w:rsidRDefault="001C2C29" w:rsidP="001C2C29"/>
    <w:p w14:paraId="426CA736" w14:textId="19EE61D8" w:rsidR="001C2C29" w:rsidRDefault="001C2C29" w:rsidP="001C2C29">
      <w:r>
        <w:t xml:space="preserve">presented by </w:t>
      </w:r>
      <w:r w:rsidR="00503BCE">
        <w:t>Sean X. Duan</w:t>
      </w:r>
    </w:p>
    <w:p w14:paraId="5D5791D1" w14:textId="77777777" w:rsidR="001C2C29" w:rsidRDefault="001C2C29" w:rsidP="001C2C29">
      <w:r>
        <w:t xml:space="preserve">a candidate for the degree of </w:t>
      </w:r>
      <w:proofErr w:type="gramStart"/>
      <w:r>
        <w:t>doctor of philosophy</w:t>
      </w:r>
      <w:proofErr w:type="gramEnd"/>
      <w:r>
        <w:t>,</w:t>
      </w:r>
    </w:p>
    <w:p w14:paraId="0381D88B" w14:textId="77777777" w:rsidR="001C2C29" w:rsidRDefault="001C2C29" w:rsidP="001C2C29">
      <w:r>
        <w:t>and hereby certify that, in their opinion, it is worthy of acceptance.</w:t>
      </w:r>
    </w:p>
    <w:p w14:paraId="275D0944" w14:textId="77777777" w:rsidR="001C2C29" w:rsidRDefault="001C2C29" w:rsidP="001C2C29"/>
    <w:p w14:paraId="37393518" w14:textId="77777777" w:rsidR="001C2C29" w:rsidRDefault="001C2C29" w:rsidP="001C2C29"/>
    <w:p w14:paraId="28B6A6D2" w14:textId="77777777" w:rsidR="001C2C29" w:rsidRDefault="001C2C29" w:rsidP="001C2C29">
      <w:pPr>
        <w:jc w:val="center"/>
      </w:pPr>
      <w:r>
        <w:t>__________________________________________</w:t>
      </w:r>
    </w:p>
    <w:p w14:paraId="022A9C9C" w14:textId="5AD29F05" w:rsidR="001C2C29" w:rsidRDefault="001C2C29" w:rsidP="001C2C29">
      <w:pPr>
        <w:jc w:val="center"/>
      </w:pPr>
      <w:r>
        <w:t xml:space="preserve">Professor Victoria </w:t>
      </w:r>
      <w:r w:rsidR="00503BCE">
        <w:t xml:space="preserve">A. </w:t>
      </w:r>
      <w:r>
        <w:t>Shaffer</w:t>
      </w:r>
    </w:p>
    <w:p w14:paraId="37C6C9BD" w14:textId="77777777" w:rsidR="001C2C29" w:rsidRDefault="001C2C29" w:rsidP="001C2C29">
      <w:pPr>
        <w:jc w:val="center"/>
      </w:pPr>
    </w:p>
    <w:p w14:paraId="603632EC" w14:textId="77777777" w:rsidR="001C2C29" w:rsidRDefault="001C2C29" w:rsidP="001C2C29">
      <w:pPr>
        <w:jc w:val="center"/>
      </w:pPr>
    </w:p>
    <w:p w14:paraId="1A4C81B8" w14:textId="77777777" w:rsidR="001C2C29" w:rsidRDefault="001C2C29" w:rsidP="001C2C29">
      <w:pPr>
        <w:jc w:val="center"/>
      </w:pPr>
      <w:r>
        <w:t>__________________________________________</w:t>
      </w:r>
    </w:p>
    <w:p w14:paraId="04193E99" w14:textId="05D235CF" w:rsidR="001C2C29" w:rsidRDefault="001C2C29" w:rsidP="001C2C29">
      <w:pPr>
        <w:jc w:val="center"/>
      </w:pPr>
      <w:r>
        <w:t xml:space="preserve">Professor </w:t>
      </w:r>
      <w:r w:rsidR="00503BCE">
        <w:t>Clintin P. Davis-Stober</w:t>
      </w:r>
    </w:p>
    <w:p w14:paraId="57832363" w14:textId="77777777" w:rsidR="001C2C29" w:rsidRDefault="001C2C29" w:rsidP="001C2C29">
      <w:pPr>
        <w:jc w:val="center"/>
      </w:pPr>
    </w:p>
    <w:p w14:paraId="5CF16275" w14:textId="77777777" w:rsidR="001C2C29" w:rsidRDefault="001C2C29" w:rsidP="001C2C29">
      <w:pPr>
        <w:jc w:val="center"/>
      </w:pPr>
    </w:p>
    <w:p w14:paraId="335B0603" w14:textId="77777777" w:rsidR="001C2C29" w:rsidRDefault="001C2C29" w:rsidP="001C2C29">
      <w:pPr>
        <w:jc w:val="center"/>
      </w:pPr>
      <w:r>
        <w:t>__________________________________________</w:t>
      </w:r>
    </w:p>
    <w:p w14:paraId="46025CF5" w14:textId="2199CB1C" w:rsidR="001C2C29" w:rsidRDefault="001C2C29" w:rsidP="001C2C29">
      <w:pPr>
        <w:jc w:val="center"/>
      </w:pPr>
      <w:r>
        <w:t xml:space="preserve">Professor </w:t>
      </w:r>
      <w:r w:rsidR="00DF2C9C">
        <w:t>Emeritus Kennon M. Sheldon</w:t>
      </w:r>
    </w:p>
    <w:p w14:paraId="63B501DC" w14:textId="77777777" w:rsidR="001C2C29" w:rsidRDefault="001C2C29" w:rsidP="001C2C29">
      <w:pPr>
        <w:jc w:val="center"/>
      </w:pPr>
    </w:p>
    <w:p w14:paraId="3215537A" w14:textId="77777777" w:rsidR="001C2C29" w:rsidRDefault="001C2C29" w:rsidP="001C2C29">
      <w:pPr>
        <w:jc w:val="center"/>
      </w:pPr>
    </w:p>
    <w:p w14:paraId="77304124" w14:textId="77777777" w:rsidR="001C2C29" w:rsidRDefault="001C2C29" w:rsidP="001C2C29">
      <w:pPr>
        <w:jc w:val="center"/>
      </w:pPr>
      <w:r>
        <w:t>__________________________________________</w:t>
      </w:r>
    </w:p>
    <w:p w14:paraId="113FE968" w14:textId="23D66B96" w:rsidR="001C2C29" w:rsidRDefault="001C2C29" w:rsidP="001C2C29">
      <w:pPr>
        <w:jc w:val="center"/>
      </w:pPr>
      <w:r>
        <w:t xml:space="preserve">Doctor Richelle </w:t>
      </w:r>
      <w:r w:rsidR="00DF2C9C">
        <w:t xml:space="preserve">J. </w:t>
      </w:r>
      <w:r>
        <w:t>Koopman</w:t>
      </w:r>
    </w:p>
    <w:p w14:paraId="5BEA00D6" w14:textId="77777777" w:rsidR="001C2C29" w:rsidRDefault="001C2C29" w:rsidP="001C2C29">
      <w:pPr>
        <w:jc w:val="center"/>
      </w:pPr>
    </w:p>
    <w:p w14:paraId="3B2F0B94" w14:textId="77777777" w:rsidR="001C2C29" w:rsidRDefault="001C2C29" w:rsidP="001C2C29">
      <w:r>
        <w:lastRenderedPageBreak/>
        <w:br w:type="page"/>
      </w:r>
    </w:p>
    <w:p w14:paraId="16DBED95" w14:textId="77777777" w:rsidR="001C2C29" w:rsidRDefault="001C2C29" w:rsidP="001C2C29">
      <w:pPr>
        <w:jc w:val="center"/>
      </w:pPr>
      <w:r>
        <w:lastRenderedPageBreak/>
        <w:t>DEDICATION</w:t>
      </w:r>
    </w:p>
    <w:p w14:paraId="0E36252E" w14:textId="77777777" w:rsidR="001C2C29" w:rsidRDefault="001C2C29" w:rsidP="001C2C29">
      <w:pPr>
        <w:jc w:val="center"/>
      </w:pPr>
    </w:p>
    <w:p w14:paraId="4E3D0417" w14:textId="5E366D50" w:rsidR="001C2C29" w:rsidRDefault="00C86724" w:rsidP="001C2C29">
      <w:r>
        <w:t>Placeholder text</w:t>
      </w:r>
    </w:p>
    <w:p w14:paraId="15D2D0E8" w14:textId="77777777" w:rsidR="001C2C29" w:rsidRDefault="001C2C29" w:rsidP="001C2C29">
      <w:r>
        <w:br w:type="page"/>
      </w:r>
    </w:p>
    <w:p w14:paraId="53A512FF" w14:textId="77777777" w:rsidR="001C2C29" w:rsidRPr="00C44072" w:rsidRDefault="001C2C29" w:rsidP="001C2C29">
      <w:pPr>
        <w:pStyle w:val="p1"/>
        <w:rPr>
          <w:sz w:val="24"/>
          <w:szCs w:val="24"/>
        </w:rPr>
      </w:pPr>
      <w:r w:rsidRPr="00C44072">
        <w:rPr>
          <w:sz w:val="24"/>
          <w:szCs w:val="24"/>
        </w:rPr>
        <w:lastRenderedPageBreak/>
        <w:t>ACKNOWLEDGEMENTS</w:t>
      </w:r>
    </w:p>
    <w:p w14:paraId="7ED69BBF" w14:textId="77777777" w:rsidR="001C2C29" w:rsidRPr="00C44072" w:rsidRDefault="001C2C29" w:rsidP="001C2C29">
      <w:pPr>
        <w:pStyle w:val="p2"/>
        <w:rPr>
          <w:sz w:val="24"/>
          <w:szCs w:val="24"/>
        </w:rPr>
      </w:pPr>
    </w:p>
    <w:p w14:paraId="0A21E9CC" w14:textId="00D2F323" w:rsidR="001C2C29" w:rsidRDefault="00C86724" w:rsidP="001C2C29">
      <w:pPr>
        <w:pStyle w:val="p3"/>
        <w:rPr>
          <w:sz w:val="24"/>
          <w:szCs w:val="24"/>
        </w:rPr>
      </w:pPr>
      <w:r>
        <w:rPr>
          <w:sz w:val="24"/>
          <w:szCs w:val="24"/>
        </w:rPr>
        <w:t>Placeholder Text</w:t>
      </w:r>
    </w:p>
    <w:p w14:paraId="5212F0E1" w14:textId="77777777" w:rsidR="001C2C29" w:rsidRDefault="001C2C29" w:rsidP="001C2C29">
      <w:r>
        <w:br w:type="page"/>
      </w:r>
    </w:p>
    <w:sdt>
      <w:sdtPr>
        <w:rPr>
          <w:rFonts w:asciiTheme="minorHAnsi" w:eastAsiaTheme="minorHAnsi" w:hAnsiTheme="minorHAnsi" w:cstheme="minorBidi"/>
          <w:color w:val="auto"/>
          <w:kern w:val="2"/>
          <w:sz w:val="24"/>
          <w:szCs w:val="22"/>
          <w14:ligatures w14:val="standardContextual"/>
        </w:rPr>
        <w:id w:val="-1073729585"/>
        <w:docPartObj>
          <w:docPartGallery w:val="Table of Contents"/>
          <w:docPartUnique/>
        </w:docPartObj>
      </w:sdtPr>
      <w:sdtEndPr>
        <w:rPr>
          <w:b/>
          <w:bCs/>
          <w:noProof/>
        </w:rPr>
      </w:sdtEndPr>
      <w:sdtContent>
        <w:p w14:paraId="0D02FCCA" w14:textId="0A259CE5" w:rsidR="001C2C29" w:rsidRPr="001C2C29" w:rsidRDefault="001C2C29">
          <w:pPr>
            <w:pStyle w:val="TOCHeading"/>
            <w:rPr>
              <w:color w:val="auto"/>
            </w:rPr>
          </w:pPr>
          <w:r w:rsidRPr="001C2C29">
            <w:rPr>
              <w:color w:val="auto"/>
            </w:rPr>
            <w:t>Contents</w:t>
          </w:r>
        </w:p>
        <w:p w14:paraId="7DAC9A10" w14:textId="6EE203B0" w:rsidR="00946E16" w:rsidRDefault="001C2C29">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5284217" w:history="1">
            <w:r w:rsidR="00946E16" w:rsidRPr="00E1235B">
              <w:rPr>
                <w:rStyle w:val="Hyperlink"/>
                <w:noProof/>
              </w:rPr>
              <w:t>ABSTRACT</w:t>
            </w:r>
            <w:r w:rsidR="00946E16">
              <w:rPr>
                <w:noProof/>
                <w:webHidden/>
              </w:rPr>
              <w:tab/>
            </w:r>
            <w:r w:rsidR="00946E16">
              <w:rPr>
                <w:noProof/>
                <w:webHidden/>
              </w:rPr>
              <w:fldChar w:fldCharType="begin"/>
            </w:r>
            <w:r w:rsidR="00946E16">
              <w:rPr>
                <w:noProof/>
                <w:webHidden/>
              </w:rPr>
              <w:instrText xml:space="preserve"> PAGEREF _Toc195284217 \h </w:instrText>
            </w:r>
            <w:r w:rsidR="00946E16">
              <w:rPr>
                <w:noProof/>
                <w:webHidden/>
              </w:rPr>
            </w:r>
            <w:r w:rsidR="00946E16">
              <w:rPr>
                <w:noProof/>
                <w:webHidden/>
              </w:rPr>
              <w:fldChar w:fldCharType="separate"/>
            </w:r>
            <w:r w:rsidR="00946E16">
              <w:rPr>
                <w:noProof/>
                <w:webHidden/>
              </w:rPr>
              <w:t>9</w:t>
            </w:r>
            <w:r w:rsidR="00946E16">
              <w:rPr>
                <w:noProof/>
                <w:webHidden/>
              </w:rPr>
              <w:fldChar w:fldCharType="end"/>
            </w:r>
          </w:hyperlink>
        </w:p>
        <w:p w14:paraId="619F59F6" w14:textId="78AB7B2C" w:rsidR="00946E16" w:rsidRDefault="00946E16">
          <w:pPr>
            <w:pStyle w:val="TOC1"/>
            <w:tabs>
              <w:tab w:val="right" w:leader="dot" w:pos="9350"/>
            </w:tabs>
            <w:rPr>
              <w:rFonts w:eastAsiaTheme="minorEastAsia"/>
              <w:noProof/>
              <w:szCs w:val="24"/>
            </w:rPr>
          </w:pPr>
          <w:hyperlink w:anchor="_Toc195284218" w:history="1">
            <w:r w:rsidRPr="00E1235B">
              <w:rPr>
                <w:rStyle w:val="Hyperlink"/>
                <w:noProof/>
              </w:rPr>
              <w:t>Chapter 1: Introduction – Broad Overview of Research</w:t>
            </w:r>
            <w:r>
              <w:rPr>
                <w:noProof/>
                <w:webHidden/>
              </w:rPr>
              <w:tab/>
            </w:r>
            <w:r>
              <w:rPr>
                <w:noProof/>
                <w:webHidden/>
              </w:rPr>
              <w:fldChar w:fldCharType="begin"/>
            </w:r>
            <w:r>
              <w:rPr>
                <w:noProof/>
                <w:webHidden/>
              </w:rPr>
              <w:instrText xml:space="preserve"> PAGEREF _Toc195284218 \h </w:instrText>
            </w:r>
            <w:r>
              <w:rPr>
                <w:noProof/>
                <w:webHidden/>
              </w:rPr>
            </w:r>
            <w:r>
              <w:rPr>
                <w:noProof/>
                <w:webHidden/>
              </w:rPr>
              <w:fldChar w:fldCharType="separate"/>
            </w:r>
            <w:r>
              <w:rPr>
                <w:noProof/>
                <w:webHidden/>
              </w:rPr>
              <w:t>10</w:t>
            </w:r>
            <w:r>
              <w:rPr>
                <w:noProof/>
                <w:webHidden/>
              </w:rPr>
              <w:fldChar w:fldCharType="end"/>
            </w:r>
          </w:hyperlink>
        </w:p>
        <w:p w14:paraId="394B1FD7" w14:textId="4DA3724E" w:rsidR="00946E16" w:rsidRDefault="00946E16">
          <w:pPr>
            <w:pStyle w:val="TOC1"/>
            <w:tabs>
              <w:tab w:val="right" w:leader="dot" w:pos="9350"/>
            </w:tabs>
            <w:rPr>
              <w:rFonts w:eastAsiaTheme="minorEastAsia"/>
              <w:noProof/>
              <w:szCs w:val="24"/>
            </w:rPr>
          </w:pPr>
          <w:hyperlink w:anchor="_Toc195284219" w:history="1">
            <w:r w:rsidRPr="00E1235B">
              <w:rPr>
                <w:rStyle w:val="Hyperlink"/>
                <w:noProof/>
              </w:rPr>
              <w:t>Chapter 2: Review of the Literature</w:t>
            </w:r>
            <w:r>
              <w:rPr>
                <w:noProof/>
                <w:webHidden/>
              </w:rPr>
              <w:tab/>
            </w:r>
            <w:r>
              <w:rPr>
                <w:noProof/>
                <w:webHidden/>
              </w:rPr>
              <w:fldChar w:fldCharType="begin"/>
            </w:r>
            <w:r>
              <w:rPr>
                <w:noProof/>
                <w:webHidden/>
              </w:rPr>
              <w:instrText xml:space="preserve"> PAGEREF _Toc195284219 \h </w:instrText>
            </w:r>
            <w:r>
              <w:rPr>
                <w:noProof/>
                <w:webHidden/>
              </w:rPr>
            </w:r>
            <w:r>
              <w:rPr>
                <w:noProof/>
                <w:webHidden/>
              </w:rPr>
              <w:fldChar w:fldCharType="separate"/>
            </w:r>
            <w:r>
              <w:rPr>
                <w:noProof/>
                <w:webHidden/>
              </w:rPr>
              <w:t>12</w:t>
            </w:r>
            <w:r>
              <w:rPr>
                <w:noProof/>
                <w:webHidden/>
              </w:rPr>
              <w:fldChar w:fldCharType="end"/>
            </w:r>
          </w:hyperlink>
        </w:p>
        <w:p w14:paraId="12113D0C" w14:textId="168DB058" w:rsidR="00946E16" w:rsidRDefault="00946E16">
          <w:pPr>
            <w:pStyle w:val="TOC2"/>
            <w:tabs>
              <w:tab w:val="right" w:leader="dot" w:pos="9350"/>
            </w:tabs>
            <w:rPr>
              <w:rFonts w:eastAsiaTheme="minorEastAsia"/>
              <w:noProof/>
              <w:szCs w:val="24"/>
            </w:rPr>
          </w:pPr>
          <w:hyperlink w:anchor="_Toc195284220" w:history="1">
            <w:r w:rsidRPr="00E1235B">
              <w:rPr>
                <w:rStyle w:val="Hyperlink"/>
                <w:noProof/>
              </w:rPr>
              <w:t>Attitude/Belief Formation</w:t>
            </w:r>
            <w:r>
              <w:rPr>
                <w:noProof/>
                <w:webHidden/>
              </w:rPr>
              <w:tab/>
            </w:r>
            <w:r>
              <w:rPr>
                <w:noProof/>
                <w:webHidden/>
              </w:rPr>
              <w:fldChar w:fldCharType="begin"/>
            </w:r>
            <w:r>
              <w:rPr>
                <w:noProof/>
                <w:webHidden/>
              </w:rPr>
              <w:instrText xml:space="preserve"> PAGEREF _Toc195284220 \h </w:instrText>
            </w:r>
            <w:r>
              <w:rPr>
                <w:noProof/>
                <w:webHidden/>
              </w:rPr>
            </w:r>
            <w:r>
              <w:rPr>
                <w:noProof/>
                <w:webHidden/>
              </w:rPr>
              <w:fldChar w:fldCharType="separate"/>
            </w:r>
            <w:r>
              <w:rPr>
                <w:noProof/>
                <w:webHidden/>
              </w:rPr>
              <w:t>12</w:t>
            </w:r>
            <w:r>
              <w:rPr>
                <w:noProof/>
                <w:webHidden/>
              </w:rPr>
              <w:fldChar w:fldCharType="end"/>
            </w:r>
          </w:hyperlink>
        </w:p>
        <w:p w14:paraId="3A5FA2D7" w14:textId="152E0DF8" w:rsidR="00946E16" w:rsidRDefault="00946E16">
          <w:pPr>
            <w:pStyle w:val="TOC2"/>
            <w:tabs>
              <w:tab w:val="right" w:leader="dot" w:pos="9350"/>
            </w:tabs>
            <w:rPr>
              <w:rFonts w:eastAsiaTheme="minorEastAsia"/>
              <w:noProof/>
              <w:szCs w:val="24"/>
            </w:rPr>
          </w:pPr>
          <w:hyperlink w:anchor="_Toc195284221" w:history="1">
            <w:r w:rsidRPr="00E1235B">
              <w:rPr>
                <w:rStyle w:val="Hyperlink"/>
                <w:noProof/>
              </w:rPr>
              <w:t>Models of Attitude Change</w:t>
            </w:r>
            <w:r>
              <w:rPr>
                <w:noProof/>
                <w:webHidden/>
              </w:rPr>
              <w:tab/>
            </w:r>
            <w:r>
              <w:rPr>
                <w:noProof/>
                <w:webHidden/>
              </w:rPr>
              <w:fldChar w:fldCharType="begin"/>
            </w:r>
            <w:r>
              <w:rPr>
                <w:noProof/>
                <w:webHidden/>
              </w:rPr>
              <w:instrText xml:space="preserve"> PAGEREF _Toc195284221 \h </w:instrText>
            </w:r>
            <w:r>
              <w:rPr>
                <w:noProof/>
                <w:webHidden/>
              </w:rPr>
            </w:r>
            <w:r>
              <w:rPr>
                <w:noProof/>
                <w:webHidden/>
              </w:rPr>
              <w:fldChar w:fldCharType="separate"/>
            </w:r>
            <w:r>
              <w:rPr>
                <w:noProof/>
                <w:webHidden/>
              </w:rPr>
              <w:t>13</w:t>
            </w:r>
            <w:r>
              <w:rPr>
                <w:noProof/>
                <w:webHidden/>
              </w:rPr>
              <w:fldChar w:fldCharType="end"/>
            </w:r>
          </w:hyperlink>
        </w:p>
        <w:p w14:paraId="01F6F5C4" w14:textId="008D1B23" w:rsidR="00946E16" w:rsidRDefault="00946E16">
          <w:pPr>
            <w:pStyle w:val="TOC2"/>
            <w:tabs>
              <w:tab w:val="right" w:leader="dot" w:pos="9350"/>
            </w:tabs>
            <w:rPr>
              <w:rFonts w:eastAsiaTheme="minorEastAsia"/>
              <w:noProof/>
              <w:szCs w:val="24"/>
            </w:rPr>
          </w:pPr>
          <w:hyperlink w:anchor="_Toc195284222" w:history="1">
            <w:r w:rsidRPr="00E1235B">
              <w:rPr>
                <w:rStyle w:val="Hyperlink"/>
                <w:noProof/>
              </w:rPr>
              <w:t>Social Consensus</w:t>
            </w:r>
            <w:r>
              <w:rPr>
                <w:noProof/>
                <w:webHidden/>
              </w:rPr>
              <w:tab/>
            </w:r>
            <w:r>
              <w:rPr>
                <w:noProof/>
                <w:webHidden/>
              </w:rPr>
              <w:fldChar w:fldCharType="begin"/>
            </w:r>
            <w:r>
              <w:rPr>
                <w:noProof/>
                <w:webHidden/>
              </w:rPr>
              <w:instrText xml:space="preserve"> PAGEREF _Toc195284222 \h </w:instrText>
            </w:r>
            <w:r>
              <w:rPr>
                <w:noProof/>
                <w:webHidden/>
              </w:rPr>
            </w:r>
            <w:r>
              <w:rPr>
                <w:noProof/>
                <w:webHidden/>
              </w:rPr>
              <w:fldChar w:fldCharType="separate"/>
            </w:r>
            <w:r>
              <w:rPr>
                <w:noProof/>
                <w:webHidden/>
              </w:rPr>
              <w:t>17</w:t>
            </w:r>
            <w:r>
              <w:rPr>
                <w:noProof/>
                <w:webHidden/>
              </w:rPr>
              <w:fldChar w:fldCharType="end"/>
            </w:r>
          </w:hyperlink>
        </w:p>
        <w:p w14:paraId="7A3F03A4" w14:textId="618311E3" w:rsidR="00946E16" w:rsidRDefault="00946E16">
          <w:pPr>
            <w:pStyle w:val="TOC2"/>
            <w:tabs>
              <w:tab w:val="right" w:leader="dot" w:pos="9350"/>
            </w:tabs>
            <w:rPr>
              <w:rFonts w:eastAsiaTheme="minorEastAsia"/>
              <w:noProof/>
              <w:szCs w:val="24"/>
            </w:rPr>
          </w:pPr>
          <w:hyperlink w:anchor="_Toc195284223" w:history="1">
            <w:r w:rsidRPr="00E1235B">
              <w:rPr>
                <w:rStyle w:val="Hyperlink"/>
                <w:noProof/>
              </w:rPr>
              <w:t>Moral Conviction</w:t>
            </w:r>
            <w:r>
              <w:rPr>
                <w:noProof/>
                <w:webHidden/>
              </w:rPr>
              <w:tab/>
            </w:r>
            <w:r>
              <w:rPr>
                <w:noProof/>
                <w:webHidden/>
              </w:rPr>
              <w:fldChar w:fldCharType="begin"/>
            </w:r>
            <w:r>
              <w:rPr>
                <w:noProof/>
                <w:webHidden/>
              </w:rPr>
              <w:instrText xml:space="preserve"> PAGEREF _Toc195284223 \h </w:instrText>
            </w:r>
            <w:r>
              <w:rPr>
                <w:noProof/>
                <w:webHidden/>
              </w:rPr>
            </w:r>
            <w:r>
              <w:rPr>
                <w:noProof/>
                <w:webHidden/>
              </w:rPr>
              <w:fldChar w:fldCharType="separate"/>
            </w:r>
            <w:r>
              <w:rPr>
                <w:noProof/>
                <w:webHidden/>
              </w:rPr>
              <w:t>19</w:t>
            </w:r>
            <w:r>
              <w:rPr>
                <w:noProof/>
                <w:webHidden/>
              </w:rPr>
              <w:fldChar w:fldCharType="end"/>
            </w:r>
          </w:hyperlink>
        </w:p>
        <w:p w14:paraId="5E7BA78F" w14:textId="16707D42" w:rsidR="00946E16" w:rsidRDefault="00946E16">
          <w:pPr>
            <w:pStyle w:val="TOC2"/>
            <w:tabs>
              <w:tab w:val="right" w:leader="dot" w:pos="9350"/>
            </w:tabs>
            <w:rPr>
              <w:rFonts w:eastAsiaTheme="minorEastAsia"/>
              <w:noProof/>
              <w:szCs w:val="24"/>
            </w:rPr>
          </w:pPr>
          <w:hyperlink w:anchor="_Toc195284224" w:history="1">
            <w:r w:rsidRPr="00E1235B">
              <w:rPr>
                <w:rStyle w:val="Hyperlink"/>
                <w:noProof/>
              </w:rPr>
              <w:t>Need for Further Research</w:t>
            </w:r>
            <w:r>
              <w:rPr>
                <w:noProof/>
                <w:webHidden/>
              </w:rPr>
              <w:tab/>
            </w:r>
            <w:r>
              <w:rPr>
                <w:noProof/>
                <w:webHidden/>
              </w:rPr>
              <w:fldChar w:fldCharType="begin"/>
            </w:r>
            <w:r>
              <w:rPr>
                <w:noProof/>
                <w:webHidden/>
              </w:rPr>
              <w:instrText xml:space="preserve"> PAGEREF _Toc195284224 \h </w:instrText>
            </w:r>
            <w:r>
              <w:rPr>
                <w:noProof/>
                <w:webHidden/>
              </w:rPr>
            </w:r>
            <w:r>
              <w:rPr>
                <w:noProof/>
                <w:webHidden/>
              </w:rPr>
              <w:fldChar w:fldCharType="separate"/>
            </w:r>
            <w:r>
              <w:rPr>
                <w:noProof/>
                <w:webHidden/>
              </w:rPr>
              <w:t>22</w:t>
            </w:r>
            <w:r>
              <w:rPr>
                <w:noProof/>
                <w:webHidden/>
              </w:rPr>
              <w:fldChar w:fldCharType="end"/>
            </w:r>
          </w:hyperlink>
        </w:p>
        <w:p w14:paraId="48D808F8" w14:textId="79F292DD" w:rsidR="00946E16" w:rsidRDefault="00946E16">
          <w:pPr>
            <w:pStyle w:val="TOC1"/>
            <w:tabs>
              <w:tab w:val="right" w:leader="dot" w:pos="9350"/>
            </w:tabs>
            <w:rPr>
              <w:rFonts w:eastAsiaTheme="minorEastAsia"/>
              <w:noProof/>
              <w:szCs w:val="24"/>
            </w:rPr>
          </w:pPr>
          <w:hyperlink w:anchor="_Toc195284225" w:history="1">
            <w:r w:rsidRPr="00E1235B">
              <w:rPr>
                <w:rStyle w:val="Hyperlink"/>
                <w:rFonts w:eastAsia="Times New Roman" w:cstheme="minorHAnsi"/>
                <w:noProof/>
              </w:rPr>
              <w:t>Study 1</w:t>
            </w:r>
            <w:r>
              <w:rPr>
                <w:noProof/>
                <w:webHidden/>
              </w:rPr>
              <w:tab/>
            </w:r>
            <w:r>
              <w:rPr>
                <w:noProof/>
                <w:webHidden/>
              </w:rPr>
              <w:fldChar w:fldCharType="begin"/>
            </w:r>
            <w:r>
              <w:rPr>
                <w:noProof/>
                <w:webHidden/>
              </w:rPr>
              <w:instrText xml:space="preserve"> PAGEREF _Toc195284225 \h </w:instrText>
            </w:r>
            <w:r>
              <w:rPr>
                <w:noProof/>
                <w:webHidden/>
              </w:rPr>
            </w:r>
            <w:r>
              <w:rPr>
                <w:noProof/>
                <w:webHidden/>
              </w:rPr>
              <w:fldChar w:fldCharType="separate"/>
            </w:r>
            <w:r>
              <w:rPr>
                <w:noProof/>
                <w:webHidden/>
              </w:rPr>
              <w:t>24</w:t>
            </w:r>
            <w:r>
              <w:rPr>
                <w:noProof/>
                <w:webHidden/>
              </w:rPr>
              <w:fldChar w:fldCharType="end"/>
            </w:r>
          </w:hyperlink>
        </w:p>
        <w:p w14:paraId="22DCDAC7" w14:textId="2F2AD540" w:rsidR="00946E16" w:rsidRDefault="00946E16">
          <w:pPr>
            <w:pStyle w:val="TOC2"/>
            <w:tabs>
              <w:tab w:val="right" w:leader="dot" w:pos="9350"/>
            </w:tabs>
            <w:rPr>
              <w:rFonts w:eastAsiaTheme="minorEastAsia"/>
              <w:noProof/>
              <w:szCs w:val="24"/>
            </w:rPr>
          </w:pPr>
          <w:hyperlink w:anchor="_Toc195284226" w:history="1">
            <w:r w:rsidRPr="00E1235B">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_Toc195284226 \h </w:instrText>
            </w:r>
            <w:r>
              <w:rPr>
                <w:noProof/>
                <w:webHidden/>
              </w:rPr>
            </w:r>
            <w:r>
              <w:rPr>
                <w:noProof/>
                <w:webHidden/>
              </w:rPr>
              <w:fldChar w:fldCharType="separate"/>
            </w:r>
            <w:r>
              <w:rPr>
                <w:noProof/>
                <w:webHidden/>
              </w:rPr>
              <w:t>24</w:t>
            </w:r>
            <w:r>
              <w:rPr>
                <w:noProof/>
                <w:webHidden/>
              </w:rPr>
              <w:fldChar w:fldCharType="end"/>
            </w:r>
          </w:hyperlink>
        </w:p>
        <w:p w14:paraId="0DC1BF1D" w14:textId="764B6256" w:rsidR="00946E16" w:rsidRDefault="00946E16">
          <w:pPr>
            <w:pStyle w:val="TOC2"/>
            <w:tabs>
              <w:tab w:val="right" w:leader="dot" w:pos="9350"/>
            </w:tabs>
            <w:rPr>
              <w:rFonts w:eastAsiaTheme="minorEastAsia"/>
              <w:noProof/>
              <w:szCs w:val="24"/>
            </w:rPr>
          </w:pPr>
          <w:hyperlink w:anchor="_Toc195284227" w:history="1">
            <w:r w:rsidRPr="00E1235B">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_Toc195284227 \h </w:instrText>
            </w:r>
            <w:r>
              <w:rPr>
                <w:noProof/>
                <w:webHidden/>
              </w:rPr>
            </w:r>
            <w:r>
              <w:rPr>
                <w:noProof/>
                <w:webHidden/>
              </w:rPr>
              <w:fldChar w:fldCharType="separate"/>
            </w:r>
            <w:r>
              <w:rPr>
                <w:noProof/>
                <w:webHidden/>
              </w:rPr>
              <w:t>24</w:t>
            </w:r>
            <w:r>
              <w:rPr>
                <w:noProof/>
                <w:webHidden/>
              </w:rPr>
              <w:fldChar w:fldCharType="end"/>
            </w:r>
          </w:hyperlink>
        </w:p>
        <w:p w14:paraId="5CCD8590" w14:textId="794C5818" w:rsidR="00946E16" w:rsidRDefault="00946E16">
          <w:pPr>
            <w:pStyle w:val="TOC3"/>
            <w:tabs>
              <w:tab w:val="right" w:leader="dot" w:pos="9350"/>
            </w:tabs>
            <w:rPr>
              <w:rFonts w:eastAsiaTheme="minorEastAsia"/>
              <w:noProof/>
              <w:szCs w:val="24"/>
            </w:rPr>
          </w:pPr>
          <w:hyperlink w:anchor="_Toc195284228" w:history="1">
            <w:r w:rsidRPr="00E1235B">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_Toc195284228 \h </w:instrText>
            </w:r>
            <w:r>
              <w:rPr>
                <w:noProof/>
                <w:webHidden/>
              </w:rPr>
            </w:r>
            <w:r>
              <w:rPr>
                <w:noProof/>
                <w:webHidden/>
              </w:rPr>
              <w:fldChar w:fldCharType="separate"/>
            </w:r>
            <w:r>
              <w:rPr>
                <w:noProof/>
                <w:webHidden/>
              </w:rPr>
              <w:t>25</w:t>
            </w:r>
            <w:r>
              <w:rPr>
                <w:noProof/>
                <w:webHidden/>
              </w:rPr>
              <w:fldChar w:fldCharType="end"/>
            </w:r>
          </w:hyperlink>
        </w:p>
        <w:p w14:paraId="5389D0D5" w14:textId="2FC9EFBB" w:rsidR="00946E16" w:rsidRDefault="00946E16">
          <w:pPr>
            <w:pStyle w:val="TOC3"/>
            <w:tabs>
              <w:tab w:val="right" w:leader="dot" w:pos="9350"/>
            </w:tabs>
            <w:rPr>
              <w:rFonts w:eastAsiaTheme="minorEastAsia"/>
              <w:noProof/>
              <w:szCs w:val="24"/>
            </w:rPr>
          </w:pPr>
          <w:hyperlink w:anchor="_Toc195284229" w:history="1">
            <w:r w:rsidRPr="00E1235B">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_Toc195284229 \h </w:instrText>
            </w:r>
            <w:r>
              <w:rPr>
                <w:noProof/>
                <w:webHidden/>
              </w:rPr>
            </w:r>
            <w:r>
              <w:rPr>
                <w:noProof/>
                <w:webHidden/>
              </w:rPr>
              <w:fldChar w:fldCharType="separate"/>
            </w:r>
            <w:r>
              <w:rPr>
                <w:noProof/>
                <w:webHidden/>
              </w:rPr>
              <w:t>25</w:t>
            </w:r>
            <w:r>
              <w:rPr>
                <w:noProof/>
                <w:webHidden/>
              </w:rPr>
              <w:fldChar w:fldCharType="end"/>
            </w:r>
          </w:hyperlink>
        </w:p>
        <w:p w14:paraId="691D6E51" w14:textId="01772DFB" w:rsidR="00946E16" w:rsidRDefault="00946E16">
          <w:pPr>
            <w:pStyle w:val="TOC3"/>
            <w:tabs>
              <w:tab w:val="right" w:leader="dot" w:pos="9350"/>
            </w:tabs>
            <w:rPr>
              <w:rFonts w:eastAsiaTheme="minorEastAsia"/>
              <w:noProof/>
              <w:szCs w:val="24"/>
            </w:rPr>
          </w:pPr>
          <w:hyperlink w:anchor="_Toc195284230" w:history="1">
            <w:r w:rsidRPr="00E1235B">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_Toc195284230 \h </w:instrText>
            </w:r>
            <w:r>
              <w:rPr>
                <w:noProof/>
                <w:webHidden/>
              </w:rPr>
            </w:r>
            <w:r>
              <w:rPr>
                <w:noProof/>
                <w:webHidden/>
              </w:rPr>
              <w:fldChar w:fldCharType="separate"/>
            </w:r>
            <w:r>
              <w:rPr>
                <w:noProof/>
                <w:webHidden/>
              </w:rPr>
              <w:t>26</w:t>
            </w:r>
            <w:r>
              <w:rPr>
                <w:noProof/>
                <w:webHidden/>
              </w:rPr>
              <w:fldChar w:fldCharType="end"/>
            </w:r>
          </w:hyperlink>
        </w:p>
        <w:p w14:paraId="291E0BB1" w14:textId="7A83C3E0" w:rsidR="00946E16" w:rsidRDefault="00946E16">
          <w:pPr>
            <w:pStyle w:val="TOC3"/>
            <w:tabs>
              <w:tab w:val="right" w:leader="dot" w:pos="9350"/>
            </w:tabs>
            <w:rPr>
              <w:rFonts w:eastAsiaTheme="minorEastAsia"/>
              <w:noProof/>
              <w:szCs w:val="24"/>
            </w:rPr>
          </w:pPr>
          <w:hyperlink w:anchor="_Toc195284231" w:history="1">
            <w:r w:rsidRPr="00E1235B">
              <w:rPr>
                <w:rStyle w:val="Hyperlink"/>
                <w:rFonts w:eastAsia="Times New Roman" w:cstheme="minorHAnsi"/>
                <w:b/>
                <w:i/>
                <w:noProof/>
              </w:rPr>
              <w:t>Study 1 Hypothesis</w:t>
            </w:r>
            <w:r>
              <w:rPr>
                <w:noProof/>
                <w:webHidden/>
              </w:rPr>
              <w:tab/>
            </w:r>
            <w:r>
              <w:rPr>
                <w:noProof/>
                <w:webHidden/>
              </w:rPr>
              <w:fldChar w:fldCharType="begin"/>
            </w:r>
            <w:r>
              <w:rPr>
                <w:noProof/>
                <w:webHidden/>
              </w:rPr>
              <w:instrText xml:space="preserve"> PAGEREF _Toc195284231 \h </w:instrText>
            </w:r>
            <w:r>
              <w:rPr>
                <w:noProof/>
                <w:webHidden/>
              </w:rPr>
            </w:r>
            <w:r>
              <w:rPr>
                <w:noProof/>
                <w:webHidden/>
              </w:rPr>
              <w:fldChar w:fldCharType="separate"/>
            </w:r>
            <w:r>
              <w:rPr>
                <w:noProof/>
                <w:webHidden/>
              </w:rPr>
              <w:t>28</w:t>
            </w:r>
            <w:r>
              <w:rPr>
                <w:noProof/>
                <w:webHidden/>
              </w:rPr>
              <w:fldChar w:fldCharType="end"/>
            </w:r>
          </w:hyperlink>
        </w:p>
        <w:p w14:paraId="00B35F38" w14:textId="659B99D0" w:rsidR="00946E16" w:rsidRDefault="00946E16">
          <w:pPr>
            <w:pStyle w:val="TOC2"/>
            <w:tabs>
              <w:tab w:val="right" w:leader="dot" w:pos="9350"/>
            </w:tabs>
            <w:rPr>
              <w:rFonts w:eastAsiaTheme="minorEastAsia"/>
              <w:noProof/>
              <w:szCs w:val="24"/>
            </w:rPr>
          </w:pPr>
          <w:hyperlink w:anchor="_Toc195284232" w:history="1">
            <w:r w:rsidRPr="00E1235B">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_Toc195284232 \h </w:instrText>
            </w:r>
            <w:r>
              <w:rPr>
                <w:noProof/>
                <w:webHidden/>
              </w:rPr>
            </w:r>
            <w:r>
              <w:rPr>
                <w:noProof/>
                <w:webHidden/>
              </w:rPr>
              <w:fldChar w:fldCharType="separate"/>
            </w:r>
            <w:r>
              <w:rPr>
                <w:noProof/>
                <w:webHidden/>
              </w:rPr>
              <w:t>28</w:t>
            </w:r>
            <w:r>
              <w:rPr>
                <w:noProof/>
                <w:webHidden/>
              </w:rPr>
              <w:fldChar w:fldCharType="end"/>
            </w:r>
          </w:hyperlink>
        </w:p>
        <w:p w14:paraId="7C58999E" w14:textId="72734E16" w:rsidR="00946E16" w:rsidRDefault="00946E16">
          <w:pPr>
            <w:pStyle w:val="TOC3"/>
            <w:tabs>
              <w:tab w:val="right" w:leader="dot" w:pos="9350"/>
            </w:tabs>
            <w:rPr>
              <w:rFonts w:eastAsiaTheme="minorEastAsia"/>
              <w:noProof/>
              <w:szCs w:val="24"/>
            </w:rPr>
          </w:pPr>
          <w:hyperlink w:anchor="_Toc195284233" w:history="1">
            <w:r w:rsidRPr="00E1235B">
              <w:rPr>
                <w:rStyle w:val="Hyperlink"/>
                <w:rFonts w:eastAsia="Times New Roman" w:cstheme="minorHAnsi"/>
                <w:b/>
                <w:i/>
                <w:noProof/>
              </w:rPr>
              <w:t>Social Consensus Manipulation</w:t>
            </w:r>
            <w:r>
              <w:rPr>
                <w:noProof/>
                <w:webHidden/>
              </w:rPr>
              <w:tab/>
            </w:r>
            <w:r>
              <w:rPr>
                <w:noProof/>
                <w:webHidden/>
              </w:rPr>
              <w:fldChar w:fldCharType="begin"/>
            </w:r>
            <w:r>
              <w:rPr>
                <w:noProof/>
                <w:webHidden/>
              </w:rPr>
              <w:instrText xml:space="preserve"> PAGEREF _Toc195284233 \h </w:instrText>
            </w:r>
            <w:r>
              <w:rPr>
                <w:noProof/>
                <w:webHidden/>
              </w:rPr>
            </w:r>
            <w:r>
              <w:rPr>
                <w:noProof/>
                <w:webHidden/>
              </w:rPr>
              <w:fldChar w:fldCharType="separate"/>
            </w:r>
            <w:r>
              <w:rPr>
                <w:noProof/>
                <w:webHidden/>
              </w:rPr>
              <w:t>29</w:t>
            </w:r>
            <w:r>
              <w:rPr>
                <w:noProof/>
                <w:webHidden/>
              </w:rPr>
              <w:fldChar w:fldCharType="end"/>
            </w:r>
          </w:hyperlink>
        </w:p>
        <w:p w14:paraId="6E0A3E07" w14:textId="3403DB8B" w:rsidR="00946E16" w:rsidRDefault="00946E16">
          <w:pPr>
            <w:pStyle w:val="TOC3"/>
            <w:tabs>
              <w:tab w:val="right" w:leader="dot" w:pos="9350"/>
            </w:tabs>
            <w:rPr>
              <w:rFonts w:eastAsiaTheme="minorEastAsia"/>
              <w:noProof/>
              <w:szCs w:val="24"/>
            </w:rPr>
          </w:pPr>
          <w:hyperlink w:anchor="_Toc195284234" w:history="1">
            <w:r w:rsidRPr="00E1235B">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_Toc195284234 \h </w:instrText>
            </w:r>
            <w:r>
              <w:rPr>
                <w:noProof/>
                <w:webHidden/>
              </w:rPr>
            </w:r>
            <w:r>
              <w:rPr>
                <w:noProof/>
                <w:webHidden/>
              </w:rPr>
              <w:fldChar w:fldCharType="separate"/>
            </w:r>
            <w:r>
              <w:rPr>
                <w:noProof/>
                <w:webHidden/>
              </w:rPr>
              <w:t>32</w:t>
            </w:r>
            <w:r>
              <w:rPr>
                <w:noProof/>
                <w:webHidden/>
              </w:rPr>
              <w:fldChar w:fldCharType="end"/>
            </w:r>
          </w:hyperlink>
        </w:p>
        <w:p w14:paraId="19FA930C" w14:textId="7558D8B9" w:rsidR="00946E16" w:rsidRDefault="00946E16">
          <w:pPr>
            <w:pStyle w:val="TOC1"/>
            <w:tabs>
              <w:tab w:val="right" w:leader="dot" w:pos="9350"/>
            </w:tabs>
            <w:rPr>
              <w:rFonts w:eastAsiaTheme="minorEastAsia"/>
              <w:noProof/>
              <w:szCs w:val="24"/>
            </w:rPr>
          </w:pPr>
          <w:hyperlink w:anchor="_Toc195284235" w:history="1">
            <w:r w:rsidRPr="00E1235B">
              <w:rPr>
                <w:rStyle w:val="Hyperlink"/>
                <w:rFonts w:eastAsia="Calibri" w:cstheme="minorHAnsi"/>
                <w:noProof/>
              </w:rPr>
              <w:t>Study 2</w:t>
            </w:r>
            <w:r>
              <w:rPr>
                <w:noProof/>
                <w:webHidden/>
              </w:rPr>
              <w:tab/>
            </w:r>
            <w:r>
              <w:rPr>
                <w:noProof/>
                <w:webHidden/>
              </w:rPr>
              <w:fldChar w:fldCharType="begin"/>
            </w:r>
            <w:r>
              <w:rPr>
                <w:noProof/>
                <w:webHidden/>
              </w:rPr>
              <w:instrText xml:space="preserve"> PAGEREF _Toc195284235 \h </w:instrText>
            </w:r>
            <w:r>
              <w:rPr>
                <w:noProof/>
                <w:webHidden/>
              </w:rPr>
            </w:r>
            <w:r>
              <w:rPr>
                <w:noProof/>
                <w:webHidden/>
              </w:rPr>
              <w:fldChar w:fldCharType="separate"/>
            </w:r>
            <w:r>
              <w:rPr>
                <w:noProof/>
                <w:webHidden/>
              </w:rPr>
              <w:t>34</w:t>
            </w:r>
            <w:r>
              <w:rPr>
                <w:noProof/>
                <w:webHidden/>
              </w:rPr>
              <w:fldChar w:fldCharType="end"/>
            </w:r>
          </w:hyperlink>
        </w:p>
        <w:p w14:paraId="3CE7FA9E" w14:textId="225CDACE" w:rsidR="00946E16" w:rsidRDefault="00946E16">
          <w:pPr>
            <w:pStyle w:val="TOC2"/>
            <w:tabs>
              <w:tab w:val="right" w:leader="dot" w:pos="9350"/>
            </w:tabs>
            <w:rPr>
              <w:rFonts w:eastAsiaTheme="minorEastAsia"/>
              <w:noProof/>
              <w:szCs w:val="24"/>
            </w:rPr>
          </w:pPr>
          <w:hyperlink w:anchor="_Toc195284236" w:history="1">
            <w:r w:rsidRPr="00E1235B">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_Toc195284236 \h </w:instrText>
            </w:r>
            <w:r>
              <w:rPr>
                <w:noProof/>
                <w:webHidden/>
              </w:rPr>
            </w:r>
            <w:r>
              <w:rPr>
                <w:noProof/>
                <w:webHidden/>
              </w:rPr>
              <w:fldChar w:fldCharType="separate"/>
            </w:r>
            <w:r>
              <w:rPr>
                <w:noProof/>
                <w:webHidden/>
              </w:rPr>
              <w:t>34</w:t>
            </w:r>
            <w:r>
              <w:rPr>
                <w:noProof/>
                <w:webHidden/>
              </w:rPr>
              <w:fldChar w:fldCharType="end"/>
            </w:r>
          </w:hyperlink>
        </w:p>
        <w:p w14:paraId="2A864F46" w14:textId="5F8496DF" w:rsidR="00946E16" w:rsidRDefault="00946E16">
          <w:pPr>
            <w:pStyle w:val="TOC2"/>
            <w:tabs>
              <w:tab w:val="right" w:leader="dot" w:pos="9350"/>
            </w:tabs>
            <w:rPr>
              <w:rFonts w:eastAsiaTheme="minorEastAsia"/>
              <w:noProof/>
              <w:szCs w:val="24"/>
            </w:rPr>
          </w:pPr>
          <w:hyperlink w:anchor="_Toc195284237" w:history="1">
            <w:r w:rsidRPr="00E1235B">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_Toc195284237 \h </w:instrText>
            </w:r>
            <w:r>
              <w:rPr>
                <w:noProof/>
                <w:webHidden/>
              </w:rPr>
            </w:r>
            <w:r>
              <w:rPr>
                <w:noProof/>
                <w:webHidden/>
              </w:rPr>
              <w:fldChar w:fldCharType="separate"/>
            </w:r>
            <w:r>
              <w:rPr>
                <w:noProof/>
                <w:webHidden/>
              </w:rPr>
              <w:t>34</w:t>
            </w:r>
            <w:r>
              <w:rPr>
                <w:noProof/>
                <w:webHidden/>
              </w:rPr>
              <w:fldChar w:fldCharType="end"/>
            </w:r>
          </w:hyperlink>
        </w:p>
        <w:p w14:paraId="7D9BFC07" w14:textId="3A853B01" w:rsidR="00946E16" w:rsidRDefault="00946E16">
          <w:pPr>
            <w:pStyle w:val="TOC3"/>
            <w:tabs>
              <w:tab w:val="right" w:leader="dot" w:pos="9350"/>
            </w:tabs>
            <w:rPr>
              <w:rFonts w:eastAsiaTheme="minorEastAsia"/>
              <w:noProof/>
              <w:szCs w:val="24"/>
            </w:rPr>
          </w:pPr>
          <w:hyperlink w:anchor="_Toc195284238" w:history="1">
            <w:r w:rsidRPr="00E1235B">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_Toc195284238 \h </w:instrText>
            </w:r>
            <w:r>
              <w:rPr>
                <w:noProof/>
                <w:webHidden/>
              </w:rPr>
            </w:r>
            <w:r>
              <w:rPr>
                <w:noProof/>
                <w:webHidden/>
              </w:rPr>
              <w:fldChar w:fldCharType="separate"/>
            </w:r>
            <w:r>
              <w:rPr>
                <w:noProof/>
                <w:webHidden/>
              </w:rPr>
              <w:t>35</w:t>
            </w:r>
            <w:r>
              <w:rPr>
                <w:noProof/>
                <w:webHidden/>
              </w:rPr>
              <w:fldChar w:fldCharType="end"/>
            </w:r>
          </w:hyperlink>
        </w:p>
        <w:p w14:paraId="6420A34F" w14:textId="6BE7055F" w:rsidR="00946E16" w:rsidRDefault="00946E16">
          <w:pPr>
            <w:pStyle w:val="TOC3"/>
            <w:tabs>
              <w:tab w:val="right" w:leader="dot" w:pos="9350"/>
            </w:tabs>
            <w:rPr>
              <w:rFonts w:eastAsiaTheme="minorEastAsia"/>
              <w:noProof/>
              <w:szCs w:val="24"/>
            </w:rPr>
          </w:pPr>
          <w:hyperlink w:anchor="_Toc195284239" w:history="1">
            <w:r w:rsidRPr="00E1235B">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_Toc195284239 \h </w:instrText>
            </w:r>
            <w:r>
              <w:rPr>
                <w:noProof/>
                <w:webHidden/>
              </w:rPr>
            </w:r>
            <w:r>
              <w:rPr>
                <w:noProof/>
                <w:webHidden/>
              </w:rPr>
              <w:fldChar w:fldCharType="separate"/>
            </w:r>
            <w:r>
              <w:rPr>
                <w:noProof/>
                <w:webHidden/>
              </w:rPr>
              <w:t>35</w:t>
            </w:r>
            <w:r>
              <w:rPr>
                <w:noProof/>
                <w:webHidden/>
              </w:rPr>
              <w:fldChar w:fldCharType="end"/>
            </w:r>
          </w:hyperlink>
        </w:p>
        <w:p w14:paraId="5325F6D3" w14:textId="297B06BA" w:rsidR="00946E16" w:rsidRDefault="00946E16">
          <w:pPr>
            <w:pStyle w:val="TOC3"/>
            <w:tabs>
              <w:tab w:val="right" w:leader="dot" w:pos="9350"/>
            </w:tabs>
            <w:rPr>
              <w:rFonts w:eastAsiaTheme="minorEastAsia"/>
              <w:noProof/>
              <w:szCs w:val="24"/>
            </w:rPr>
          </w:pPr>
          <w:hyperlink w:anchor="_Toc195284240" w:history="1">
            <w:r w:rsidRPr="00E1235B">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_Toc195284240 \h </w:instrText>
            </w:r>
            <w:r>
              <w:rPr>
                <w:noProof/>
                <w:webHidden/>
              </w:rPr>
            </w:r>
            <w:r>
              <w:rPr>
                <w:noProof/>
                <w:webHidden/>
              </w:rPr>
              <w:fldChar w:fldCharType="separate"/>
            </w:r>
            <w:r>
              <w:rPr>
                <w:noProof/>
                <w:webHidden/>
              </w:rPr>
              <w:t>36</w:t>
            </w:r>
            <w:r>
              <w:rPr>
                <w:noProof/>
                <w:webHidden/>
              </w:rPr>
              <w:fldChar w:fldCharType="end"/>
            </w:r>
          </w:hyperlink>
        </w:p>
        <w:p w14:paraId="727AD06B" w14:textId="53987DC2" w:rsidR="00946E16" w:rsidRDefault="00946E16">
          <w:pPr>
            <w:pStyle w:val="TOC3"/>
            <w:tabs>
              <w:tab w:val="right" w:leader="dot" w:pos="9350"/>
            </w:tabs>
            <w:rPr>
              <w:rFonts w:eastAsiaTheme="minorEastAsia"/>
              <w:noProof/>
              <w:szCs w:val="24"/>
            </w:rPr>
          </w:pPr>
          <w:hyperlink w:anchor="_Toc195284241" w:history="1">
            <w:r w:rsidRPr="00E1235B">
              <w:rPr>
                <w:rStyle w:val="Hyperlink"/>
                <w:rFonts w:eastAsia="Times New Roman" w:cstheme="minorHAnsi"/>
                <w:b/>
                <w:i/>
                <w:noProof/>
              </w:rPr>
              <w:t>Power and Statistical Analysis</w:t>
            </w:r>
            <w:r>
              <w:rPr>
                <w:noProof/>
                <w:webHidden/>
              </w:rPr>
              <w:tab/>
            </w:r>
            <w:r>
              <w:rPr>
                <w:noProof/>
                <w:webHidden/>
              </w:rPr>
              <w:fldChar w:fldCharType="begin"/>
            </w:r>
            <w:r>
              <w:rPr>
                <w:noProof/>
                <w:webHidden/>
              </w:rPr>
              <w:instrText xml:space="preserve"> PAGEREF _Toc195284241 \h </w:instrText>
            </w:r>
            <w:r>
              <w:rPr>
                <w:noProof/>
                <w:webHidden/>
              </w:rPr>
            </w:r>
            <w:r>
              <w:rPr>
                <w:noProof/>
                <w:webHidden/>
              </w:rPr>
              <w:fldChar w:fldCharType="separate"/>
            </w:r>
            <w:r>
              <w:rPr>
                <w:noProof/>
                <w:webHidden/>
              </w:rPr>
              <w:t>38</w:t>
            </w:r>
            <w:r>
              <w:rPr>
                <w:noProof/>
                <w:webHidden/>
              </w:rPr>
              <w:fldChar w:fldCharType="end"/>
            </w:r>
          </w:hyperlink>
        </w:p>
        <w:p w14:paraId="6C9A9BEB" w14:textId="2752B4A8" w:rsidR="00946E16" w:rsidRDefault="00946E16">
          <w:pPr>
            <w:pStyle w:val="TOC3"/>
            <w:tabs>
              <w:tab w:val="right" w:leader="dot" w:pos="9350"/>
            </w:tabs>
            <w:rPr>
              <w:rFonts w:eastAsiaTheme="minorEastAsia"/>
              <w:noProof/>
              <w:szCs w:val="24"/>
            </w:rPr>
          </w:pPr>
          <w:hyperlink w:anchor="_Toc195284242" w:history="1">
            <w:r w:rsidRPr="00E1235B">
              <w:rPr>
                <w:rStyle w:val="Hyperlink"/>
                <w:rFonts w:eastAsia="Times New Roman" w:cstheme="minorHAnsi"/>
                <w:b/>
                <w:i/>
                <w:noProof/>
              </w:rPr>
              <w:t>Study 2 Hypothesis:</w:t>
            </w:r>
            <w:r>
              <w:rPr>
                <w:noProof/>
                <w:webHidden/>
              </w:rPr>
              <w:tab/>
            </w:r>
            <w:r>
              <w:rPr>
                <w:noProof/>
                <w:webHidden/>
              </w:rPr>
              <w:fldChar w:fldCharType="begin"/>
            </w:r>
            <w:r>
              <w:rPr>
                <w:noProof/>
                <w:webHidden/>
              </w:rPr>
              <w:instrText xml:space="preserve"> PAGEREF _Toc195284242 \h </w:instrText>
            </w:r>
            <w:r>
              <w:rPr>
                <w:noProof/>
                <w:webHidden/>
              </w:rPr>
            </w:r>
            <w:r>
              <w:rPr>
                <w:noProof/>
                <w:webHidden/>
              </w:rPr>
              <w:fldChar w:fldCharType="separate"/>
            </w:r>
            <w:r>
              <w:rPr>
                <w:noProof/>
                <w:webHidden/>
              </w:rPr>
              <w:t>38</w:t>
            </w:r>
            <w:r>
              <w:rPr>
                <w:noProof/>
                <w:webHidden/>
              </w:rPr>
              <w:fldChar w:fldCharType="end"/>
            </w:r>
          </w:hyperlink>
        </w:p>
        <w:p w14:paraId="025C7ABD" w14:textId="49777AC4" w:rsidR="00946E16" w:rsidRDefault="00946E16">
          <w:pPr>
            <w:pStyle w:val="TOC2"/>
            <w:tabs>
              <w:tab w:val="right" w:leader="dot" w:pos="9350"/>
            </w:tabs>
            <w:rPr>
              <w:rFonts w:eastAsiaTheme="minorEastAsia"/>
              <w:noProof/>
              <w:szCs w:val="24"/>
            </w:rPr>
          </w:pPr>
          <w:hyperlink w:anchor="_Toc195284243" w:history="1">
            <w:r w:rsidRPr="00E1235B">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_Toc195284243 \h </w:instrText>
            </w:r>
            <w:r>
              <w:rPr>
                <w:noProof/>
                <w:webHidden/>
              </w:rPr>
            </w:r>
            <w:r>
              <w:rPr>
                <w:noProof/>
                <w:webHidden/>
              </w:rPr>
              <w:fldChar w:fldCharType="separate"/>
            </w:r>
            <w:r>
              <w:rPr>
                <w:noProof/>
                <w:webHidden/>
              </w:rPr>
              <w:t>38</w:t>
            </w:r>
            <w:r>
              <w:rPr>
                <w:noProof/>
                <w:webHidden/>
              </w:rPr>
              <w:fldChar w:fldCharType="end"/>
            </w:r>
          </w:hyperlink>
        </w:p>
        <w:p w14:paraId="30DD5B95" w14:textId="063BFB8A" w:rsidR="00946E16" w:rsidRDefault="00946E16">
          <w:pPr>
            <w:pStyle w:val="TOC3"/>
            <w:tabs>
              <w:tab w:val="right" w:leader="dot" w:pos="9350"/>
            </w:tabs>
            <w:rPr>
              <w:rFonts w:eastAsiaTheme="minorEastAsia"/>
              <w:noProof/>
              <w:szCs w:val="24"/>
            </w:rPr>
          </w:pPr>
          <w:hyperlink w:anchor="_Toc195284244" w:history="1">
            <w:r w:rsidRPr="00E1235B">
              <w:rPr>
                <w:rStyle w:val="Hyperlink"/>
                <w:rFonts w:eastAsia="Times New Roman" w:cstheme="minorHAnsi"/>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_Toc195284244 \h </w:instrText>
            </w:r>
            <w:r>
              <w:rPr>
                <w:noProof/>
                <w:webHidden/>
              </w:rPr>
            </w:r>
            <w:r>
              <w:rPr>
                <w:noProof/>
                <w:webHidden/>
              </w:rPr>
              <w:fldChar w:fldCharType="separate"/>
            </w:r>
            <w:r>
              <w:rPr>
                <w:noProof/>
                <w:webHidden/>
              </w:rPr>
              <w:t>39</w:t>
            </w:r>
            <w:r>
              <w:rPr>
                <w:noProof/>
                <w:webHidden/>
              </w:rPr>
              <w:fldChar w:fldCharType="end"/>
            </w:r>
          </w:hyperlink>
        </w:p>
        <w:p w14:paraId="370F4271" w14:textId="0FE64A63" w:rsidR="00946E16" w:rsidRDefault="00946E16">
          <w:pPr>
            <w:pStyle w:val="TOC3"/>
            <w:tabs>
              <w:tab w:val="right" w:leader="dot" w:pos="9350"/>
            </w:tabs>
            <w:rPr>
              <w:rFonts w:eastAsiaTheme="minorEastAsia"/>
              <w:noProof/>
              <w:szCs w:val="24"/>
            </w:rPr>
          </w:pPr>
          <w:hyperlink w:anchor="_Toc195284245" w:history="1">
            <w:r w:rsidRPr="00E1235B">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_Toc195284245 \h </w:instrText>
            </w:r>
            <w:r>
              <w:rPr>
                <w:noProof/>
                <w:webHidden/>
              </w:rPr>
            </w:r>
            <w:r>
              <w:rPr>
                <w:noProof/>
                <w:webHidden/>
              </w:rPr>
              <w:fldChar w:fldCharType="separate"/>
            </w:r>
            <w:r>
              <w:rPr>
                <w:noProof/>
                <w:webHidden/>
              </w:rPr>
              <w:t>39</w:t>
            </w:r>
            <w:r>
              <w:rPr>
                <w:noProof/>
                <w:webHidden/>
              </w:rPr>
              <w:fldChar w:fldCharType="end"/>
            </w:r>
          </w:hyperlink>
        </w:p>
        <w:p w14:paraId="5F74B554" w14:textId="7C43EBB4" w:rsidR="00946E16" w:rsidRDefault="00946E16">
          <w:pPr>
            <w:pStyle w:val="TOC1"/>
            <w:tabs>
              <w:tab w:val="right" w:leader="dot" w:pos="9350"/>
            </w:tabs>
            <w:rPr>
              <w:rFonts w:eastAsiaTheme="minorEastAsia"/>
              <w:noProof/>
              <w:szCs w:val="24"/>
            </w:rPr>
          </w:pPr>
          <w:hyperlink w:anchor="_Toc195284246" w:history="1">
            <w:r w:rsidRPr="00E1235B">
              <w:rPr>
                <w:rStyle w:val="Hyperlink"/>
                <w:rFonts w:eastAsia="Times New Roman"/>
                <w:noProof/>
              </w:rPr>
              <w:t>Study 3</w:t>
            </w:r>
            <w:r>
              <w:rPr>
                <w:noProof/>
                <w:webHidden/>
              </w:rPr>
              <w:tab/>
            </w:r>
            <w:r>
              <w:rPr>
                <w:noProof/>
                <w:webHidden/>
              </w:rPr>
              <w:fldChar w:fldCharType="begin"/>
            </w:r>
            <w:r>
              <w:rPr>
                <w:noProof/>
                <w:webHidden/>
              </w:rPr>
              <w:instrText xml:space="preserve"> PAGEREF _Toc195284246 \h </w:instrText>
            </w:r>
            <w:r>
              <w:rPr>
                <w:noProof/>
                <w:webHidden/>
              </w:rPr>
            </w:r>
            <w:r>
              <w:rPr>
                <w:noProof/>
                <w:webHidden/>
              </w:rPr>
              <w:fldChar w:fldCharType="separate"/>
            </w:r>
            <w:r>
              <w:rPr>
                <w:noProof/>
                <w:webHidden/>
              </w:rPr>
              <w:t>41</w:t>
            </w:r>
            <w:r>
              <w:rPr>
                <w:noProof/>
                <w:webHidden/>
              </w:rPr>
              <w:fldChar w:fldCharType="end"/>
            </w:r>
          </w:hyperlink>
        </w:p>
        <w:p w14:paraId="1B5D2DE9" w14:textId="1DD10596" w:rsidR="00946E16" w:rsidRDefault="00946E16">
          <w:pPr>
            <w:pStyle w:val="TOC2"/>
            <w:tabs>
              <w:tab w:val="right" w:leader="dot" w:pos="9350"/>
            </w:tabs>
            <w:rPr>
              <w:rFonts w:eastAsiaTheme="minorEastAsia"/>
              <w:noProof/>
              <w:szCs w:val="24"/>
            </w:rPr>
          </w:pPr>
          <w:hyperlink w:anchor="_Toc195284247" w:history="1">
            <w:r w:rsidRPr="00E1235B">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_Toc195284247 \h </w:instrText>
            </w:r>
            <w:r>
              <w:rPr>
                <w:noProof/>
                <w:webHidden/>
              </w:rPr>
            </w:r>
            <w:r>
              <w:rPr>
                <w:noProof/>
                <w:webHidden/>
              </w:rPr>
              <w:fldChar w:fldCharType="separate"/>
            </w:r>
            <w:r>
              <w:rPr>
                <w:noProof/>
                <w:webHidden/>
              </w:rPr>
              <w:t>41</w:t>
            </w:r>
            <w:r>
              <w:rPr>
                <w:noProof/>
                <w:webHidden/>
              </w:rPr>
              <w:fldChar w:fldCharType="end"/>
            </w:r>
          </w:hyperlink>
        </w:p>
        <w:p w14:paraId="60B707AE" w14:textId="25CF73FF" w:rsidR="00946E16" w:rsidRDefault="00946E16">
          <w:pPr>
            <w:pStyle w:val="TOC2"/>
            <w:tabs>
              <w:tab w:val="right" w:leader="dot" w:pos="9350"/>
            </w:tabs>
            <w:rPr>
              <w:rFonts w:eastAsiaTheme="minorEastAsia"/>
              <w:noProof/>
              <w:szCs w:val="24"/>
            </w:rPr>
          </w:pPr>
          <w:hyperlink w:anchor="_Toc195284248" w:history="1">
            <w:r w:rsidRPr="00E1235B">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_Toc195284248 \h </w:instrText>
            </w:r>
            <w:r>
              <w:rPr>
                <w:noProof/>
                <w:webHidden/>
              </w:rPr>
            </w:r>
            <w:r>
              <w:rPr>
                <w:noProof/>
                <w:webHidden/>
              </w:rPr>
              <w:fldChar w:fldCharType="separate"/>
            </w:r>
            <w:r>
              <w:rPr>
                <w:noProof/>
                <w:webHidden/>
              </w:rPr>
              <w:t>42</w:t>
            </w:r>
            <w:r>
              <w:rPr>
                <w:noProof/>
                <w:webHidden/>
              </w:rPr>
              <w:fldChar w:fldCharType="end"/>
            </w:r>
          </w:hyperlink>
        </w:p>
        <w:p w14:paraId="68AE755A" w14:textId="6CB5EF81" w:rsidR="00946E16" w:rsidRDefault="00946E16">
          <w:pPr>
            <w:pStyle w:val="TOC3"/>
            <w:tabs>
              <w:tab w:val="right" w:leader="dot" w:pos="9350"/>
            </w:tabs>
            <w:rPr>
              <w:rFonts w:eastAsiaTheme="minorEastAsia"/>
              <w:noProof/>
              <w:szCs w:val="24"/>
            </w:rPr>
          </w:pPr>
          <w:hyperlink w:anchor="_Toc195284249" w:history="1">
            <w:r w:rsidRPr="00E1235B">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_Toc195284249 \h </w:instrText>
            </w:r>
            <w:r>
              <w:rPr>
                <w:noProof/>
                <w:webHidden/>
              </w:rPr>
            </w:r>
            <w:r>
              <w:rPr>
                <w:noProof/>
                <w:webHidden/>
              </w:rPr>
              <w:fldChar w:fldCharType="separate"/>
            </w:r>
            <w:r>
              <w:rPr>
                <w:noProof/>
                <w:webHidden/>
              </w:rPr>
              <w:t>42</w:t>
            </w:r>
            <w:r>
              <w:rPr>
                <w:noProof/>
                <w:webHidden/>
              </w:rPr>
              <w:fldChar w:fldCharType="end"/>
            </w:r>
          </w:hyperlink>
        </w:p>
        <w:p w14:paraId="07D8E10E" w14:textId="4E2E1B56" w:rsidR="00946E16" w:rsidRDefault="00946E16">
          <w:pPr>
            <w:pStyle w:val="TOC3"/>
            <w:tabs>
              <w:tab w:val="right" w:leader="dot" w:pos="9350"/>
            </w:tabs>
            <w:rPr>
              <w:rFonts w:eastAsiaTheme="minorEastAsia"/>
              <w:noProof/>
              <w:szCs w:val="24"/>
            </w:rPr>
          </w:pPr>
          <w:hyperlink w:anchor="_Toc195284250" w:history="1">
            <w:r w:rsidRPr="00E1235B">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_Toc195284250 \h </w:instrText>
            </w:r>
            <w:r>
              <w:rPr>
                <w:noProof/>
                <w:webHidden/>
              </w:rPr>
            </w:r>
            <w:r>
              <w:rPr>
                <w:noProof/>
                <w:webHidden/>
              </w:rPr>
              <w:fldChar w:fldCharType="separate"/>
            </w:r>
            <w:r>
              <w:rPr>
                <w:noProof/>
                <w:webHidden/>
              </w:rPr>
              <w:t>43</w:t>
            </w:r>
            <w:r>
              <w:rPr>
                <w:noProof/>
                <w:webHidden/>
              </w:rPr>
              <w:fldChar w:fldCharType="end"/>
            </w:r>
          </w:hyperlink>
        </w:p>
        <w:p w14:paraId="263E8405" w14:textId="50291A97" w:rsidR="00946E16" w:rsidRDefault="00946E16">
          <w:pPr>
            <w:pStyle w:val="TOC3"/>
            <w:tabs>
              <w:tab w:val="right" w:leader="dot" w:pos="9350"/>
            </w:tabs>
            <w:rPr>
              <w:rFonts w:eastAsiaTheme="minorEastAsia"/>
              <w:noProof/>
              <w:szCs w:val="24"/>
            </w:rPr>
          </w:pPr>
          <w:hyperlink w:anchor="_Toc195284251" w:history="1">
            <w:r w:rsidRPr="00E1235B">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_Toc195284251 \h </w:instrText>
            </w:r>
            <w:r>
              <w:rPr>
                <w:noProof/>
                <w:webHidden/>
              </w:rPr>
            </w:r>
            <w:r>
              <w:rPr>
                <w:noProof/>
                <w:webHidden/>
              </w:rPr>
              <w:fldChar w:fldCharType="separate"/>
            </w:r>
            <w:r>
              <w:rPr>
                <w:noProof/>
                <w:webHidden/>
              </w:rPr>
              <w:t>45</w:t>
            </w:r>
            <w:r>
              <w:rPr>
                <w:noProof/>
                <w:webHidden/>
              </w:rPr>
              <w:fldChar w:fldCharType="end"/>
            </w:r>
          </w:hyperlink>
        </w:p>
        <w:p w14:paraId="475B748E" w14:textId="293872AF" w:rsidR="00946E16" w:rsidRDefault="00946E16">
          <w:pPr>
            <w:pStyle w:val="TOC3"/>
            <w:tabs>
              <w:tab w:val="right" w:leader="dot" w:pos="9350"/>
            </w:tabs>
            <w:rPr>
              <w:rFonts w:eastAsiaTheme="minorEastAsia"/>
              <w:noProof/>
              <w:szCs w:val="24"/>
            </w:rPr>
          </w:pPr>
          <w:hyperlink w:anchor="_Toc195284252" w:history="1">
            <w:r w:rsidRPr="00E1235B">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_Toc195284252 \h </w:instrText>
            </w:r>
            <w:r>
              <w:rPr>
                <w:noProof/>
                <w:webHidden/>
              </w:rPr>
            </w:r>
            <w:r>
              <w:rPr>
                <w:noProof/>
                <w:webHidden/>
              </w:rPr>
              <w:fldChar w:fldCharType="separate"/>
            </w:r>
            <w:r>
              <w:rPr>
                <w:noProof/>
                <w:webHidden/>
              </w:rPr>
              <w:t>46</w:t>
            </w:r>
            <w:r>
              <w:rPr>
                <w:noProof/>
                <w:webHidden/>
              </w:rPr>
              <w:fldChar w:fldCharType="end"/>
            </w:r>
          </w:hyperlink>
        </w:p>
        <w:p w14:paraId="1A934308" w14:textId="19C8966F" w:rsidR="00946E16" w:rsidRDefault="00946E16">
          <w:pPr>
            <w:pStyle w:val="TOC3"/>
            <w:tabs>
              <w:tab w:val="right" w:leader="dot" w:pos="9350"/>
            </w:tabs>
            <w:rPr>
              <w:rFonts w:eastAsiaTheme="minorEastAsia"/>
              <w:noProof/>
              <w:szCs w:val="24"/>
            </w:rPr>
          </w:pPr>
          <w:hyperlink w:anchor="_Toc195284253" w:history="1">
            <w:r w:rsidRPr="00E1235B">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_Toc195284253 \h </w:instrText>
            </w:r>
            <w:r>
              <w:rPr>
                <w:noProof/>
                <w:webHidden/>
              </w:rPr>
            </w:r>
            <w:r>
              <w:rPr>
                <w:noProof/>
                <w:webHidden/>
              </w:rPr>
              <w:fldChar w:fldCharType="separate"/>
            </w:r>
            <w:r>
              <w:rPr>
                <w:noProof/>
                <w:webHidden/>
              </w:rPr>
              <w:t>47</w:t>
            </w:r>
            <w:r>
              <w:rPr>
                <w:noProof/>
                <w:webHidden/>
              </w:rPr>
              <w:fldChar w:fldCharType="end"/>
            </w:r>
          </w:hyperlink>
        </w:p>
        <w:p w14:paraId="1E7F3C69" w14:textId="7DE32060" w:rsidR="00946E16" w:rsidRDefault="00946E16">
          <w:pPr>
            <w:pStyle w:val="TOC2"/>
            <w:tabs>
              <w:tab w:val="right" w:leader="dot" w:pos="9350"/>
            </w:tabs>
            <w:rPr>
              <w:rFonts w:eastAsiaTheme="minorEastAsia"/>
              <w:noProof/>
              <w:szCs w:val="24"/>
            </w:rPr>
          </w:pPr>
          <w:hyperlink w:anchor="_Toc195284254" w:history="1">
            <w:r w:rsidRPr="00E1235B">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_Toc195284254 \h </w:instrText>
            </w:r>
            <w:r>
              <w:rPr>
                <w:noProof/>
                <w:webHidden/>
              </w:rPr>
            </w:r>
            <w:r>
              <w:rPr>
                <w:noProof/>
                <w:webHidden/>
              </w:rPr>
              <w:fldChar w:fldCharType="separate"/>
            </w:r>
            <w:r>
              <w:rPr>
                <w:noProof/>
                <w:webHidden/>
              </w:rPr>
              <w:t>47</w:t>
            </w:r>
            <w:r>
              <w:rPr>
                <w:noProof/>
                <w:webHidden/>
              </w:rPr>
              <w:fldChar w:fldCharType="end"/>
            </w:r>
          </w:hyperlink>
        </w:p>
        <w:p w14:paraId="123D4BF5" w14:textId="63572720" w:rsidR="00946E16" w:rsidRDefault="00946E16">
          <w:pPr>
            <w:pStyle w:val="TOC1"/>
            <w:tabs>
              <w:tab w:val="right" w:leader="dot" w:pos="9350"/>
            </w:tabs>
            <w:rPr>
              <w:rFonts w:eastAsiaTheme="minorEastAsia"/>
              <w:noProof/>
              <w:szCs w:val="24"/>
            </w:rPr>
          </w:pPr>
          <w:hyperlink w:anchor="_Toc195284255" w:history="1">
            <w:r w:rsidRPr="00E1235B">
              <w:rPr>
                <w:rStyle w:val="Hyperlink"/>
                <w:noProof/>
              </w:rPr>
              <w:t>Conclusio</w:t>
            </w:r>
            <w:r w:rsidRPr="00E1235B">
              <w:rPr>
                <w:rStyle w:val="Hyperlink"/>
                <w:noProof/>
              </w:rPr>
              <w:t>n</w:t>
            </w:r>
            <w:r w:rsidRPr="00E1235B">
              <w:rPr>
                <w:rStyle w:val="Hyperlink"/>
                <w:noProof/>
              </w:rPr>
              <w:t>s</w:t>
            </w:r>
            <w:r>
              <w:rPr>
                <w:noProof/>
                <w:webHidden/>
              </w:rPr>
              <w:tab/>
            </w:r>
            <w:r>
              <w:rPr>
                <w:noProof/>
                <w:webHidden/>
              </w:rPr>
              <w:fldChar w:fldCharType="begin"/>
            </w:r>
            <w:r>
              <w:rPr>
                <w:noProof/>
                <w:webHidden/>
              </w:rPr>
              <w:instrText xml:space="preserve"> PAGEREF _Toc195284255 \h </w:instrText>
            </w:r>
            <w:r>
              <w:rPr>
                <w:noProof/>
                <w:webHidden/>
              </w:rPr>
            </w:r>
            <w:r>
              <w:rPr>
                <w:noProof/>
                <w:webHidden/>
              </w:rPr>
              <w:fldChar w:fldCharType="separate"/>
            </w:r>
            <w:r>
              <w:rPr>
                <w:noProof/>
                <w:webHidden/>
              </w:rPr>
              <w:t>54</w:t>
            </w:r>
            <w:r>
              <w:rPr>
                <w:noProof/>
                <w:webHidden/>
              </w:rPr>
              <w:fldChar w:fldCharType="end"/>
            </w:r>
          </w:hyperlink>
        </w:p>
        <w:p w14:paraId="5497B83D" w14:textId="11F94ABC" w:rsidR="00946E16" w:rsidRDefault="00946E16">
          <w:pPr>
            <w:pStyle w:val="TOC1"/>
            <w:tabs>
              <w:tab w:val="right" w:leader="dot" w:pos="9350"/>
            </w:tabs>
            <w:rPr>
              <w:rFonts w:eastAsiaTheme="minorEastAsia"/>
              <w:noProof/>
              <w:szCs w:val="24"/>
            </w:rPr>
          </w:pPr>
          <w:hyperlink w:anchor="_Toc195284256" w:history="1">
            <w:r w:rsidRPr="00E1235B">
              <w:rPr>
                <w:rStyle w:val="Hyperlink"/>
                <w:rFonts w:asciiTheme="majorHAnsi" w:eastAsiaTheme="majorEastAsia" w:hAnsiTheme="majorHAnsi" w:cstheme="majorBidi"/>
                <w:b/>
                <w:noProof/>
              </w:rPr>
              <w:t>Discussion</w:t>
            </w:r>
            <w:r>
              <w:rPr>
                <w:noProof/>
                <w:webHidden/>
              </w:rPr>
              <w:tab/>
            </w:r>
            <w:r>
              <w:rPr>
                <w:noProof/>
                <w:webHidden/>
              </w:rPr>
              <w:fldChar w:fldCharType="begin"/>
            </w:r>
            <w:r>
              <w:rPr>
                <w:noProof/>
                <w:webHidden/>
              </w:rPr>
              <w:instrText xml:space="preserve"> PAGEREF _Toc195284256 \h </w:instrText>
            </w:r>
            <w:r>
              <w:rPr>
                <w:noProof/>
                <w:webHidden/>
              </w:rPr>
            </w:r>
            <w:r>
              <w:rPr>
                <w:noProof/>
                <w:webHidden/>
              </w:rPr>
              <w:fldChar w:fldCharType="separate"/>
            </w:r>
            <w:r>
              <w:rPr>
                <w:noProof/>
                <w:webHidden/>
              </w:rPr>
              <w:t>55</w:t>
            </w:r>
            <w:r>
              <w:rPr>
                <w:noProof/>
                <w:webHidden/>
              </w:rPr>
              <w:fldChar w:fldCharType="end"/>
            </w:r>
          </w:hyperlink>
        </w:p>
        <w:p w14:paraId="5B83EBE0" w14:textId="5075AD51" w:rsidR="00946E16" w:rsidRDefault="00946E16">
          <w:pPr>
            <w:pStyle w:val="TOC1"/>
            <w:tabs>
              <w:tab w:val="right" w:leader="dot" w:pos="9350"/>
            </w:tabs>
            <w:rPr>
              <w:rFonts w:eastAsiaTheme="minorEastAsia"/>
              <w:noProof/>
              <w:szCs w:val="24"/>
            </w:rPr>
          </w:pPr>
          <w:hyperlink w:anchor="_Toc195284257" w:history="1">
            <w:r w:rsidRPr="00E1235B">
              <w:rPr>
                <w:rStyle w:val="Hyperlink"/>
                <w:noProof/>
              </w:rPr>
              <w:t>References</w:t>
            </w:r>
            <w:r>
              <w:rPr>
                <w:noProof/>
                <w:webHidden/>
              </w:rPr>
              <w:tab/>
            </w:r>
            <w:r>
              <w:rPr>
                <w:noProof/>
                <w:webHidden/>
              </w:rPr>
              <w:fldChar w:fldCharType="begin"/>
            </w:r>
            <w:r>
              <w:rPr>
                <w:noProof/>
                <w:webHidden/>
              </w:rPr>
              <w:instrText xml:space="preserve"> PAGEREF _Toc195284257 \h </w:instrText>
            </w:r>
            <w:r>
              <w:rPr>
                <w:noProof/>
                <w:webHidden/>
              </w:rPr>
            </w:r>
            <w:r>
              <w:rPr>
                <w:noProof/>
                <w:webHidden/>
              </w:rPr>
              <w:fldChar w:fldCharType="separate"/>
            </w:r>
            <w:r>
              <w:rPr>
                <w:noProof/>
                <w:webHidden/>
              </w:rPr>
              <w:t>60</w:t>
            </w:r>
            <w:r>
              <w:rPr>
                <w:noProof/>
                <w:webHidden/>
              </w:rPr>
              <w:fldChar w:fldCharType="end"/>
            </w:r>
          </w:hyperlink>
        </w:p>
        <w:p w14:paraId="6EFCE9E8" w14:textId="7F6BAD23" w:rsidR="00946E16" w:rsidRDefault="00946E16">
          <w:pPr>
            <w:pStyle w:val="TOC1"/>
            <w:tabs>
              <w:tab w:val="right" w:leader="dot" w:pos="9350"/>
            </w:tabs>
            <w:rPr>
              <w:rFonts w:eastAsiaTheme="minorEastAsia"/>
              <w:noProof/>
              <w:szCs w:val="24"/>
            </w:rPr>
          </w:pPr>
          <w:hyperlink w:anchor="_Toc195284258" w:history="1">
            <w:r w:rsidRPr="00E1235B">
              <w:rPr>
                <w:rStyle w:val="Hyperlink"/>
                <w:noProof/>
              </w:rPr>
              <w:t>Appendices</w:t>
            </w:r>
            <w:r>
              <w:rPr>
                <w:noProof/>
                <w:webHidden/>
              </w:rPr>
              <w:tab/>
            </w:r>
            <w:r>
              <w:rPr>
                <w:noProof/>
                <w:webHidden/>
              </w:rPr>
              <w:fldChar w:fldCharType="begin"/>
            </w:r>
            <w:r>
              <w:rPr>
                <w:noProof/>
                <w:webHidden/>
              </w:rPr>
              <w:instrText xml:space="preserve"> PAGEREF _Toc195284258 \h </w:instrText>
            </w:r>
            <w:r>
              <w:rPr>
                <w:noProof/>
                <w:webHidden/>
              </w:rPr>
            </w:r>
            <w:r>
              <w:rPr>
                <w:noProof/>
                <w:webHidden/>
              </w:rPr>
              <w:fldChar w:fldCharType="separate"/>
            </w:r>
            <w:r>
              <w:rPr>
                <w:noProof/>
                <w:webHidden/>
              </w:rPr>
              <w:t>66</w:t>
            </w:r>
            <w:r>
              <w:rPr>
                <w:noProof/>
                <w:webHidden/>
              </w:rPr>
              <w:fldChar w:fldCharType="end"/>
            </w:r>
          </w:hyperlink>
        </w:p>
        <w:p w14:paraId="77A65AF2" w14:textId="4B902AB5" w:rsidR="00946E16" w:rsidRDefault="00946E16">
          <w:pPr>
            <w:pStyle w:val="TOC2"/>
            <w:tabs>
              <w:tab w:val="right" w:leader="dot" w:pos="9350"/>
            </w:tabs>
            <w:rPr>
              <w:rFonts w:eastAsiaTheme="minorEastAsia"/>
              <w:noProof/>
              <w:szCs w:val="24"/>
            </w:rPr>
          </w:pPr>
          <w:hyperlink w:anchor="_Toc195284259" w:history="1">
            <w:r w:rsidRPr="00E1235B">
              <w:rPr>
                <w:rStyle w:val="Hyperlink"/>
                <w:noProof/>
              </w:rPr>
              <w:t>Appendix A – Study 1</w:t>
            </w:r>
            <w:r>
              <w:rPr>
                <w:noProof/>
                <w:webHidden/>
              </w:rPr>
              <w:tab/>
            </w:r>
            <w:r>
              <w:rPr>
                <w:noProof/>
                <w:webHidden/>
              </w:rPr>
              <w:fldChar w:fldCharType="begin"/>
            </w:r>
            <w:r>
              <w:rPr>
                <w:noProof/>
                <w:webHidden/>
              </w:rPr>
              <w:instrText xml:space="preserve"> PAGEREF _Toc195284259 \h </w:instrText>
            </w:r>
            <w:r>
              <w:rPr>
                <w:noProof/>
                <w:webHidden/>
              </w:rPr>
            </w:r>
            <w:r>
              <w:rPr>
                <w:noProof/>
                <w:webHidden/>
              </w:rPr>
              <w:fldChar w:fldCharType="separate"/>
            </w:r>
            <w:r>
              <w:rPr>
                <w:noProof/>
                <w:webHidden/>
              </w:rPr>
              <w:t>67</w:t>
            </w:r>
            <w:r>
              <w:rPr>
                <w:noProof/>
                <w:webHidden/>
              </w:rPr>
              <w:fldChar w:fldCharType="end"/>
            </w:r>
          </w:hyperlink>
        </w:p>
        <w:p w14:paraId="43FBE4E2" w14:textId="6B5DB6CE" w:rsidR="00946E16" w:rsidRDefault="00946E16">
          <w:pPr>
            <w:pStyle w:val="TOC3"/>
            <w:tabs>
              <w:tab w:val="right" w:leader="dot" w:pos="9350"/>
            </w:tabs>
            <w:rPr>
              <w:rFonts w:eastAsiaTheme="minorEastAsia"/>
              <w:noProof/>
              <w:szCs w:val="24"/>
            </w:rPr>
          </w:pPr>
          <w:hyperlink w:anchor="_Toc195284260"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_Toc195284260 \h </w:instrText>
            </w:r>
            <w:r>
              <w:rPr>
                <w:noProof/>
                <w:webHidden/>
              </w:rPr>
            </w:r>
            <w:r>
              <w:rPr>
                <w:noProof/>
                <w:webHidden/>
              </w:rPr>
              <w:fldChar w:fldCharType="separate"/>
            </w:r>
            <w:r>
              <w:rPr>
                <w:noProof/>
                <w:webHidden/>
              </w:rPr>
              <w:t>67</w:t>
            </w:r>
            <w:r>
              <w:rPr>
                <w:noProof/>
                <w:webHidden/>
              </w:rPr>
              <w:fldChar w:fldCharType="end"/>
            </w:r>
          </w:hyperlink>
        </w:p>
        <w:p w14:paraId="31888C64" w14:textId="631F5666" w:rsidR="00946E16" w:rsidRDefault="00946E16">
          <w:pPr>
            <w:pStyle w:val="TOC3"/>
            <w:tabs>
              <w:tab w:val="right" w:leader="dot" w:pos="9350"/>
            </w:tabs>
            <w:rPr>
              <w:rFonts w:eastAsiaTheme="minorEastAsia"/>
              <w:noProof/>
              <w:szCs w:val="24"/>
            </w:rPr>
          </w:pPr>
          <w:hyperlink w:anchor="_Toc195284261"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_Toc195284261 \h </w:instrText>
            </w:r>
            <w:r>
              <w:rPr>
                <w:noProof/>
                <w:webHidden/>
              </w:rPr>
            </w:r>
            <w:r>
              <w:rPr>
                <w:noProof/>
                <w:webHidden/>
              </w:rPr>
              <w:fldChar w:fldCharType="separate"/>
            </w:r>
            <w:r>
              <w:rPr>
                <w:noProof/>
                <w:webHidden/>
              </w:rPr>
              <w:t>77</w:t>
            </w:r>
            <w:r>
              <w:rPr>
                <w:noProof/>
                <w:webHidden/>
              </w:rPr>
              <w:fldChar w:fldCharType="end"/>
            </w:r>
          </w:hyperlink>
        </w:p>
        <w:p w14:paraId="5E7EAD72" w14:textId="6F8372B9" w:rsidR="00946E16" w:rsidRDefault="00946E16">
          <w:pPr>
            <w:pStyle w:val="TOC2"/>
            <w:tabs>
              <w:tab w:val="right" w:leader="dot" w:pos="9350"/>
            </w:tabs>
            <w:rPr>
              <w:rFonts w:eastAsiaTheme="minorEastAsia"/>
              <w:noProof/>
              <w:szCs w:val="24"/>
            </w:rPr>
          </w:pPr>
          <w:hyperlink w:anchor="_Toc195284262" w:history="1">
            <w:r w:rsidRPr="00E1235B">
              <w:rPr>
                <w:rStyle w:val="Hyperlink"/>
                <w:noProof/>
              </w:rPr>
              <w:t>Appendix B – Study 2</w:t>
            </w:r>
            <w:r>
              <w:rPr>
                <w:noProof/>
                <w:webHidden/>
              </w:rPr>
              <w:tab/>
            </w:r>
            <w:r>
              <w:rPr>
                <w:noProof/>
                <w:webHidden/>
              </w:rPr>
              <w:fldChar w:fldCharType="begin"/>
            </w:r>
            <w:r>
              <w:rPr>
                <w:noProof/>
                <w:webHidden/>
              </w:rPr>
              <w:instrText xml:space="preserve"> PAGEREF _Toc195284262 \h </w:instrText>
            </w:r>
            <w:r>
              <w:rPr>
                <w:noProof/>
                <w:webHidden/>
              </w:rPr>
            </w:r>
            <w:r>
              <w:rPr>
                <w:noProof/>
                <w:webHidden/>
              </w:rPr>
              <w:fldChar w:fldCharType="separate"/>
            </w:r>
            <w:r>
              <w:rPr>
                <w:noProof/>
                <w:webHidden/>
              </w:rPr>
              <w:t>79</w:t>
            </w:r>
            <w:r>
              <w:rPr>
                <w:noProof/>
                <w:webHidden/>
              </w:rPr>
              <w:fldChar w:fldCharType="end"/>
            </w:r>
          </w:hyperlink>
        </w:p>
        <w:p w14:paraId="3CD0D571" w14:textId="18C95F27" w:rsidR="00946E16" w:rsidRDefault="00946E16">
          <w:pPr>
            <w:pStyle w:val="TOC3"/>
            <w:tabs>
              <w:tab w:val="right" w:leader="dot" w:pos="9350"/>
            </w:tabs>
            <w:rPr>
              <w:rFonts w:eastAsiaTheme="minorEastAsia"/>
              <w:noProof/>
              <w:szCs w:val="24"/>
            </w:rPr>
          </w:pPr>
          <w:hyperlink w:anchor="_Toc195284263"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_Toc195284263 \h </w:instrText>
            </w:r>
            <w:r>
              <w:rPr>
                <w:noProof/>
                <w:webHidden/>
              </w:rPr>
            </w:r>
            <w:r>
              <w:rPr>
                <w:noProof/>
                <w:webHidden/>
              </w:rPr>
              <w:fldChar w:fldCharType="separate"/>
            </w:r>
            <w:r>
              <w:rPr>
                <w:noProof/>
                <w:webHidden/>
              </w:rPr>
              <w:t>79</w:t>
            </w:r>
            <w:r>
              <w:rPr>
                <w:noProof/>
                <w:webHidden/>
              </w:rPr>
              <w:fldChar w:fldCharType="end"/>
            </w:r>
          </w:hyperlink>
        </w:p>
        <w:p w14:paraId="32992086" w14:textId="2E83E8F9" w:rsidR="00946E16" w:rsidRDefault="00946E16">
          <w:pPr>
            <w:pStyle w:val="TOC3"/>
            <w:tabs>
              <w:tab w:val="right" w:leader="dot" w:pos="9350"/>
            </w:tabs>
            <w:rPr>
              <w:rFonts w:eastAsiaTheme="minorEastAsia"/>
              <w:noProof/>
              <w:szCs w:val="24"/>
            </w:rPr>
          </w:pPr>
          <w:hyperlink w:anchor="_Toc195284264"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_Toc195284264 \h </w:instrText>
            </w:r>
            <w:r>
              <w:rPr>
                <w:noProof/>
                <w:webHidden/>
              </w:rPr>
            </w:r>
            <w:r>
              <w:rPr>
                <w:noProof/>
                <w:webHidden/>
              </w:rPr>
              <w:fldChar w:fldCharType="separate"/>
            </w:r>
            <w:r>
              <w:rPr>
                <w:noProof/>
                <w:webHidden/>
              </w:rPr>
              <w:t>93</w:t>
            </w:r>
            <w:r>
              <w:rPr>
                <w:noProof/>
                <w:webHidden/>
              </w:rPr>
              <w:fldChar w:fldCharType="end"/>
            </w:r>
          </w:hyperlink>
        </w:p>
        <w:p w14:paraId="378191AB" w14:textId="17B0CE27" w:rsidR="00946E16" w:rsidRDefault="00946E16">
          <w:pPr>
            <w:pStyle w:val="TOC2"/>
            <w:tabs>
              <w:tab w:val="right" w:leader="dot" w:pos="9350"/>
            </w:tabs>
            <w:rPr>
              <w:rFonts w:eastAsiaTheme="minorEastAsia"/>
              <w:noProof/>
              <w:szCs w:val="24"/>
            </w:rPr>
          </w:pPr>
          <w:hyperlink w:anchor="_Toc195284265" w:history="1">
            <w:r w:rsidRPr="00E1235B">
              <w:rPr>
                <w:rStyle w:val="Hyperlink"/>
                <w:noProof/>
              </w:rPr>
              <w:t>Appendix C – Study 3</w:t>
            </w:r>
            <w:r>
              <w:rPr>
                <w:noProof/>
                <w:webHidden/>
              </w:rPr>
              <w:tab/>
            </w:r>
            <w:r>
              <w:rPr>
                <w:noProof/>
                <w:webHidden/>
              </w:rPr>
              <w:fldChar w:fldCharType="begin"/>
            </w:r>
            <w:r>
              <w:rPr>
                <w:noProof/>
                <w:webHidden/>
              </w:rPr>
              <w:instrText xml:space="preserve"> PAGEREF _Toc195284265 \h </w:instrText>
            </w:r>
            <w:r>
              <w:rPr>
                <w:noProof/>
                <w:webHidden/>
              </w:rPr>
            </w:r>
            <w:r>
              <w:rPr>
                <w:noProof/>
                <w:webHidden/>
              </w:rPr>
              <w:fldChar w:fldCharType="separate"/>
            </w:r>
            <w:r>
              <w:rPr>
                <w:noProof/>
                <w:webHidden/>
              </w:rPr>
              <w:t>95</w:t>
            </w:r>
            <w:r>
              <w:rPr>
                <w:noProof/>
                <w:webHidden/>
              </w:rPr>
              <w:fldChar w:fldCharType="end"/>
            </w:r>
          </w:hyperlink>
        </w:p>
        <w:p w14:paraId="00BE1090" w14:textId="24968194" w:rsidR="00946E16" w:rsidRDefault="00946E16">
          <w:pPr>
            <w:pStyle w:val="TOC3"/>
            <w:tabs>
              <w:tab w:val="right" w:leader="dot" w:pos="9350"/>
            </w:tabs>
            <w:rPr>
              <w:rFonts w:eastAsiaTheme="minorEastAsia"/>
              <w:noProof/>
              <w:szCs w:val="24"/>
            </w:rPr>
          </w:pPr>
          <w:hyperlink w:anchor="_Toc195284266"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_Toc195284266 \h </w:instrText>
            </w:r>
            <w:r>
              <w:rPr>
                <w:noProof/>
                <w:webHidden/>
              </w:rPr>
            </w:r>
            <w:r>
              <w:rPr>
                <w:noProof/>
                <w:webHidden/>
              </w:rPr>
              <w:fldChar w:fldCharType="separate"/>
            </w:r>
            <w:r>
              <w:rPr>
                <w:noProof/>
                <w:webHidden/>
              </w:rPr>
              <w:t>95</w:t>
            </w:r>
            <w:r>
              <w:rPr>
                <w:noProof/>
                <w:webHidden/>
              </w:rPr>
              <w:fldChar w:fldCharType="end"/>
            </w:r>
          </w:hyperlink>
        </w:p>
        <w:p w14:paraId="168E03B6" w14:textId="7907E12C" w:rsidR="00946E16" w:rsidRDefault="00946E16">
          <w:pPr>
            <w:pStyle w:val="TOC3"/>
            <w:tabs>
              <w:tab w:val="right" w:leader="dot" w:pos="9350"/>
            </w:tabs>
            <w:rPr>
              <w:rFonts w:eastAsiaTheme="minorEastAsia"/>
              <w:noProof/>
              <w:szCs w:val="24"/>
            </w:rPr>
          </w:pPr>
          <w:hyperlink w:anchor="_Toc195284267"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_Toc195284267 \h </w:instrText>
            </w:r>
            <w:r>
              <w:rPr>
                <w:noProof/>
                <w:webHidden/>
              </w:rPr>
            </w:r>
            <w:r>
              <w:rPr>
                <w:noProof/>
                <w:webHidden/>
              </w:rPr>
              <w:fldChar w:fldCharType="separate"/>
            </w:r>
            <w:r>
              <w:rPr>
                <w:noProof/>
                <w:webHidden/>
              </w:rPr>
              <w:t>106</w:t>
            </w:r>
            <w:r>
              <w:rPr>
                <w:noProof/>
                <w:webHidden/>
              </w:rPr>
              <w:fldChar w:fldCharType="end"/>
            </w:r>
          </w:hyperlink>
        </w:p>
        <w:p w14:paraId="613114B7" w14:textId="14EF3870" w:rsidR="00946E16" w:rsidRDefault="00946E16">
          <w:pPr>
            <w:pStyle w:val="TOC1"/>
            <w:tabs>
              <w:tab w:val="right" w:leader="dot" w:pos="9350"/>
            </w:tabs>
            <w:rPr>
              <w:rFonts w:eastAsiaTheme="minorEastAsia"/>
              <w:noProof/>
              <w:szCs w:val="24"/>
            </w:rPr>
          </w:pPr>
          <w:hyperlink w:anchor="_Toc195284268" w:history="1">
            <w:r w:rsidRPr="00E1235B">
              <w:rPr>
                <w:rStyle w:val="Hyperlink"/>
                <w:noProof/>
              </w:rPr>
              <w:t>VITA</w:t>
            </w:r>
            <w:r>
              <w:rPr>
                <w:noProof/>
                <w:webHidden/>
              </w:rPr>
              <w:tab/>
            </w:r>
            <w:r>
              <w:rPr>
                <w:noProof/>
                <w:webHidden/>
              </w:rPr>
              <w:fldChar w:fldCharType="begin"/>
            </w:r>
            <w:r>
              <w:rPr>
                <w:noProof/>
                <w:webHidden/>
              </w:rPr>
              <w:instrText xml:space="preserve"> PAGEREF _Toc195284268 \h </w:instrText>
            </w:r>
            <w:r>
              <w:rPr>
                <w:noProof/>
                <w:webHidden/>
              </w:rPr>
            </w:r>
            <w:r>
              <w:rPr>
                <w:noProof/>
                <w:webHidden/>
              </w:rPr>
              <w:fldChar w:fldCharType="separate"/>
            </w:r>
            <w:r>
              <w:rPr>
                <w:noProof/>
                <w:webHidden/>
              </w:rPr>
              <w:t>111</w:t>
            </w:r>
            <w:r>
              <w:rPr>
                <w:noProof/>
                <w:webHidden/>
              </w:rPr>
              <w:fldChar w:fldCharType="end"/>
            </w:r>
          </w:hyperlink>
        </w:p>
        <w:p w14:paraId="46A88C80" w14:textId="32F48D48" w:rsidR="001C2C29" w:rsidRDefault="001C2C29">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sz w:val="32"/>
          <w:szCs w:val="36"/>
        </w:rPr>
      </w:pPr>
      <w:r>
        <w:rPr>
          <w:sz w:val="32"/>
          <w:szCs w:val="36"/>
        </w:rPr>
        <w:br w:type="page"/>
      </w:r>
    </w:p>
    <w:p w14:paraId="1F77398C" w14:textId="77777777" w:rsidR="00A101BF" w:rsidRDefault="00A101BF" w:rsidP="00A101BF">
      <w:pPr>
        <w:tabs>
          <w:tab w:val="left" w:pos="8100"/>
        </w:tabs>
        <w:spacing w:line="480" w:lineRule="auto"/>
        <w:ind w:firstLine="720"/>
        <w:jc w:val="center"/>
      </w:pPr>
      <w:r>
        <w:lastRenderedPageBreak/>
        <w:t xml:space="preserve">CHANGING POLARIZED BELIEFS USING </w:t>
      </w:r>
    </w:p>
    <w:p w14:paraId="3BE76DFA" w14:textId="77777777" w:rsidR="00A101BF" w:rsidRPr="005E2A99" w:rsidRDefault="00A101BF" w:rsidP="00A101BF">
      <w:pPr>
        <w:tabs>
          <w:tab w:val="left" w:pos="8100"/>
        </w:tabs>
        <w:spacing w:line="480" w:lineRule="auto"/>
        <w:ind w:firstLine="720"/>
        <w:jc w:val="center"/>
      </w:pPr>
      <w:r>
        <w:t>SOCIAL CONSENSUS AND MORAL CONVICTION</w:t>
      </w:r>
    </w:p>
    <w:p w14:paraId="0C64FB42" w14:textId="4562A3D2" w:rsidR="00E61019" w:rsidRDefault="00E61019" w:rsidP="00E61019">
      <w:pPr>
        <w:tabs>
          <w:tab w:val="left" w:pos="8100"/>
        </w:tabs>
        <w:spacing w:line="480" w:lineRule="auto"/>
        <w:jc w:val="center"/>
      </w:pPr>
      <w:r>
        <w:t>Sean X. Duan</w:t>
      </w:r>
    </w:p>
    <w:p w14:paraId="1907CEEC" w14:textId="55E2CDD9" w:rsidR="00E61019" w:rsidRDefault="00E61019" w:rsidP="00E61019">
      <w:pPr>
        <w:tabs>
          <w:tab w:val="left" w:pos="8100"/>
        </w:tabs>
        <w:spacing w:line="480" w:lineRule="auto"/>
        <w:jc w:val="center"/>
      </w:pPr>
      <w:r>
        <w:t>Dr. Victoria A. Shaffer, Dissertation Supervisor</w:t>
      </w:r>
    </w:p>
    <w:p w14:paraId="256BFC08" w14:textId="77777777" w:rsidR="000F0A44" w:rsidRDefault="00E61019" w:rsidP="00E61019">
      <w:pPr>
        <w:pStyle w:val="Heading1"/>
      </w:pPr>
      <w:bookmarkStart w:id="1" w:name="_Toc195284217"/>
      <w:r>
        <w:t>ABSTRACT</w:t>
      </w:r>
      <w:bookmarkEnd w:id="1"/>
    </w:p>
    <w:p w14:paraId="5B0DB77F" w14:textId="77777777" w:rsidR="000F0A44" w:rsidRDefault="000F0A44" w:rsidP="000F0A44"/>
    <w:p w14:paraId="114CC2F6" w14:textId="2C152235" w:rsidR="009D643B" w:rsidRDefault="009D643B" w:rsidP="000F0A44">
      <w:r>
        <w:t>ABSTRACTO</w:t>
      </w:r>
      <w:r w:rsidR="00792C7C">
        <w:t xml:space="preserve"> PATRONUM</w:t>
      </w:r>
    </w:p>
    <w:p w14:paraId="50F14F21" w14:textId="3942B390" w:rsidR="000F0A44" w:rsidRPr="000F0A44" w:rsidRDefault="00E61019" w:rsidP="000F0A44">
      <w:r>
        <w:br w:type="page"/>
      </w:r>
    </w:p>
    <w:p w14:paraId="78F137F2" w14:textId="4B16BD95" w:rsidR="006828F6" w:rsidRPr="00F22ED1" w:rsidRDefault="006828F6" w:rsidP="006828F6">
      <w:pPr>
        <w:pStyle w:val="Heading1"/>
        <w:spacing w:line="480" w:lineRule="auto"/>
        <w:rPr>
          <w:sz w:val="32"/>
          <w:szCs w:val="36"/>
        </w:rPr>
      </w:pPr>
      <w:bookmarkStart w:id="2" w:name="_Toc195284218"/>
      <w:r w:rsidRPr="00F22ED1">
        <w:rPr>
          <w:sz w:val="32"/>
          <w:szCs w:val="36"/>
        </w:rPr>
        <w:lastRenderedPageBreak/>
        <w:t>Chapter 1: Introduction – Broad Overview of Research</w:t>
      </w:r>
      <w:bookmarkEnd w:id="2"/>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 xml:space="preserve">After vindication by a trusted authority, seeing the ‘obvious’ evidence around themselves, and reaching a consensus with their immediate peers, </w:t>
      </w:r>
      <w:proofErr w:type="gramStart"/>
      <w:r w:rsidRPr="00F22ED1">
        <w:t>this individual feels</w:t>
      </w:r>
      <w:proofErr w:type="gramEnd"/>
      <w:r w:rsidRPr="00F22ED1">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F22ED1">
        <w:lastRenderedPageBreak/>
        <w:t>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59FBD44D"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 xml:space="preserve">e.g., abortion should be legal, due to the core belief that women should have full bodily autonomy), which </w:t>
      </w:r>
      <w:r w:rsidR="00734A40">
        <w:rPr>
          <w:szCs w:val="24"/>
        </w:rPr>
        <w:t>I</w:t>
      </w:r>
      <w:r w:rsidR="003B4805" w:rsidRPr="00F22ED1">
        <w:rPr>
          <w:szCs w:val="24"/>
        </w:rPr>
        <w:t xml:space="preserv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w:t>
      </w:r>
      <w:proofErr w:type="gramStart"/>
      <w:r w:rsidR="001A64E0">
        <w:rPr>
          <w:szCs w:val="24"/>
        </w:rPr>
        <w:t>on</w:t>
      </w:r>
      <w:proofErr w:type="gramEnd"/>
      <w:r w:rsidR="001A64E0">
        <w:rPr>
          <w:szCs w:val="24"/>
        </w:rPr>
        <w:t xml:space="preserve"> how to change those beliefs, with</w:t>
      </w:r>
      <w:r w:rsidRPr="00F22ED1">
        <w:rPr>
          <w:szCs w:val="24"/>
        </w:rPr>
        <w:t xml:space="preserve"> real and direct implications for </w:t>
      </w:r>
      <w:r w:rsidRPr="00F22ED1">
        <w:t>public health and safety.</w:t>
      </w:r>
    </w:p>
    <w:p w14:paraId="53671093" w14:textId="1BF08D50" w:rsidR="006828F6" w:rsidRPr="00F22ED1" w:rsidRDefault="006828F6" w:rsidP="00BF3ED5">
      <w:pPr>
        <w:pStyle w:val="Heading1"/>
        <w:spacing w:line="480" w:lineRule="auto"/>
        <w:jc w:val="left"/>
        <w:rPr>
          <w:sz w:val="32"/>
          <w:szCs w:val="36"/>
        </w:rPr>
      </w:pPr>
      <w:bookmarkStart w:id="3" w:name="_Toc195284219"/>
      <w:r w:rsidRPr="00F22ED1">
        <w:rPr>
          <w:sz w:val="32"/>
          <w:szCs w:val="36"/>
        </w:rPr>
        <w:lastRenderedPageBreak/>
        <w:t>Chapter 2: Review of the Literature</w:t>
      </w:r>
      <w:bookmarkEnd w:id="3"/>
    </w:p>
    <w:p w14:paraId="33F3AFD2" w14:textId="77777777" w:rsidR="006828F6" w:rsidRPr="00F22ED1" w:rsidRDefault="006828F6" w:rsidP="006828F6">
      <w:pPr>
        <w:pStyle w:val="Heading2"/>
      </w:pPr>
      <w:bookmarkStart w:id="4" w:name="_Toc195284220"/>
      <w:r w:rsidRPr="00F22ED1">
        <w:t>Attitude/Belief Formation</w:t>
      </w:r>
      <w:bookmarkEnd w:id="4"/>
    </w:p>
    <w:p w14:paraId="5ADA6627" w14:textId="77777777" w:rsidR="006828F6" w:rsidRPr="00F22ED1" w:rsidRDefault="006828F6" w:rsidP="006828F6"/>
    <w:p w14:paraId="26ACCBA8" w14:textId="33370D54" w:rsidR="006828F6" w:rsidRPr="00F22ED1" w:rsidRDefault="00090D5F" w:rsidP="006828F6">
      <w:pPr>
        <w:spacing w:line="480" w:lineRule="auto"/>
        <w:ind w:firstLine="720"/>
      </w:pPr>
      <w:r>
        <w:t xml:space="preserve">While polarized beliefs </w:t>
      </w:r>
      <w:r w:rsidR="007058CB">
        <w:t>are</w:t>
      </w:r>
      <w:r>
        <w:t xml:space="preserve"> </w:t>
      </w:r>
      <w:r w:rsidR="000C31E5">
        <w:t>the</w:t>
      </w:r>
      <w:r>
        <w:t xml:space="preserve"> focus</w:t>
      </w:r>
      <w:r w:rsidR="000C31E5">
        <w:t xml:space="preserve"> of this dissertation</w:t>
      </w:r>
      <w:r>
        <w:t>,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F22ED1">
        <w:t>Prislin</w:t>
      </w:r>
      <w:proofErr w:type="spellEnd"/>
      <w:r w:rsidR="006828F6" w:rsidRPr="00F22ED1">
        <w:t xml:space="preserve"> 2006; Albarracin and </w:t>
      </w:r>
      <w:proofErr w:type="spellStart"/>
      <w:r w:rsidR="006828F6" w:rsidRPr="00F22ED1">
        <w:t>Shavitt</w:t>
      </w:r>
      <w:proofErr w:type="spellEnd"/>
      <w:r w:rsidR="006828F6" w:rsidRPr="00F22ED1">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w:t>
      </w:r>
      <w:r w:rsidR="006828F6" w:rsidRPr="00F22ED1">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w:t>
      </w:r>
      <w:proofErr w:type="spellStart"/>
      <w:r w:rsidR="006828F6" w:rsidRPr="00F22ED1">
        <w:t>Harreveld</w:t>
      </w:r>
      <w:proofErr w:type="spellEnd"/>
      <w:r w:rsidR="006828F6" w:rsidRPr="00F22ED1">
        <w:t xml:space="preserve">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5" w:name="_Toc195284221"/>
      <w:r>
        <w:t xml:space="preserve">Models of </w:t>
      </w:r>
      <w:r w:rsidR="006828F6" w:rsidRPr="00F22ED1">
        <w:t>Attitude Change</w:t>
      </w:r>
      <w:bookmarkEnd w:id="5"/>
    </w:p>
    <w:p w14:paraId="61C5C47F" w14:textId="60940F66"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t>C</w:t>
      </w:r>
      <w:r w:rsidR="006828F6" w:rsidRPr="00F22ED1">
        <w:t>enter</w:t>
      </w:r>
      <w:r w:rsidR="000E1674">
        <w:t>s</w:t>
      </w:r>
      <w:r w:rsidR="006828F6" w:rsidRPr="00F22ED1">
        <w:t xml:space="preserve"> </w:t>
      </w:r>
      <w:r w:rsidR="000E1674">
        <w:t>for D</w:t>
      </w:r>
      <w:r w:rsidR="006828F6" w:rsidRPr="00F22ED1">
        <w:t xml:space="preserve">isease </w:t>
      </w:r>
      <w:r w:rsidR="000E1674">
        <w:t>C</w:t>
      </w:r>
      <w:r w:rsidR="006828F6" w:rsidRPr="00F22ED1">
        <w:t xml:space="preserve">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w:t>
      </w:r>
      <w:r w:rsidR="00D50BEF">
        <w:lastRenderedPageBreak/>
        <w:t>(either based on social influence or strength of detailed argumentation)</w:t>
      </w:r>
      <w:r w:rsidR="00981184">
        <w:t xml:space="preserve"> </w:t>
      </w:r>
      <w:r w:rsidR="00AA6956">
        <w:t xml:space="preserve">into a single system. </w:t>
      </w:r>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04EFDB6D" w:rsidR="00777B0A" w:rsidRDefault="002F1C42" w:rsidP="00777B0A">
      <w:pPr>
        <w:pStyle w:val="BodyText"/>
        <w:spacing w:line="480" w:lineRule="auto"/>
        <w:ind w:firstLine="720"/>
      </w:pPr>
      <w:r>
        <w:t>In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r w:rsidR="002115F1">
        <w:t xml:space="preserve">Black </w:t>
      </w:r>
      <w:r w:rsidR="0034451E">
        <w:t>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r w:rsidR="00A65CF5">
        <w:t>ing</w:t>
      </w:r>
      <w:r w:rsidR="002F016B">
        <w:t xml:space="preserve"> to positive or negative attitude change, respectively. Appropriately, attitude changes that occur through the central route </w:t>
      </w:r>
      <w:r w:rsidR="00CE0752">
        <w:t>are easier to access from memory, held with higher confidence, more persistent over time, more predictive of behavior, and more 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1B813EC5" w:rsidR="00981184" w:rsidRDefault="003B251C" w:rsidP="004C3C00">
      <w:pPr>
        <w:pStyle w:val="BodyText"/>
        <w:spacing w:line="480" w:lineRule="auto"/>
        <w:ind w:firstLine="720"/>
      </w:pPr>
      <w:r>
        <w:t>In comparison,</w:t>
      </w:r>
      <w:r w:rsidR="003672A2">
        <w:t xml:space="preserve"> </w:t>
      </w:r>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w:t>
      </w:r>
      <w:r w:rsidR="00A15634">
        <w:lastRenderedPageBreak/>
        <w:t>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r w:rsidR="00E85263">
        <w:t>s</w:t>
      </w:r>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851CEA1" w:rsidR="006828F6" w:rsidRPr="00F22ED1" w:rsidRDefault="001F3413" w:rsidP="001F3413">
      <w:pPr>
        <w:pStyle w:val="BodyText"/>
        <w:spacing w:line="480" w:lineRule="auto"/>
      </w:pPr>
      <w:r>
        <w:tab/>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F22ED1">
        <w:t>Kiechel</w:t>
      </w:r>
      <w:proofErr w:type="spellEnd"/>
      <w:r w:rsidR="006828F6" w:rsidRPr="00F22ED1">
        <w:t xml:space="preserve"> (1996) found that in a reaction time task relying either on system 1 or system 2 thinking, false accusations of </w:t>
      </w:r>
      <w:r w:rsidR="006828F6" w:rsidRPr="00F22ED1">
        <w:lastRenderedPageBreak/>
        <w:t>negligence were convincing (e.g., the subject admitted that they did not ‘hit the button’ even if they did), but only when individuals were relying on System 1 thinking.</w:t>
      </w:r>
    </w:p>
    <w:p w14:paraId="42AD9C2E" w14:textId="77E4D084" w:rsidR="006828F6" w:rsidRPr="00F22ED1" w:rsidRDefault="006828F6" w:rsidP="006828F6">
      <w:pPr>
        <w:pStyle w:val="BodyText"/>
        <w:spacing w:line="480" w:lineRule="auto"/>
      </w:pPr>
      <w:r w:rsidRPr="00F22ED1">
        <w:tab/>
        <w:t>An alternative model for attitude change labeled the ‘</w:t>
      </w:r>
      <w:proofErr w:type="spellStart"/>
      <w:r w:rsidRPr="00F22ED1">
        <w:t>Unimodel</w:t>
      </w:r>
      <w:proofErr w:type="spellEnd"/>
      <w:r w:rsidRPr="00F22ED1">
        <w:t xml:space="preserve">’ posited by </w:t>
      </w:r>
      <w:proofErr w:type="spellStart"/>
      <w:r w:rsidRPr="00F22ED1">
        <w:t>Kruglanski</w:t>
      </w:r>
      <w:proofErr w:type="spellEnd"/>
      <w:r w:rsidRPr="00F22ED1">
        <w:t xml:space="preserve"> and Thompson (1999) claims that both cues/heuristics and message argumentation are parts of a larger category of information, defined as ‘persuasive evidence’. Thus, </w:t>
      </w:r>
      <w:r w:rsidR="00DC2B7A">
        <w:t xml:space="preserve">it is </w:t>
      </w:r>
      <w:r w:rsidRPr="00F22ED1">
        <w:t>the content of the information itself, not the route of processing</w:t>
      </w:r>
      <w:r w:rsidR="00DC2B7A">
        <w:t>,</w:t>
      </w:r>
      <w:r w:rsidRPr="00F22ED1">
        <w:t xml:space="preserve"> that is important. The </w:t>
      </w:r>
      <w:proofErr w:type="spellStart"/>
      <w:r w:rsidRPr="00F22ED1">
        <w:t>Unimodel</w:t>
      </w:r>
      <w:proofErr w:type="spellEnd"/>
      <w:r w:rsidRPr="00F22ED1">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t xml:space="preserve">have shown </w:t>
      </w:r>
      <w:r w:rsidRPr="00F22ED1">
        <w:t xml:space="preserve">that the dual process model </w:t>
      </w:r>
      <w:r w:rsidR="00304E63">
        <w:t xml:space="preserve">is </w:t>
      </w:r>
      <w:r w:rsidRPr="00F22ED1">
        <w:t xml:space="preserve">more predictive than </w:t>
      </w:r>
      <w:r w:rsidR="0048399B">
        <w:t>the</w:t>
      </w:r>
      <w:r w:rsidRPr="00F22ED1">
        <w:t xml:space="preserve"> unimodal framework in several studies examining direct practical applications of advertising, retail experiences, and branding (Maheswaran, </w:t>
      </w:r>
      <w:proofErr w:type="spellStart"/>
      <w:proofErr w:type="gramStart"/>
      <w:r w:rsidRPr="00F22ED1">
        <w:t>Mackie,and</w:t>
      </w:r>
      <w:proofErr w:type="spellEnd"/>
      <w:proofErr w:type="gramEnd"/>
      <w:r w:rsidRPr="00F22ED1">
        <w:t xml:space="preserve"> Chaiken 1992; Richard and </w:t>
      </w:r>
      <w:proofErr w:type="spellStart"/>
      <w:r w:rsidRPr="00F22ED1">
        <w:t>Chebat</w:t>
      </w:r>
      <w:proofErr w:type="spellEnd"/>
      <w:r w:rsidRPr="00F22ED1">
        <w:t xml:space="preserve"> 2016). This literature indicates that the source of the cue in an advertisement (e.g., famous football </w:t>
      </w:r>
      <w:proofErr w:type="gramStart"/>
      <w:r w:rsidRPr="00F22ED1">
        <w:t>player</w:t>
      </w:r>
      <w:proofErr w:type="gramEnd"/>
      <w:r w:rsidRPr="00F22ED1">
        <w:t>) is an especially influential cue for persuasion in conditions of low cognitive capacity</w:t>
      </w:r>
      <w:r w:rsidR="00874A2D">
        <w:t>.</w:t>
      </w:r>
      <w:r w:rsidRPr="00F22ED1">
        <w:t xml:space="preserve"> </w:t>
      </w:r>
      <w:r w:rsidR="00874A2D">
        <w:t>L</w:t>
      </w:r>
      <w:r w:rsidRPr="00F22ED1">
        <w:t>ikewise, the persuasive function of a ‘brand name’ significantly increases when the recipient is highly engaged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F22ED1">
        <w:t>Sigelman</w:t>
      </w:r>
      <w:proofErr w:type="spellEnd"/>
      <w:r w:rsidRPr="00F22ED1">
        <w:t xml:space="preserve">, 2011). In general, attitude change can originate from social pressures </w:t>
      </w:r>
      <w:r w:rsidRPr="00F22ED1">
        <w:lastRenderedPageBreak/>
        <w:t xml:space="preserve">(either individual peers or society more broadly) or from information describing </w:t>
      </w:r>
      <w:proofErr w:type="gramStart"/>
      <w:r w:rsidRPr="00F22ED1">
        <w:t>the attitude</w:t>
      </w:r>
      <w:proofErr w:type="gramEnd"/>
      <w:r w:rsidRPr="00F22ED1">
        <w:t xml:space="preserve"> object (persuasive, fact based, argumentation).</w:t>
      </w:r>
    </w:p>
    <w:p w14:paraId="7C3B9423" w14:textId="77777777" w:rsidR="006828F6" w:rsidRPr="00F22ED1" w:rsidRDefault="006828F6" w:rsidP="006828F6">
      <w:pPr>
        <w:pStyle w:val="Heading2"/>
        <w:spacing w:line="480" w:lineRule="auto"/>
      </w:pPr>
      <w:bookmarkStart w:id="6" w:name="_Toc195284222"/>
      <w:r w:rsidRPr="00F22ED1">
        <w:t>Social Consensus</w:t>
      </w:r>
      <w:bookmarkEnd w:id="6"/>
    </w:p>
    <w:p w14:paraId="14AEF49C" w14:textId="04EFDED2"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that are considered highly polarized</w:t>
      </w:r>
      <w:r w:rsidR="006828F6" w:rsidRPr="00F22ED1">
        <w:t xml:space="preserve"> </w:t>
      </w:r>
      <w:r w:rsidR="00334D87">
        <w:t xml:space="preserve">(e.g., </w:t>
      </w:r>
      <w:r w:rsidR="00334D87" w:rsidRPr="00F22ED1">
        <w:t>climate change, racial stereotyping, and weight discrimination</w:t>
      </w:r>
      <w:r w:rsidR="00334D87">
        <w:t xml:space="preserve">) </w:t>
      </w:r>
      <w:r w:rsidR="006828F6" w:rsidRPr="00F22ED1">
        <w:t xml:space="preserve">(Goldberg, 2019; </w:t>
      </w:r>
      <w:proofErr w:type="spellStart"/>
      <w:r w:rsidR="006828F6" w:rsidRPr="00F22ED1">
        <w:t>Stangor</w:t>
      </w:r>
      <w:proofErr w:type="spellEnd"/>
      <w:r w:rsidR="006828F6" w:rsidRPr="00F22ED1">
        <w:t xml:space="preserve">, 2001; Farrow, 2009). Higher amounts of perceived social consensus are associated with greater agreement with the consensus opinion, which remains a strong predictor even after </w:t>
      </w:r>
      <w:proofErr w:type="gramStart"/>
      <w:r w:rsidR="006828F6" w:rsidRPr="00F22ED1">
        <w:t>controlling for</w:t>
      </w:r>
      <w:proofErr w:type="gramEnd"/>
      <w:r w:rsidR="006828F6" w:rsidRPr="00F22ED1">
        <w:t xml:space="preserve">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F22ED1">
        <w:lastRenderedPageBreak/>
        <w:t xml:space="preserve">‘negative attitudes’ (e.g., we both hate the Yankees), increases familiarity between people (Weaver &amp; Bosson, 2011). </w:t>
      </w:r>
    </w:p>
    <w:p w14:paraId="16EABBBF" w14:textId="3B0ED6A9"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r w:rsidR="0032149D">
        <w:t>UHC</w:t>
      </w:r>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r w:rsidR="009D400D">
        <w:rPr>
          <w:szCs w:val="24"/>
        </w:rPr>
        <w:t>Affordable Care Act</w:t>
      </w:r>
      <w:r w:rsidR="009D400D" w:rsidRPr="00F22ED1">
        <w:rPr>
          <w:szCs w:val="24"/>
        </w:rPr>
        <w:t xml:space="preserve"> </w:t>
      </w:r>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r w:rsidR="009D400D">
        <w:rPr>
          <w:szCs w:val="24"/>
        </w:rPr>
        <w:t>R</w:t>
      </w:r>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 xml:space="preserve">Autism has become an epidemic. Twenty-five years ago, 35 years ago, you </w:t>
      </w:r>
      <w:proofErr w:type="gramStart"/>
      <w:r w:rsidR="006828F6" w:rsidRPr="00F22ED1">
        <w:rPr>
          <w:szCs w:val="24"/>
        </w:rPr>
        <w:t>look</w:t>
      </w:r>
      <w:proofErr w:type="gramEnd"/>
      <w:r w:rsidR="006828F6" w:rsidRPr="00F22ED1">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45903441" w14:textId="425FDA7F" w:rsidR="00A47763" w:rsidRDefault="006828F6" w:rsidP="006C796F">
      <w:pPr>
        <w:spacing w:line="480" w:lineRule="auto"/>
        <w:rPr>
          <w:szCs w:val="24"/>
        </w:rPr>
      </w:pPr>
      <w:r w:rsidRPr="00F22ED1">
        <w:rPr>
          <w:szCs w:val="24"/>
        </w:rPr>
        <w:lastRenderedPageBreak/>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34373A" w14:textId="77777777" w:rsidR="00A56FCD" w:rsidRPr="00F22ED1" w:rsidRDefault="00A56FCD" w:rsidP="00A56FCD">
      <w:pPr>
        <w:pStyle w:val="Heading2"/>
        <w:spacing w:line="480" w:lineRule="auto"/>
      </w:pPr>
      <w:bookmarkStart w:id="7" w:name="_Hlk172903922"/>
      <w:bookmarkStart w:id="8" w:name="_Toc195284223"/>
      <w:r w:rsidRPr="00F22ED1">
        <w:t>Moral Conviction</w:t>
      </w:r>
      <w:bookmarkEnd w:id="7"/>
      <w:bookmarkEnd w:id="8"/>
    </w:p>
    <w:p w14:paraId="58F8707D" w14:textId="10C092E8" w:rsidR="00B33D4D" w:rsidRDefault="00A47763" w:rsidP="00A47763">
      <w:pPr>
        <w:spacing w:line="480" w:lineRule="auto"/>
        <w:ind w:firstLine="720"/>
      </w:pPr>
      <w:r>
        <w:t xml:space="preserve">Another element that impacts formation and change of polarized beliefs is </w:t>
      </w:r>
      <w:r w:rsidR="00874B83">
        <w:t xml:space="preserve">a person’s </w:t>
      </w:r>
      <w:r>
        <w:t xml:space="preserve">moral </w:t>
      </w:r>
      <w:r w:rsidR="008B79BE">
        <w:t>conviction</w:t>
      </w:r>
      <w:r w:rsidR="00D9067A">
        <w:t>, which is defined as</w:t>
      </w:r>
      <w:r w:rsidR="00A43E54">
        <w:t xml:space="preserve"> </w:t>
      </w:r>
      <w:r w:rsidR="0032149D">
        <w:t>“t</w:t>
      </w:r>
      <w:r w:rsidR="0032149D" w:rsidRPr="0032149D">
        <w:t>he perception that one’s feelings about a given attitude object are based on one’s beliefs about right and wrong</w:t>
      </w:r>
      <w:r w:rsidR="00846ECE">
        <w:t>” (</w:t>
      </w:r>
      <w:proofErr w:type="spellStart"/>
      <w:r w:rsidR="00846ECE" w:rsidRPr="00BF3ED5">
        <w:rPr>
          <w:highlight w:val="yellow"/>
        </w:rPr>
        <w:t>Skitka</w:t>
      </w:r>
      <w:proofErr w:type="spellEnd"/>
      <w:r w:rsidR="00846ECE" w:rsidRPr="00BF3ED5">
        <w:rPr>
          <w:highlight w:val="yellow"/>
        </w:rPr>
        <w:t>, 2021</w:t>
      </w:r>
      <w:r w:rsidR="00846ECE">
        <w:t>)</w:t>
      </w:r>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r w:rsidR="000825FF">
        <w:t xml:space="preserve">is functionally independent </w:t>
      </w:r>
      <w:r w:rsidR="004F3432" w:rsidRPr="00F22ED1">
        <w:t>from other attitude constructs (e.g., attitudes that are strong or certain are not necessarily highly moralized). For example, Wright and colleagues (2008) found that individual differences in moral conviction</w:t>
      </w:r>
      <w:r w:rsidR="00CE4853">
        <w:t xml:space="preserve">, after already controlling for more common attitude constructs (e.g., </w:t>
      </w:r>
      <w:r w:rsidR="00245BDF">
        <w:t>attitude extremity, importance, certainty, centrality, and ambivalence)</w:t>
      </w:r>
      <w:r w:rsidR="004F3432" w:rsidRPr="00F22ED1">
        <w:t xml:space="preserve"> uniquely impact variables such as social distancing. </w:t>
      </w:r>
      <w:r w:rsidR="009112B1">
        <w:t xml:space="preserve">Additionally, </w:t>
      </w:r>
      <w:r w:rsidR="0015589C">
        <w:t>beliefs rooted in moral conviction are</w:t>
      </w:r>
      <w:r w:rsidRPr="00F22ED1">
        <w:t xml:space="preserve"> perceived as objective and universal (Morgan &amp; </w:t>
      </w:r>
      <w:proofErr w:type="spellStart"/>
      <w:r w:rsidRPr="00F22ED1">
        <w:t>Skitka</w:t>
      </w:r>
      <w:proofErr w:type="spellEnd"/>
      <w:r w:rsidRPr="00F22ED1">
        <w:t xml:space="preserve">, 2020). In practice, this means that differing levels of moral conviction consistently predict how much an individual believes that their attitude </w:t>
      </w:r>
      <w:r w:rsidRPr="00F22ED1">
        <w:lastRenderedPageBreak/>
        <w:t>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w:t>
      </w:r>
      <w:proofErr w:type="spellStart"/>
      <w:r w:rsidRPr="00F22ED1">
        <w:t>Skitka</w:t>
      </w:r>
      <w:proofErr w:type="spellEnd"/>
      <w:r w:rsidRPr="00F22ED1">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4770A843" w:rsidR="00A56FCD" w:rsidRPr="00F22ED1" w:rsidRDefault="00BD3603" w:rsidP="00A56FCD">
      <w:pPr>
        <w:spacing w:line="480" w:lineRule="auto"/>
        <w:ind w:firstLine="720"/>
      </w:pPr>
      <w:r>
        <w:lastRenderedPageBreak/>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t>,</w:t>
      </w:r>
      <w:r w:rsidR="00A56FCD" w:rsidRPr="00F22ED1">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proofErr w:type="spellStart"/>
      <w:r w:rsidR="00A56FCD" w:rsidRPr="00F22ED1">
        <w:t>Skitka</w:t>
      </w:r>
      <w:proofErr w:type="spellEnd"/>
      <w:r w:rsidR="00A56FCD" w:rsidRPr="00F22ED1">
        <w:t>, 2009). In another case, levels of moral conviction predicted resistance to peer influence with regards to accepting the use of torture to deter terrorism (</w:t>
      </w:r>
      <w:proofErr w:type="spellStart"/>
      <w:r w:rsidR="00A56FCD" w:rsidRPr="00F22ED1">
        <w:t>Aramovich</w:t>
      </w:r>
      <w:proofErr w:type="spellEnd"/>
      <w:r w:rsidR="00A56FCD" w:rsidRPr="00F22ED1">
        <w:t>, 2012); people continue to uphold morally convicted viewpoints, even when explicitly challenged by peers or authorities.</w:t>
      </w:r>
    </w:p>
    <w:p w14:paraId="48D6887E" w14:textId="317506C9"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r w:rsidR="009C1A77">
        <w:t>s</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0022387B">
        <w:t xml:space="preserve"> as a means to change</w:t>
      </w:r>
      <w:r w:rsidR="000B23DF">
        <w:t xml:space="preserve"> those polarized beliefs</w:t>
      </w:r>
      <w:r w:rsidR="007D09DB">
        <w:t>.</w:t>
      </w:r>
      <w:r w:rsidRPr="00F22ED1">
        <w:t xml:space="preserve"> While some evidence indicates that the degree of perceived moral conviction can change, the mechanisms through which </w:t>
      </w:r>
      <w:r w:rsidR="00235815">
        <w:t xml:space="preserve">moral </w:t>
      </w:r>
      <w:proofErr w:type="spellStart"/>
      <w:r w:rsidR="00235815">
        <w:t>convications</w:t>
      </w:r>
      <w:proofErr w:type="spellEnd"/>
      <w:r w:rsidR="00235815">
        <w:t xml:space="preserve"> can change</w:t>
      </w:r>
      <w:r w:rsidR="00235815" w:rsidRPr="00F22ED1">
        <w:t xml:space="preserve"> </w:t>
      </w:r>
      <w:r w:rsidRPr="00F22ED1">
        <w:t xml:space="preserve">are </w:t>
      </w:r>
      <w:r w:rsidRPr="00F22ED1">
        <w:lastRenderedPageBreak/>
        <w:t>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F22ED1">
        <w:t>Kodapanakkal</w:t>
      </w:r>
      <w:proofErr w:type="spellEnd"/>
      <w:r w:rsidRPr="00F22ED1">
        <w:t xml:space="preserve">, 2021; Clifford, 2017; Wisneski &amp; </w:t>
      </w:r>
      <w:proofErr w:type="spellStart"/>
      <w:r w:rsidRPr="00F22ED1">
        <w:t>Skitka</w:t>
      </w:r>
      <w:proofErr w:type="spellEnd"/>
      <w:r w:rsidRPr="00F22ED1">
        <w:t>, 2017). However, this evidence is somewhat mixed, as Clifford and colleagues (2017) were unable to reduce moral conviction on ‘food politics’ e.g., support for factory farming, genetically modified food, animal welfare)</w:t>
      </w:r>
    </w:p>
    <w:p w14:paraId="5EFA1CC6" w14:textId="77777777" w:rsidR="006828F6" w:rsidRPr="00F22ED1" w:rsidRDefault="006828F6" w:rsidP="006828F6">
      <w:pPr>
        <w:pStyle w:val="Heading2"/>
        <w:spacing w:line="480" w:lineRule="auto"/>
      </w:pPr>
      <w:bookmarkStart w:id="9" w:name="_Toc195284224"/>
      <w:r w:rsidRPr="00F22ED1">
        <w:t>Need for Further Research</w:t>
      </w:r>
      <w:bookmarkEnd w:id="9"/>
    </w:p>
    <w:p w14:paraId="58A10BC1" w14:textId="01E85965" w:rsidR="00B7274A" w:rsidRDefault="004C535E">
      <w:pPr>
        <w:spacing w:line="480" w:lineRule="auto"/>
        <w:rPr>
          <w:szCs w:val="24"/>
        </w:rPr>
      </w:pPr>
      <w:r>
        <w:tab/>
      </w:r>
      <w:r w:rsidR="006828F6" w:rsidRPr="00F22ED1">
        <w:t xml:space="preserve">Given the increasing </w:t>
      </w:r>
      <w:r w:rsidR="00C07429">
        <w:t>rate of polarization in</w:t>
      </w:r>
      <w:r w:rsidR="006828F6" w:rsidRPr="00F22ED1">
        <w:t xml:space="preserve"> public perception and human belief, </w:t>
      </w:r>
      <w:r w:rsidR="006828F6" w:rsidRPr="00F22ED1">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Pr>
          <w:szCs w:val="24"/>
        </w:rPr>
        <w:t>For example, prior research has shown that attitudes held with strong moral conviction are associated with an increase in resistance to the effects of social consensus</w:t>
      </w:r>
      <w:r w:rsidR="00793015">
        <w:rPr>
          <w:szCs w:val="24"/>
        </w:rPr>
        <w:t xml:space="preserve"> (</w:t>
      </w:r>
      <w:proofErr w:type="spellStart"/>
      <w:r w:rsidR="00793015" w:rsidRPr="00BF3ED5">
        <w:rPr>
          <w:szCs w:val="24"/>
          <w:highlight w:val="yellow"/>
        </w:rPr>
        <w:t>Skitka</w:t>
      </w:r>
      <w:proofErr w:type="spellEnd"/>
      <w:r w:rsidR="00793015" w:rsidRPr="00BF3ED5">
        <w:rPr>
          <w:szCs w:val="24"/>
          <w:highlight w:val="yellow"/>
        </w:rPr>
        <w:t>, 2005; Hornsey 2007</w:t>
      </w:r>
      <w:r w:rsidR="00793015">
        <w:rPr>
          <w:szCs w:val="24"/>
        </w:rPr>
        <w:t>)</w:t>
      </w:r>
      <w:r w:rsidR="007C197B">
        <w:rPr>
          <w:szCs w:val="24"/>
        </w:rPr>
        <w:t xml:space="preserve">. Thus, decreasing perceptions of moral conviction regarding an attitude object is a plausibly reasonable way to increase attitude change from a social consensus manipulation. </w:t>
      </w:r>
      <w:r w:rsidR="006828F6" w:rsidRPr="00F22ED1">
        <w:rPr>
          <w:szCs w:val="24"/>
        </w:rPr>
        <w:t xml:space="preserve">However, </w:t>
      </w:r>
      <w:r w:rsidR="007C197B">
        <w:rPr>
          <w:szCs w:val="24"/>
        </w:rPr>
        <w:t>the relationship between social consensus and moral conviction has</w:t>
      </w:r>
      <w:r w:rsidR="006828F6" w:rsidRPr="00F22ED1">
        <w:rPr>
          <w:szCs w:val="24"/>
        </w:rPr>
        <w:t xml:space="preserve"> only been assessed through association and ha</w:t>
      </w:r>
      <w:r w:rsidR="007F68A2">
        <w:rPr>
          <w:szCs w:val="24"/>
        </w:rPr>
        <w:t>s</w:t>
      </w:r>
      <w:r w:rsidR="006828F6" w:rsidRPr="00F22ED1">
        <w:rPr>
          <w:szCs w:val="24"/>
        </w:rPr>
        <w:t xml:space="preserve"> not been </w:t>
      </w:r>
      <w:r w:rsidR="006828F6" w:rsidRPr="00F22ED1">
        <w:rPr>
          <w:szCs w:val="24"/>
        </w:rPr>
        <w:lastRenderedPageBreak/>
        <w:t>empirically tested under experimental conditions</w:t>
      </w:r>
      <w:r w:rsidR="002E23D5">
        <w:rPr>
          <w:szCs w:val="24"/>
        </w:rPr>
        <w:t xml:space="preserve"> (</w:t>
      </w:r>
      <w:r w:rsidR="00B702EE" w:rsidRPr="00BF3ED5">
        <w:rPr>
          <w:szCs w:val="24"/>
          <w:highlight w:val="yellow"/>
        </w:rPr>
        <w:t xml:space="preserve">Hornsey, 2003; </w:t>
      </w:r>
      <w:proofErr w:type="spellStart"/>
      <w:r w:rsidR="00A23D71" w:rsidRPr="00BF3ED5">
        <w:rPr>
          <w:szCs w:val="24"/>
          <w:highlight w:val="yellow"/>
        </w:rPr>
        <w:t>Skitka</w:t>
      </w:r>
      <w:proofErr w:type="spellEnd"/>
      <w:r w:rsidR="00A23D71" w:rsidRPr="00BF3ED5">
        <w:rPr>
          <w:szCs w:val="24"/>
          <w:highlight w:val="yellow"/>
        </w:rPr>
        <w:t>, 2008;</w:t>
      </w:r>
      <w:r w:rsidR="002E23D5" w:rsidRPr="00BF3ED5">
        <w:rPr>
          <w:szCs w:val="24"/>
          <w:highlight w:val="yellow"/>
        </w:rPr>
        <w:t xml:space="preserve"> </w:t>
      </w:r>
      <w:r w:rsidR="00A23D71" w:rsidRPr="00BF3ED5">
        <w:rPr>
          <w:szCs w:val="24"/>
          <w:highlight w:val="yellow"/>
        </w:rPr>
        <w:t>Wisneski, 2009;</w:t>
      </w:r>
      <w:r w:rsidR="00B702EE" w:rsidRPr="00BF3ED5">
        <w:rPr>
          <w:szCs w:val="24"/>
          <w:highlight w:val="yellow"/>
        </w:rPr>
        <w:t xml:space="preserve"> </w:t>
      </w:r>
      <w:proofErr w:type="spellStart"/>
      <w:r w:rsidR="00B702EE" w:rsidRPr="00BF3ED5">
        <w:rPr>
          <w:szCs w:val="24"/>
          <w:highlight w:val="yellow"/>
        </w:rPr>
        <w:t>Aramovich</w:t>
      </w:r>
      <w:proofErr w:type="spellEnd"/>
      <w:r w:rsidR="00B702EE" w:rsidRPr="00BF3ED5">
        <w:rPr>
          <w:szCs w:val="24"/>
          <w:highlight w:val="yellow"/>
        </w:rPr>
        <w:t>, 2012; Conover, 2017)</w:t>
      </w:r>
      <w:r w:rsidR="006828F6" w:rsidRPr="00F22ED1">
        <w:rPr>
          <w:szCs w:val="24"/>
        </w:rPr>
        <w:t xml:space="preserve">. </w:t>
      </w:r>
      <w:r w:rsidR="00E74491">
        <w:rPr>
          <w:szCs w:val="24"/>
        </w:rPr>
        <w:t>This</w:t>
      </w:r>
      <w:r w:rsidR="003D0CD4">
        <w:rPr>
          <w:szCs w:val="24"/>
        </w:rPr>
        <w:t xml:space="preserve"> study </w:t>
      </w:r>
      <w:r w:rsidR="001731D0">
        <w:rPr>
          <w:szCs w:val="24"/>
        </w:rPr>
        <w:t>wil</w:t>
      </w:r>
      <w:r w:rsidR="0092028E">
        <w:rPr>
          <w:szCs w:val="24"/>
        </w:rPr>
        <w:t>l</w:t>
      </w:r>
      <w:r w:rsidR="001731D0">
        <w:rPr>
          <w:szCs w:val="24"/>
        </w:rPr>
        <w:t xml:space="preserve"> be </w:t>
      </w:r>
      <w:r w:rsidR="003D0CD4">
        <w:rPr>
          <w:szCs w:val="24"/>
        </w:rPr>
        <w:t>the first to manipulate both</w:t>
      </w:r>
      <w:r w:rsidR="007C197B">
        <w:rPr>
          <w:szCs w:val="24"/>
        </w:rPr>
        <w:t xml:space="preserve"> social consensus and moral conviction,</w:t>
      </w:r>
      <w:r w:rsidR="001731D0">
        <w:rPr>
          <w:szCs w:val="24"/>
        </w:rPr>
        <w:t xml:space="preserve"> thus allowing us to directly test the interaction between them.</w:t>
      </w:r>
      <w:r w:rsidR="007A6945" w:rsidRPr="007A6945">
        <w:rPr>
          <w:szCs w:val="24"/>
        </w:rPr>
        <w:t xml:space="preserve"> </w:t>
      </w:r>
      <w:r w:rsidR="00B7112B">
        <w:rPr>
          <w:szCs w:val="24"/>
        </w:rPr>
        <w:t>The primary</w:t>
      </w:r>
      <w:r w:rsidR="00E36ECC">
        <w:rPr>
          <w:szCs w:val="24"/>
        </w:rPr>
        <w:t xml:space="preserve"> goal is </w:t>
      </w:r>
      <w:r w:rsidR="00B840FC">
        <w:rPr>
          <w:szCs w:val="24"/>
        </w:rPr>
        <w:t>synthesizing</w:t>
      </w:r>
      <w:r w:rsidR="00AF385F">
        <w:rPr>
          <w:szCs w:val="24"/>
        </w:rPr>
        <w:t xml:space="preserve"> </w:t>
      </w:r>
      <w:r w:rsidR="007A6945" w:rsidRPr="00F22ED1">
        <w:rPr>
          <w:szCs w:val="24"/>
        </w:rPr>
        <w:t xml:space="preserve">multiple related literatures to better understand </w:t>
      </w:r>
      <w:r w:rsidR="007A6945">
        <w:rPr>
          <w:szCs w:val="24"/>
        </w:rPr>
        <w:t xml:space="preserve">polarized </w:t>
      </w:r>
      <w:r w:rsidR="007A6945" w:rsidRPr="00F22ED1">
        <w:rPr>
          <w:szCs w:val="24"/>
        </w:rPr>
        <w:t xml:space="preserve">belief change </w:t>
      </w:r>
      <w:r w:rsidR="00071A12">
        <w:rPr>
          <w:szCs w:val="24"/>
        </w:rPr>
        <w:t xml:space="preserve">by </w:t>
      </w:r>
      <w:r w:rsidR="007A6945">
        <w:rPr>
          <w:szCs w:val="24"/>
        </w:rPr>
        <w:t xml:space="preserve">empirically testing </w:t>
      </w:r>
      <w:r w:rsidR="007A6945" w:rsidRPr="00F22ED1">
        <w:rPr>
          <w:szCs w:val="24"/>
        </w:rPr>
        <w:t xml:space="preserve">several </w:t>
      </w:r>
      <w:r w:rsidR="007A6945">
        <w:rPr>
          <w:szCs w:val="24"/>
        </w:rPr>
        <w:t>statistical</w:t>
      </w:r>
      <w:r w:rsidR="007A6945" w:rsidRPr="00F22ED1">
        <w:rPr>
          <w:szCs w:val="24"/>
        </w:rPr>
        <w:t xml:space="preserve"> interactions</w:t>
      </w:r>
      <w:r w:rsidR="007A6945">
        <w:rPr>
          <w:szCs w:val="24"/>
        </w:rPr>
        <w:t xml:space="preserve"> that in theory, should be relevant</w:t>
      </w:r>
      <w:r w:rsidR="007A6945" w:rsidRPr="00F22ED1">
        <w:rPr>
          <w:szCs w:val="24"/>
        </w:rPr>
        <w:t xml:space="preserve">. </w:t>
      </w:r>
      <w:r w:rsidR="003F3B5E">
        <w:rPr>
          <w:szCs w:val="24"/>
        </w:rPr>
        <w:t>I plan</w:t>
      </w:r>
      <w:r w:rsidR="007A6945" w:rsidRPr="00F22ED1">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Default="00B7274A">
      <w:pPr>
        <w:rPr>
          <w:szCs w:val="24"/>
        </w:rPr>
      </w:pPr>
      <w:r>
        <w:rPr>
          <w:szCs w:val="24"/>
        </w:rPr>
        <w:br w:type="page"/>
      </w:r>
    </w:p>
    <w:p w14:paraId="686CC981" w14:textId="0ED9F483" w:rsidR="00B7274A" w:rsidRPr="00BF3ED5" w:rsidRDefault="00B7274A" w:rsidP="002C011E">
      <w:pPr>
        <w:pStyle w:val="Heading1"/>
        <w:rPr>
          <w:rFonts w:asciiTheme="minorHAnsi" w:eastAsiaTheme="minorHAnsi" w:hAnsiTheme="minorHAnsi" w:cstheme="minorBidi"/>
          <w:sz w:val="24"/>
        </w:rPr>
      </w:pPr>
      <w:bookmarkStart w:id="10" w:name="_Toc195284225"/>
      <w:r w:rsidRPr="00EC6100">
        <w:rPr>
          <w:rFonts w:asciiTheme="minorHAnsi" w:eastAsia="Times New Roman" w:hAnsiTheme="minorHAnsi" w:cstheme="minorHAnsi"/>
          <w:sz w:val="32"/>
        </w:rPr>
        <w:lastRenderedPageBreak/>
        <w:t>Study 1</w:t>
      </w:r>
      <w:bookmarkEnd w:id="10"/>
    </w:p>
    <w:p w14:paraId="307B50B3" w14:textId="77777777" w:rsidR="00B7274A" w:rsidRPr="00EC6100" w:rsidRDefault="00B7274A" w:rsidP="00B7274A">
      <w:pPr>
        <w:rPr>
          <w:rFonts w:cstheme="minorHAnsi"/>
          <w:szCs w:val="24"/>
        </w:rPr>
      </w:pPr>
    </w:p>
    <w:p w14:paraId="05D3C004"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284226"/>
      <w:r w:rsidRPr="00EC6100">
        <w:rPr>
          <w:rFonts w:eastAsia="Times New Roman" w:cstheme="minorHAnsi"/>
          <w:b/>
          <w:bCs/>
          <w:kern w:val="0"/>
          <w:sz w:val="28"/>
          <w:szCs w:val="28"/>
          <w14:ligatures w14:val="none"/>
        </w:rPr>
        <w:t>Introduction</w:t>
      </w:r>
      <w:bookmarkEnd w:id="11"/>
    </w:p>
    <w:p w14:paraId="277A1CE4" w14:textId="19C008B8"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1 was to directly test how manipulating social consensus affects contemporary polarized beliefs. One goal was to determine if </w:t>
      </w:r>
      <w:r>
        <w:rPr>
          <w:rFonts w:cstheme="minorHAnsi"/>
          <w:szCs w:val="24"/>
        </w:rPr>
        <w:t>the</w:t>
      </w:r>
      <w:r w:rsidRPr="00EC6100">
        <w:rPr>
          <w:rFonts w:cstheme="minorHAnsi"/>
          <w:szCs w:val="24"/>
        </w:rPr>
        <w:t xml:space="preserve"> social consensus manipulation, adapted from a similar scientific/social consensus manipulation by Keiichi Kobayashi (2018), would successfully generalize to an American audience. </w:t>
      </w:r>
      <w:r>
        <w:rPr>
          <w:rFonts w:cstheme="minorHAnsi"/>
          <w:szCs w:val="24"/>
        </w:rPr>
        <w:t>Another goal was to</w:t>
      </w:r>
      <w:r w:rsidRPr="00EC6100">
        <w:rPr>
          <w:rFonts w:cstheme="minorHAnsi"/>
          <w:szCs w:val="24"/>
        </w:rPr>
        <w:t xml:space="preserve">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2" w:name="_Toc195284227"/>
      <w:r w:rsidRPr="00EC6100">
        <w:rPr>
          <w:rFonts w:eastAsia="Times New Roman" w:cstheme="minorHAnsi"/>
          <w:b/>
          <w:bCs/>
          <w:kern w:val="0"/>
          <w:sz w:val="28"/>
          <w:szCs w:val="28"/>
          <w14:ligatures w14:val="none"/>
        </w:rPr>
        <w:t>Method</w:t>
      </w:r>
      <w:bookmarkEnd w:id="12"/>
    </w:p>
    <w:p w14:paraId="7C5C8473" w14:textId="6A64FF18"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w:t>
      </w:r>
      <w:r>
        <w:rPr>
          <w:rFonts w:cstheme="minorHAnsi"/>
          <w:sz w:val="24"/>
          <w:szCs w:val="24"/>
        </w:rPr>
        <w:t xml:space="preserve">each </w:t>
      </w:r>
      <w:r w:rsidRPr="00EC6100">
        <w:rPr>
          <w:rFonts w:cstheme="minorHAnsi"/>
          <w:sz w:val="24"/>
          <w:szCs w:val="24"/>
        </w:rPr>
        <w:t xml:space="preserve">topic, was measured both before and after presentation of social consensus information. </w:t>
      </w:r>
      <w:r w:rsidRPr="00EC6100">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284228"/>
      <w:r w:rsidRPr="00EC6100">
        <w:rPr>
          <w:rFonts w:eastAsia="Times New Roman" w:cstheme="minorHAnsi"/>
          <w:b/>
          <w:i/>
          <w:color w:val="000000"/>
          <w:sz w:val="28"/>
          <w:szCs w:val="28"/>
        </w:rPr>
        <w:lastRenderedPageBreak/>
        <w:t>Participants</w:t>
      </w:r>
      <w:bookmarkEnd w:id="13"/>
    </w:p>
    <w:p w14:paraId="5EBFD0AC" w14:textId="77777777"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EC6100">
        <w:rPr>
          <w:rFonts w:eastAsia="Calibri" w:cstheme="minorHAnsi"/>
          <w:i/>
          <w:iCs/>
          <w:szCs w:val="24"/>
        </w:rPr>
        <w:t xml:space="preserve">M </w:t>
      </w:r>
      <w:r w:rsidRPr="00EC6100">
        <w:rPr>
          <w:rFonts w:eastAsia="Calibri" w:cstheme="minorHAnsi"/>
          <w:szCs w:val="24"/>
        </w:rPr>
        <w:t xml:space="preserve">= 18.9, </w:t>
      </w:r>
      <w:r w:rsidRPr="00EC6100">
        <w:rPr>
          <w:rFonts w:eastAsia="Calibri" w:cstheme="minorHAnsi"/>
          <w:i/>
          <w:iCs/>
          <w:szCs w:val="24"/>
        </w:rPr>
        <w:t>SD</w:t>
      </w:r>
      <w:r w:rsidRPr="00EC6100">
        <w:rPr>
          <w:rFonts w:eastAsia="Calibri" w:cstheme="minorHAnsi"/>
          <w:szCs w:val="24"/>
        </w:rPr>
        <w:t xml:space="preserve"> = 1.99).</w:t>
      </w:r>
    </w:p>
    <w:p w14:paraId="7FB54048"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284229"/>
      <w:r w:rsidRPr="00EC6100">
        <w:rPr>
          <w:rFonts w:eastAsia="Times New Roman" w:cstheme="minorHAnsi"/>
          <w:b/>
          <w:i/>
          <w:color w:val="000000"/>
          <w:sz w:val="28"/>
          <w:szCs w:val="28"/>
        </w:rPr>
        <w:t>Materials and Procedure</w:t>
      </w:r>
      <w:bookmarkEnd w:id="14"/>
    </w:p>
    <w:p w14:paraId="676FF647" w14:textId="592A045A"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To manipulate the perception of social consensus, participants were randomized into a ‘high social consensus’ or ‘low social consensus’ condition. </w:t>
      </w:r>
      <w:r>
        <w:rPr>
          <w:rFonts w:eastAsia="Calibri" w:cstheme="minorHAnsi"/>
          <w:kern w:val="0"/>
          <w:szCs w:val="24"/>
          <w14:ligatures w14:val="none"/>
        </w:rPr>
        <w:t xml:space="preserve">Participants </w:t>
      </w:r>
      <w:r w:rsidRPr="00EC6100">
        <w:rPr>
          <w:rFonts w:eastAsia="Calibri" w:cstheme="minorHAnsi"/>
          <w:kern w:val="0"/>
          <w:szCs w:val="24"/>
          <w14:ligatures w14:val="none"/>
        </w:rPr>
        <w:t>were first asked to estimate the proportion of the US population in 2018 that would be in support of each of the four issues (Climate Change, Universal Health Care, Death Penalty, and Slavery)</w:t>
      </w:r>
      <w:r>
        <w:rPr>
          <w:rFonts w:eastAsia="Calibri" w:cstheme="minorHAnsi"/>
          <w:kern w:val="0"/>
          <w:szCs w:val="24"/>
          <w14:ligatures w14:val="none"/>
        </w:rPr>
        <w:t>.</w:t>
      </w:r>
      <w:r w:rsidRPr="00EC6100">
        <w:rPr>
          <w:rFonts w:eastAsia="Calibri" w:cstheme="minorHAnsi"/>
          <w:kern w:val="0"/>
          <w:szCs w:val="24"/>
          <w14:ligatures w14:val="none"/>
        </w:rPr>
        <w:t xml:space="preserve"> Then, participants were given information about social consensus on each of these four issues. In both conditions, participants were given feedback consisting of the base rate of support that the general American public (in 2018) had for </w:t>
      </w:r>
      <w:r>
        <w:rPr>
          <w:rFonts w:eastAsia="Calibri" w:cstheme="minorHAnsi"/>
          <w:kern w:val="0"/>
          <w:szCs w:val="24"/>
          <w14:ligatures w14:val="none"/>
        </w:rPr>
        <w:t xml:space="preserve">each </w:t>
      </w:r>
      <w:r w:rsidRPr="00EC6100">
        <w:rPr>
          <w:rFonts w:eastAsia="Calibri" w:cstheme="minorHAnsi"/>
          <w:kern w:val="0"/>
          <w:szCs w:val="24"/>
          <w14:ligatures w14:val="none"/>
        </w:rPr>
        <w:t>topic. Except for the topic of slavery, participants in the ‘high social consensus’ condition saw results that were</w:t>
      </w:r>
      <w:r w:rsidRPr="00EC6100">
        <w:rPr>
          <w:rFonts w:eastAsia="Calibri" w:cstheme="minorHAnsi"/>
          <w:szCs w:val="24"/>
        </w:rPr>
        <w:t xml:space="preserve"> 20% higher than the true base rate, and participants in </w:t>
      </w:r>
      <w:r w:rsidR="00AF25B3">
        <w:rPr>
          <w:rFonts w:eastAsia="Calibri" w:cstheme="minorHAnsi"/>
          <w:szCs w:val="24"/>
        </w:rPr>
        <w:t>the</w:t>
      </w:r>
      <w:r w:rsidRPr="00EC6100">
        <w:rPr>
          <w:rFonts w:eastAsia="Calibri" w:cstheme="minorHAnsi"/>
          <w:szCs w:val="24"/>
        </w:rPr>
        <w:t xml:space="preserve"> ‘low social consensus’ condition saw results that were </w:t>
      </w:r>
      <w:r w:rsidRPr="00EC6100">
        <w:rPr>
          <w:rFonts w:eastAsia="Calibri" w:cstheme="minorHAnsi"/>
          <w:szCs w:val="24"/>
        </w:rPr>
        <w:lastRenderedPageBreak/>
        <w:t>20% lower than the true base rate. For example, if 65% of Americans agree that</w:t>
      </w:r>
      <w:r w:rsidRPr="00EC6100">
        <w:rPr>
          <w:rFonts w:eastAsia="Calibri" w:cstheme="minorHAnsi"/>
          <w:kern w:val="0"/>
          <w:szCs w:val="24"/>
          <w14:ligatures w14:val="none"/>
        </w:rPr>
        <w:t xml:space="preserve"> the Death Penalty is necessary in the US</w:t>
      </w:r>
      <w:r w:rsidRPr="00EC6100">
        <w:rPr>
          <w:rFonts w:eastAsia="Calibri" w:cstheme="minorHAnsi"/>
          <w:szCs w:val="24"/>
        </w:rPr>
        <w:t>, the high social consensus condition would be told that 85% agree, and the low social consensus condition would be told that 45% agree.</w:t>
      </w:r>
      <w:r>
        <w:rPr>
          <w:rFonts w:eastAsia="Calibri" w:cstheme="minorHAnsi"/>
          <w:szCs w:val="24"/>
        </w:rPr>
        <w:t xml:space="preserve"> The topic of slavery was added to </w:t>
      </w:r>
      <w:r w:rsidR="00CA48E3">
        <w:rPr>
          <w:rFonts w:eastAsia="Calibri" w:cstheme="minorHAnsi"/>
          <w:szCs w:val="24"/>
        </w:rPr>
        <w:t>the</w:t>
      </w:r>
      <w:r>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EC6100" w:rsidRDefault="00B7274A" w:rsidP="00B7274A">
      <w:pPr>
        <w:pStyle w:val="BodyText"/>
        <w:spacing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After the social consensus information, participants were asked to indicate their degree of surprise </w:t>
      </w:r>
      <w:r>
        <w:rPr>
          <w:rFonts w:eastAsia="Calibri" w:cstheme="minorHAnsi"/>
          <w:kern w:val="0"/>
          <w:szCs w:val="24"/>
          <w14:ligatures w14:val="none"/>
        </w:rPr>
        <w:t>with</w:t>
      </w:r>
      <w:r w:rsidRPr="00EC6100">
        <w:rPr>
          <w:rFonts w:eastAsia="Calibri" w:cstheme="minorHAnsi"/>
          <w:kern w:val="0"/>
          <w:szCs w:val="24"/>
          <w14:ligatures w14:val="none"/>
        </w:rPr>
        <w:t xml:space="preserve"> the stated level of public support and estimate levels of public levels support in 2023. Participants were then asked to identify their level of support for each topic. Next, participants completed individual difference measures on deontological and utilitarian orientation.</w:t>
      </w:r>
      <w:r>
        <w:rPr>
          <w:rFonts w:eastAsia="Calibri" w:cstheme="minorHAnsi"/>
          <w:kern w:val="0"/>
          <w:szCs w:val="24"/>
          <w14:ligatures w14:val="none"/>
        </w:rPr>
        <w:t xml:space="preserve"> </w:t>
      </w:r>
      <w:r w:rsidRPr="00EC6100">
        <w:rPr>
          <w:rFonts w:eastAsia="Calibri" w:cstheme="minorHAnsi"/>
          <w:kern w:val="0"/>
          <w:szCs w:val="24"/>
          <w14:ligatures w14:val="none"/>
        </w:rPr>
        <w:t>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284230"/>
      <w:r w:rsidRPr="0056441A">
        <w:rPr>
          <w:rFonts w:eastAsia="Times New Roman" w:cstheme="minorHAnsi"/>
          <w:b/>
          <w:i/>
          <w:color w:val="000000"/>
          <w:sz w:val="28"/>
          <w:szCs w:val="28"/>
        </w:rPr>
        <w:t>Measures</w:t>
      </w:r>
      <w:bookmarkEnd w:id="15"/>
    </w:p>
    <w:p w14:paraId="37ABC2F2" w14:textId="60EF5F36"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Participant support for </w:t>
      </w:r>
      <w:r>
        <w:rPr>
          <w:rFonts w:eastAsia="Calibri" w:cstheme="minorHAnsi"/>
          <w:kern w:val="0"/>
          <w:szCs w:val="24"/>
          <w14:ligatures w14:val="none"/>
        </w:rPr>
        <w:t>each topic</w:t>
      </w:r>
      <w:r w:rsidRPr="00EC6100">
        <w:rPr>
          <w:rFonts w:eastAsia="Calibri" w:cstheme="minorHAnsi"/>
          <w:kern w:val="0"/>
          <w:szCs w:val="24"/>
          <w14:ligatures w14:val="none"/>
        </w:rPr>
        <w:t xml:space="preserve"> was captured as continuous variable ranging from strong disagreement (0) to strong agreement (100) with the following statements: 1) “Greenhouse gas emissions generated by human activity has and will continue to change Earth's climate” (</w:t>
      </w:r>
      <w:r w:rsidRPr="00EC6100">
        <w:rPr>
          <w:rFonts w:eastAsia="Calibri" w:cstheme="minorHAnsi"/>
          <w:i/>
          <w:iCs/>
          <w:kern w:val="0"/>
          <w:szCs w:val="24"/>
          <w14:ligatures w14:val="none"/>
        </w:rPr>
        <w:t>Climate Change</w:t>
      </w:r>
      <w:r w:rsidRPr="00EC6100">
        <w:rPr>
          <w:rFonts w:eastAsia="Calibri" w:cstheme="minorHAnsi"/>
          <w:kern w:val="0"/>
          <w:szCs w:val="24"/>
          <w14:ligatures w14:val="none"/>
        </w:rPr>
        <w:t>); 2) “The US government needs to implement Universal Health Care because basic population needs are not being met.” (</w:t>
      </w:r>
      <w:r w:rsidRPr="00EC6100">
        <w:rPr>
          <w:rFonts w:eastAsia="Calibri" w:cstheme="minorHAnsi"/>
          <w:i/>
          <w:iCs/>
          <w:kern w:val="0"/>
          <w:szCs w:val="24"/>
          <w14:ligatures w14:val="none"/>
        </w:rPr>
        <w:t xml:space="preserve">Universal Health </w:t>
      </w:r>
      <w:r w:rsidRPr="00EC6100">
        <w:rPr>
          <w:rFonts w:eastAsia="Calibri" w:cstheme="minorHAnsi"/>
          <w:i/>
          <w:iCs/>
          <w:kern w:val="0"/>
          <w:szCs w:val="24"/>
          <w14:ligatures w14:val="none"/>
        </w:rPr>
        <w:lastRenderedPageBreak/>
        <w:t>Care</w:t>
      </w:r>
      <w:r w:rsidRPr="00EC6100">
        <w:rPr>
          <w:rFonts w:eastAsia="Calibri" w:cstheme="minorHAnsi"/>
          <w:kern w:val="0"/>
          <w:szCs w:val="24"/>
          <w14:ligatures w14:val="none"/>
        </w:rPr>
        <w:t>); 3) “Capital Punishment (the Death Penalty) is necessary in the US” (</w:t>
      </w:r>
      <w:r w:rsidRPr="00EC6100">
        <w:rPr>
          <w:rFonts w:eastAsia="Calibri" w:cstheme="minorHAnsi"/>
          <w:i/>
          <w:iCs/>
          <w:kern w:val="0"/>
          <w:szCs w:val="24"/>
          <w14:ligatures w14:val="none"/>
        </w:rPr>
        <w:t>Death Penalty</w:t>
      </w:r>
      <w:r w:rsidRPr="00EC6100">
        <w:rPr>
          <w:rFonts w:eastAsia="Calibri" w:cstheme="minorHAnsi"/>
          <w:kern w:val="0"/>
          <w:szCs w:val="24"/>
          <w14:ligatures w14:val="none"/>
        </w:rPr>
        <w:t>), and 4) “Slavery, forced labor, and human trafficking are violations of human rights.” (</w:t>
      </w:r>
      <w:r w:rsidRPr="00EC6100">
        <w:rPr>
          <w:rFonts w:eastAsia="Calibri" w:cstheme="minorHAnsi"/>
          <w:i/>
          <w:iCs/>
          <w:kern w:val="0"/>
          <w:szCs w:val="24"/>
          <w14:ligatures w14:val="none"/>
        </w:rPr>
        <w:t>Slavery</w:t>
      </w:r>
      <w:r w:rsidRPr="00EC6100">
        <w:rPr>
          <w:rFonts w:eastAsia="Calibri" w:cstheme="minorHAnsi"/>
          <w:kern w:val="0"/>
          <w:szCs w:val="24"/>
          <w14:ligatures w14:val="none"/>
        </w:rPr>
        <w:t xml:space="preserve">). </w:t>
      </w:r>
    </w:p>
    <w:p w14:paraId="09CBE89F" w14:textId="117876BB"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w:t>
      </w:r>
      <w:r>
        <w:rPr>
          <w:rFonts w:eastAsia="Calibri" w:cstheme="minorHAnsi"/>
          <w:kern w:val="0"/>
          <w:szCs w:val="24"/>
          <w14:ligatures w14:val="none"/>
        </w:rPr>
        <w:t xml:space="preserve">This scale was included as a potential moderator of social consensus manipulation because </w:t>
      </w:r>
      <w:r w:rsidRPr="00EC6100">
        <w:rPr>
          <w:rFonts w:cstheme="minorHAnsi"/>
          <w:szCs w:val="24"/>
        </w:rPr>
        <w:t>prior research on the interaction between social consensus and deontology indicates that higher levels of deontological orientation results in less conformation to social consensus (Brady and Wheeler, 1996</w:t>
      </w:r>
      <w:r>
        <w:rPr>
          <w:rFonts w:cstheme="minorHAnsi"/>
          <w:szCs w:val="24"/>
        </w:rPr>
        <w:t xml:space="preserve">; </w:t>
      </w:r>
      <w:r w:rsidRPr="00EC6100">
        <w:rPr>
          <w:rFonts w:cstheme="minorHAnsi"/>
          <w:szCs w:val="24"/>
        </w:rPr>
        <w:t>Pincus, 2014).</w:t>
      </w:r>
      <w:r>
        <w:rPr>
          <w:rFonts w:cstheme="minorHAnsi"/>
          <w:szCs w:val="24"/>
        </w:rPr>
        <w:t xml:space="preserve"> </w:t>
      </w:r>
      <w:r w:rsidRPr="00EC6100">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r>
        <w:rPr>
          <w:rFonts w:eastAsia="Calibri" w:cstheme="minorHAnsi"/>
          <w:kern w:val="0"/>
          <w:szCs w:val="24"/>
          <w14:ligatures w14:val="none"/>
        </w:rPr>
        <w:t xml:space="preserve"> Additionally, please see Appendix D, section 1, for further details and analysis regarding secondary outcomes and other individual difference measures in Study 1.</w:t>
      </w:r>
    </w:p>
    <w:p w14:paraId="39FF23B7" w14:textId="77777777" w:rsidR="00B7274A" w:rsidRPr="0056441A" w:rsidRDefault="00B7274A" w:rsidP="00B7274A">
      <w:pPr>
        <w:spacing w:before="180" w:after="180" w:afterAutospacing="1" w:line="480" w:lineRule="auto"/>
        <w:rPr>
          <w:rFonts w:eastAsia="Times New Roman" w:cstheme="minorHAnsi"/>
          <w:b/>
          <w:i/>
          <w:color w:val="000000"/>
          <w:sz w:val="28"/>
          <w:szCs w:val="28"/>
        </w:rPr>
      </w:pPr>
      <w:r w:rsidRPr="0056441A">
        <w:rPr>
          <w:rFonts w:eastAsia="Times New Roman" w:cstheme="minorHAnsi"/>
          <w:b/>
          <w:i/>
          <w:color w:val="000000"/>
          <w:sz w:val="28"/>
          <w:szCs w:val="28"/>
        </w:rPr>
        <w:t>Power and Statistical Analysis</w:t>
      </w:r>
    </w:p>
    <w:p w14:paraId="0C0A0378" w14:textId="5FF3BEB6"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EC6100">
        <w:rPr>
          <w:rFonts w:eastAsia="Calibri" w:cstheme="minorHAnsi"/>
          <w:szCs w:val="24"/>
        </w:rPr>
        <w:t>Erdfelder</w:t>
      </w:r>
      <w:proofErr w:type="spellEnd"/>
      <w:r w:rsidRPr="00EC6100">
        <w:rPr>
          <w:rFonts w:eastAsia="Calibri" w:cstheme="minorHAnsi"/>
          <w:szCs w:val="24"/>
        </w:rPr>
        <w:t xml:space="preserve">, Lang, and Buchner, 2007; Faul, </w:t>
      </w:r>
      <w:proofErr w:type="spellStart"/>
      <w:r w:rsidRPr="00EC6100">
        <w:rPr>
          <w:rFonts w:eastAsia="Calibri" w:cstheme="minorHAnsi"/>
          <w:szCs w:val="24"/>
        </w:rPr>
        <w:t>Erdfelder</w:t>
      </w:r>
      <w:proofErr w:type="spellEnd"/>
      <w:r w:rsidRPr="00EC6100">
        <w:rPr>
          <w:rFonts w:eastAsia="Calibri" w:cstheme="minorHAnsi"/>
          <w:szCs w:val="24"/>
        </w:rPr>
        <w:t xml:space="preserve">, Buchner, and Lang, 2009). Support </w:t>
      </w:r>
      <w:r w:rsidR="001944C8">
        <w:rPr>
          <w:rFonts w:eastAsia="Calibri" w:cstheme="minorHAnsi"/>
          <w:szCs w:val="24"/>
        </w:rPr>
        <w:t xml:space="preserve">for a </w:t>
      </w:r>
      <w:r w:rsidR="001944C8">
        <w:rPr>
          <w:rFonts w:eastAsia="Calibri" w:cstheme="minorHAnsi"/>
          <w:szCs w:val="24"/>
        </w:rPr>
        <w:lastRenderedPageBreak/>
        <w:t>topic</w:t>
      </w:r>
      <w:r w:rsidRPr="00EC6100">
        <w:rPr>
          <w:rFonts w:eastAsia="Calibri" w:cstheme="minorHAnsi"/>
          <w:szCs w:val="24"/>
        </w:rPr>
        <w:t xml:space="preserve"> was treated as a continuous variable. </w:t>
      </w:r>
      <w:r w:rsidR="003F3B5E">
        <w:rPr>
          <w:rFonts w:eastAsia="Calibri" w:cstheme="minorHAnsi"/>
          <w:szCs w:val="24"/>
        </w:rPr>
        <w:t>I</w:t>
      </w:r>
      <w:r w:rsidRPr="00EC6100">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Pr>
          <w:rFonts w:eastAsia="Calibri" w:cstheme="minorHAnsi"/>
          <w:szCs w:val="24"/>
        </w:rPr>
        <w:t>the</w:t>
      </w:r>
      <w:r w:rsidRPr="00EC6100">
        <w:rPr>
          <w:rFonts w:eastAsia="Calibri" w:cstheme="minorHAnsi"/>
          <w:szCs w:val="24"/>
        </w:rPr>
        <w:t xml:space="preserve"> outcome measure. </w:t>
      </w:r>
      <w:r w:rsidR="004949E5">
        <w:rPr>
          <w:rFonts w:eastAsia="Calibri" w:cstheme="minorHAnsi"/>
          <w:szCs w:val="24"/>
        </w:rPr>
        <w:t>I</w:t>
      </w:r>
      <w:r w:rsidRPr="00EC6100">
        <w:rPr>
          <w:rFonts w:eastAsia="Calibri" w:cstheme="minorHAnsi"/>
          <w:szCs w:val="24"/>
        </w:rPr>
        <w:t xml:space="preserve"> examined the main effect, as well as interactions between deontology and utilitarianism with </w:t>
      </w:r>
      <w:r w:rsidR="004949E5">
        <w:rPr>
          <w:rFonts w:eastAsia="Calibri" w:cstheme="minorHAnsi"/>
          <w:szCs w:val="24"/>
        </w:rPr>
        <w:t>the</w:t>
      </w:r>
      <w:r w:rsidRPr="00EC6100">
        <w:rPr>
          <w:rFonts w:eastAsia="Calibri" w:cstheme="minorHAnsi"/>
          <w:szCs w:val="24"/>
        </w:rPr>
        <w:t xml:space="preserve"> experimental conditions for </w:t>
      </w:r>
      <w:r w:rsidR="004949E5">
        <w:rPr>
          <w:rFonts w:eastAsia="Calibri" w:cstheme="minorHAnsi"/>
          <w:szCs w:val="24"/>
        </w:rPr>
        <w:t>the</w:t>
      </w:r>
      <w:r w:rsidRPr="00EC6100">
        <w:rPr>
          <w:rFonts w:eastAsia="Calibri" w:cstheme="minorHAnsi"/>
          <w:szCs w:val="24"/>
        </w:rPr>
        <w:t xml:space="preserve"> predictors. </w:t>
      </w:r>
      <w:r w:rsidRPr="00CD3A43">
        <w:rPr>
          <w:rFonts w:eastAsia="Calibri" w:cstheme="minorHAnsi"/>
          <w:szCs w:val="24"/>
        </w:rPr>
        <w:t xml:space="preserve">All tests were conducted in R and considered statistically significant when P &lt;.05. </w:t>
      </w:r>
      <w:r w:rsidR="003F3B5E">
        <w:rPr>
          <w:rFonts w:eastAsia="Calibri" w:cstheme="minorHAnsi"/>
          <w:szCs w:val="24"/>
        </w:rPr>
        <w:t>I</w:t>
      </w:r>
      <w:r w:rsidRPr="00CD3A43">
        <w:rPr>
          <w:rFonts w:eastAsia="Calibri" w:cstheme="minorHAnsi"/>
          <w:szCs w:val="24"/>
        </w:rPr>
        <w:t xml:space="preserve"> used R version 4.4.1 (R Core Team 2024</w:t>
      </w:r>
      <w:r>
        <w:rPr>
          <w:rFonts w:eastAsia="Calibri" w:cstheme="minorHAnsi"/>
          <w:szCs w:val="24"/>
        </w:rPr>
        <w:t>).</w:t>
      </w:r>
    </w:p>
    <w:p w14:paraId="7733B9DA" w14:textId="7A0691BE"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6" w:name="_Toc195284231"/>
      <w:r w:rsidRPr="0056441A">
        <w:rPr>
          <w:rFonts w:eastAsia="Times New Roman" w:cstheme="minorHAnsi"/>
          <w:b/>
          <w:i/>
          <w:color w:val="000000"/>
          <w:sz w:val="28"/>
          <w:szCs w:val="28"/>
        </w:rPr>
        <w:t>Study 1 Hypothes</w:t>
      </w:r>
      <w:r>
        <w:rPr>
          <w:rFonts w:eastAsia="Times New Roman" w:cstheme="minorHAnsi"/>
          <w:b/>
          <w:i/>
          <w:color w:val="000000"/>
          <w:sz w:val="28"/>
          <w:szCs w:val="28"/>
        </w:rPr>
        <w:t>i</w:t>
      </w:r>
      <w:r w:rsidRPr="0056441A">
        <w:rPr>
          <w:rFonts w:eastAsia="Times New Roman" w:cstheme="minorHAnsi"/>
          <w:b/>
          <w:i/>
          <w:color w:val="000000"/>
          <w:sz w:val="28"/>
          <w:szCs w:val="28"/>
        </w:rPr>
        <w:t>s</w:t>
      </w:r>
      <w:bookmarkEnd w:id="16"/>
      <w:r w:rsidRPr="0056441A">
        <w:rPr>
          <w:rFonts w:eastAsia="Times New Roman" w:cstheme="minorHAnsi"/>
          <w:b/>
          <w:i/>
          <w:color w:val="000000"/>
          <w:sz w:val="28"/>
          <w:szCs w:val="28"/>
        </w:rPr>
        <w:t xml:space="preserve"> </w:t>
      </w:r>
    </w:p>
    <w:p w14:paraId="166DE74B" w14:textId="19E88DF2" w:rsidR="00B7274A" w:rsidRPr="00D27FB0" w:rsidRDefault="00B7274A" w:rsidP="00BF3ED5">
      <w:pPr>
        <w:pStyle w:val="BodyText"/>
        <w:spacing w:line="480" w:lineRule="auto"/>
        <w:rPr>
          <w:szCs w:val="24"/>
        </w:rPr>
      </w:pPr>
      <w:r w:rsidRPr="00B7274A">
        <w:rPr>
          <w:szCs w:val="24"/>
        </w:rPr>
        <w:tab/>
      </w:r>
      <w:r w:rsidR="00326EC5">
        <w:rPr>
          <w:szCs w:val="24"/>
        </w:rPr>
        <w:t>I</w:t>
      </w:r>
      <w:r w:rsidRPr="00D27FB0">
        <w:rPr>
          <w:szCs w:val="24"/>
        </w:rPr>
        <w:t xml:space="preserve"> predicted that there would be </w:t>
      </w:r>
      <w:proofErr w:type="gramStart"/>
      <w:r w:rsidRPr="00D27FB0">
        <w:rPr>
          <w:szCs w:val="24"/>
        </w:rPr>
        <w:t>a significant</w:t>
      </w:r>
      <w:proofErr w:type="gramEnd"/>
      <w:r w:rsidRPr="00D27FB0">
        <w:rPr>
          <w:szCs w:val="24"/>
        </w:rPr>
        <w:t xml:space="preserve"> condition x time interaction</w:t>
      </w:r>
      <w:r>
        <w:rPr>
          <w:szCs w:val="24"/>
        </w:rPr>
        <w:t xml:space="preserve"> (</w:t>
      </w:r>
      <w:r w:rsidRPr="000B1F2D">
        <w:rPr>
          <w:b/>
          <w:bCs/>
          <w:szCs w:val="24"/>
        </w:rPr>
        <w:t>H1</w:t>
      </w:r>
      <w:r>
        <w:rPr>
          <w:szCs w:val="24"/>
        </w:rPr>
        <w:t>), such that there would be no difference between conditions at baseline (</w:t>
      </w:r>
      <w:r w:rsidRPr="000B1F2D">
        <w:rPr>
          <w:b/>
          <w:bCs/>
          <w:szCs w:val="24"/>
        </w:rPr>
        <w:t>H1a</w:t>
      </w:r>
      <w:r>
        <w:rPr>
          <w:szCs w:val="24"/>
        </w:rPr>
        <w:t>), but an increase in support for high social consensus at time 2 (</w:t>
      </w:r>
      <w:r w:rsidRPr="000B1F2D">
        <w:rPr>
          <w:b/>
          <w:bCs/>
          <w:szCs w:val="24"/>
        </w:rPr>
        <w:t>H1b</w:t>
      </w:r>
      <w:r>
        <w:rPr>
          <w:szCs w:val="24"/>
        </w:rPr>
        <w:t>) and a decrease for low social consensus (</w:t>
      </w:r>
      <w:r w:rsidRPr="000B1F2D">
        <w:rPr>
          <w:b/>
          <w:bCs/>
          <w:szCs w:val="24"/>
        </w:rPr>
        <w:t>H1c</w:t>
      </w:r>
      <w:r>
        <w:rPr>
          <w:szCs w:val="24"/>
        </w:rPr>
        <w:t>).</w:t>
      </w:r>
    </w:p>
    <w:p w14:paraId="1C2FF8C6" w14:textId="77777777" w:rsidR="00B7274A" w:rsidRPr="0056441A"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7" w:name="_Toc195284232"/>
      <w:r w:rsidRPr="0056441A">
        <w:rPr>
          <w:rFonts w:eastAsia="Times New Roman" w:cstheme="minorHAnsi"/>
          <w:b/>
          <w:bCs/>
          <w:kern w:val="0"/>
          <w:sz w:val="28"/>
          <w:szCs w:val="28"/>
          <w14:ligatures w14:val="none"/>
        </w:rPr>
        <w:t>Results</w:t>
      </w:r>
      <w:bookmarkEnd w:id="17"/>
    </w:p>
    <w:p w14:paraId="77678A22" w14:textId="6A2979E5" w:rsidR="00B7274A" w:rsidRPr="00EC6100" w:rsidRDefault="00D2119A" w:rsidP="00B7274A">
      <w:pPr>
        <w:spacing w:after="100" w:afterAutospacing="1" w:line="480" w:lineRule="auto"/>
        <w:ind w:firstLine="720"/>
        <w:rPr>
          <w:rFonts w:eastAsia="Calibri" w:cstheme="minorHAnsi"/>
          <w:szCs w:val="24"/>
        </w:rPr>
      </w:pPr>
      <w:r>
        <w:rPr>
          <w:rFonts w:eastAsia="Calibri" w:cstheme="minorHAnsi"/>
          <w:szCs w:val="24"/>
        </w:rPr>
        <w:t>I</w:t>
      </w:r>
      <w:r w:rsidR="00B7274A" w:rsidRPr="00EC6100">
        <w:rPr>
          <w:rFonts w:eastAsia="Calibri" w:cstheme="minorHAnsi"/>
          <w:szCs w:val="24"/>
        </w:rPr>
        <w:t xml:space="preserve"> tested </w:t>
      </w:r>
      <w:r w:rsidR="00E71228">
        <w:rPr>
          <w:rFonts w:eastAsia="Calibri" w:cstheme="minorHAnsi"/>
          <w:szCs w:val="24"/>
        </w:rPr>
        <w:t>the</w:t>
      </w:r>
      <w:r w:rsidR="00B7274A" w:rsidRPr="00EC6100">
        <w:rPr>
          <w:rFonts w:eastAsia="Calibri" w:cstheme="minorHAnsi"/>
          <w:szCs w:val="24"/>
        </w:rPr>
        <w:t xml:space="preserve"> </w:t>
      </w:r>
      <w:r w:rsidR="00B7274A">
        <w:rPr>
          <w:rFonts w:eastAsia="Calibri" w:cstheme="minorHAnsi"/>
          <w:szCs w:val="24"/>
        </w:rPr>
        <w:t>h</w:t>
      </w:r>
      <w:r w:rsidR="00B7274A" w:rsidRPr="00EC6100">
        <w:rPr>
          <w:rFonts w:eastAsia="Calibri" w:cstheme="minorHAnsi"/>
          <w:szCs w:val="24"/>
        </w:rPr>
        <w:t>ypothes</w:t>
      </w:r>
      <w:r w:rsidR="00B7274A">
        <w:rPr>
          <w:rFonts w:eastAsia="Calibri" w:cstheme="minorHAnsi"/>
          <w:szCs w:val="24"/>
        </w:rPr>
        <w:t>i</w:t>
      </w:r>
      <w:r w:rsidR="00B7274A" w:rsidRPr="00EC6100">
        <w:rPr>
          <w:rFonts w:eastAsia="Calibri" w:cstheme="minorHAnsi"/>
          <w:szCs w:val="24"/>
        </w:rPr>
        <w:t>s with a series of within-subjects analysis of variance (ANOVA) models comparing support for</w:t>
      </w:r>
      <w:r w:rsidR="00B7274A">
        <w:rPr>
          <w:rFonts w:eastAsia="Calibri" w:cstheme="minorHAnsi"/>
          <w:szCs w:val="24"/>
        </w:rPr>
        <w:t xml:space="preserve"> </w:t>
      </w:r>
      <w:r w:rsidR="0063145F">
        <w:rPr>
          <w:rFonts w:eastAsia="Calibri" w:cstheme="minorHAnsi"/>
          <w:szCs w:val="24"/>
        </w:rPr>
        <w:t>each</w:t>
      </w:r>
      <w:r w:rsidR="00B7274A">
        <w:rPr>
          <w:rFonts w:eastAsia="Calibri" w:cstheme="minorHAnsi"/>
          <w:szCs w:val="24"/>
        </w:rPr>
        <w:t xml:space="preserve"> topic</w:t>
      </w:r>
      <w:r w:rsidR="00B7274A" w:rsidRPr="00EC6100">
        <w:rPr>
          <w:rFonts w:eastAsia="Calibri" w:cstheme="minorHAnsi"/>
          <w:szCs w:val="24"/>
        </w:rPr>
        <w:t xml:space="preserve"> both before and after </w:t>
      </w:r>
      <w:r w:rsidR="0063145F">
        <w:rPr>
          <w:rFonts w:eastAsia="Calibri" w:cstheme="minorHAnsi"/>
          <w:szCs w:val="24"/>
        </w:rPr>
        <w:t>the</w:t>
      </w:r>
      <w:r w:rsidR="00B7274A" w:rsidRPr="00EC6100">
        <w:rPr>
          <w:rFonts w:eastAsia="Calibri" w:cstheme="minorHAnsi"/>
          <w:szCs w:val="24"/>
        </w:rPr>
        <w:t xml:space="preserve"> social consensus manipulation. Each of </w:t>
      </w:r>
      <w:r w:rsidR="004F319C">
        <w:rPr>
          <w:rFonts w:eastAsia="Calibri" w:cstheme="minorHAnsi"/>
          <w:szCs w:val="24"/>
        </w:rPr>
        <w:t>the</w:t>
      </w:r>
      <w:r w:rsidR="00B7274A" w:rsidRPr="00EC6100">
        <w:rPr>
          <w:rFonts w:eastAsia="Calibri" w:cstheme="minorHAnsi"/>
          <w:szCs w:val="24"/>
        </w:rPr>
        <w:t xml:space="preserve"> four ANOVA models was composed of </w:t>
      </w:r>
      <w:r w:rsidR="000344AD">
        <w:rPr>
          <w:rFonts w:eastAsia="Calibri" w:cstheme="minorHAnsi"/>
          <w:szCs w:val="24"/>
        </w:rPr>
        <w:t>the</w:t>
      </w:r>
      <w:r w:rsidR="00B7274A" w:rsidRPr="00EC6100">
        <w:rPr>
          <w:rFonts w:eastAsia="Calibri" w:cstheme="minorHAnsi"/>
          <w:szCs w:val="24"/>
        </w:rPr>
        <w:t xml:space="preserve"> dependent variable (quantified as level of support for </w:t>
      </w:r>
      <w:r w:rsidR="00D970FB">
        <w:rPr>
          <w:rFonts w:eastAsia="Calibri" w:cstheme="minorHAnsi"/>
          <w:szCs w:val="24"/>
        </w:rPr>
        <w:t>the</w:t>
      </w:r>
      <w:r w:rsidR="00B7274A" w:rsidRPr="00EC6100">
        <w:rPr>
          <w:rFonts w:eastAsia="Calibri" w:cstheme="minorHAnsi"/>
          <w:szCs w:val="24"/>
        </w:rPr>
        <w:t xml:space="preserve"> issues), with</w:t>
      </w:r>
      <w:r w:rsidR="00B7274A">
        <w:rPr>
          <w:rFonts w:eastAsia="Calibri" w:cstheme="minorHAnsi"/>
          <w:szCs w:val="24"/>
        </w:rPr>
        <w:t xml:space="preserve"> the interaction of</w:t>
      </w:r>
      <w:r w:rsidR="00B7274A" w:rsidRPr="00EC6100">
        <w:rPr>
          <w:rFonts w:eastAsia="Calibri" w:cstheme="minorHAnsi"/>
          <w:szCs w:val="24"/>
        </w:rPr>
        <w:t xml:space="preserve"> time</w:t>
      </w:r>
      <w:r w:rsidR="00B7274A">
        <w:rPr>
          <w:rFonts w:eastAsia="Calibri" w:cstheme="minorHAnsi"/>
          <w:szCs w:val="24"/>
        </w:rPr>
        <w:t xml:space="preserve"> and</w:t>
      </w:r>
      <w:r w:rsidR="00B7274A" w:rsidRPr="00EC6100">
        <w:rPr>
          <w:rFonts w:eastAsia="Calibri" w:cstheme="minorHAnsi"/>
          <w:szCs w:val="24"/>
        </w:rPr>
        <w:t xml:space="preserve"> condition, </w:t>
      </w:r>
      <w:r w:rsidR="00B7274A">
        <w:rPr>
          <w:rFonts w:eastAsia="Calibri" w:cstheme="minorHAnsi"/>
          <w:szCs w:val="24"/>
        </w:rPr>
        <w:t xml:space="preserve">as well as the simple effects of </w:t>
      </w:r>
      <w:r w:rsidR="00B7274A" w:rsidRPr="00EC6100">
        <w:rPr>
          <w:rFonts w:eastAsia="Calibri" w:cstheme="minorHAnsi"/>
          <w:szCs w:val="24"/>
        </w:rPr>
        <w:t xml:space="preserve">numeracy (subjective and objective), utilitarian orientation, deontological orientation, and health literacy as </w:t>
      </w:r>
      <w:r w:rsidR="00A86759">
        <w:rPr>
          <w:rFonts w:eastAsia="Calibri" w:cstheme="minorHAnsi"/>
          <w:szCs w:val="24"/>
        </w:rPr>
        <w:t>the</w:t>
      </w:r>
      <w:r w:rsidR="00B7274A" w:rsidRPr="00EC6100">
        <w:rPr>
          <w:rFonts w:eastAsia="Calibri" w:cstheme="minorHAnsi"/>
          <w:szCs w:val="24"/>
        </w:rPr>
        <w:t xml:space="preserve"> predictors.</w:t>
      </w:r>
      <w:r w:rsidR="00B7274A" w:rsidRPr="00AF345A">
        <w:rPr>
          <w:rFonts w:eastAsia="Calibri" w:cstheme="minorHAnsi"/>
          <w:szCs w:val="24"/>
        </w:rPr>
        <w:t xml:space="preserve"> </w:t>
      </w:r>
      <w:r w:rsidR="00B7274A">
        <w:rPr>
          <w:rFonts w:eastAsia="Calibri" w:cstheme="minorHAnsi"/>
          <w:szCs w:val="24"/>
        </w:rPr>
        <w:t xml:space="preserve">To test H1, </w:t>
      </w:r>
      <w:r w:rsidR="00B7274A" w:rsidRPr="00AF345A">
        <w:rPr>
          <w:rFonts w:eastAsia="Calibri" w:cstheme="minorHAnsi"/>
          <w:szCs w:val="24"/>
        </w:rPr>
        <w:t xml:space="preserve">Study </w:t>
      </w:r>
      <w:r w:rsidR="00B7274A">
        <w:rPr>
          <w:rFonts w:eastAsia="Calibri" w:cstheme="minorHAnsi"/>
          <w:szCs w:val="24"/>
        </w:rPr>
        <w:t>1</w:t>
      </w:r>
      <w:r w:rsidR="00B7274A" w:rsidRPr="00AF345A">
        <w:rPr>
          <w:rFonts w:eastAsia="Calibri" w:cstheme="minorHAnsi"/>
          <w:szCs w:val="24"/>
        </w:rPr>
        <w:t xml:space="preserve"> used a 2 (pre-post) x 2</w:t>
      </w:r>
      <w:r w:rsidR="00B7274A">
        <w:rPr>
          <w:rFonts w:eastAsia="Calibri" w:cstheme="minorHAnsi"/>
          <w:szCs w:val="24"/>
        </w:rPr>
        <w:t xml:space="preserve"> </w:t>
      </w:r>
      <w:r w:rsidR="00B7274A" w:rsidRPr="00AF345A">
        <w:rPr>
          <w:rFonts w:eastAsia="Calibri" w:cstheme="minorHAnsi"/>
          <w:szCs w:val="24"/>
        </w:rPr>
        <w:t>(</w:t>
      </w:r>
      <w:r w:rsidR="00B7274A" w:rsidRPr="00EC6100">
        <w:rPr>
          <w:rFonts w:eastAsia="Calibri" w:cstheme="minorHAnsi"/>
          <w:szCs w:val="24"/>
        </w:rPr>
        <w:t>high or low social consensus condition</w:t>
      </w:r>
      <w:r w:rsidR="00B7274A" w:rsidRPr="00AF345A">
        <w:rPr>
          <w:rFonts w:eastAsia="Calibri" w:cstheme="minorHAnsi"/>
          <w:szCs w:val="24"/>
        </w:rPr>
        <w:t>) mixed-subjects design, where condition was a between-subjects factor. Time was a within-subjects factor with the primary outcome,</w:t>
      </w:r>
      <w:r w:rsidR="00B7274A">
        <w:rPr>
          <w:rFonts w:eastAsia="Calibri" w:cstheme="minorHAnsi"/>
          <w:szCs w:val="24"/>
        </w:rPr>
        <w:t xml:space="preserve"> </w:t>
      </w:r>
      <w:r w:rsidR="00B7274A" w:rsidRPr="00AF345A">
        <w:rPr>
          <w:rFonts w:eastAsia="Calibri" w:cstheme="minorHAnsi"/>
          <w:szCs w:val="24"/>
        </w:rPr>
        <w:t>support</w:t>
      </w:r>
      <w:r w:rsidR="00B7274A">
        <w:rPr>
          <w:rFonts w:eastAsia="Calibri" w:cstheme="minorHAnsi"/>
          <w:szCs w:val="24"/>
        </w:rPr>
        <w:t xml:space="preserve"> for a topic</w:t>
      </w:r>
      <w:r w:rsidR="00B7274A" w:rsidRPr="00AF345A">
        <w:rPr>
          <w:rFonts w:eastAsia="Calibri" w:cstheme="minorHAnsi"/>
          <w:szCs w:val="24"/>
        </w:rPr>
        <w:t xml:space="preserve">, measured before and after participants completed the control or </w:t>
      </w:r>
      <w:r w:rsidR="00B7274A" w:rsidRPr="00AF345A">
        <w:rPr>
          <w:rFonts w:eastAsia="Calibri" w:cstheme="minorHAnsi"/>
          <w:szCs w:val="24"/>
        </w:rPr>
        <w:lastRenderedPageBreak/>
        <w:t>intervention condition.</w:t>
      </w:r>
      <w:r w:rsidR="00B7274A">
        <w:rPr>
          <w:rFonts w:eastAsia="Calibri" w:cstheme="minorHAnsi"/>
          <w:szCs w:val="24"/>
        </w:rPr>
        <w:t xml:space="preserve"> Additionally, to test H1a, H1b and H1c, </w:t>
      </w:r>
      <w:r w:rsidR="00AD4CF7">
        <w:rPr>
          <w:rFonts w:eastAsia="Calibri" w:cstheme="minorHAnsi"/>
          <w:szCs w:val="24"/>
        </w:rPr>
        <w:t>I</w:t>
      </w:r>
      <w:r w:rsidR="00B7274A">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284233"/>
      <w:r w:rsidRPr="0056441A">
        <w:rPr>
          <w:rFonts w:eastAsia="Times New Roman" w:cstheme="minorHAnsi"/>
          <w:b/>
          <w:i/>
          <w:color w:val="000000"/>
          <w:sz w:val="28"/>
          <w:szCs w:val="28"/>
        </w:rPr>
        <w:t>Social Consensus Manipulation</w:t>
      </w:r>
      <w:bookmarkEnd w:id="18"/>
    </w:p>
    <w:p w14:paraId="48947E32" w14:textId="4277E6EA"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In support of </w:t>
      </w:r>
      <w:r w:rsidRPr="000B1F2D">
        <w:rPr>
          <w:rFonts w:eastAsia="Calibri" w:cstheme="minorHAnsi"/>
          <w:b/>
          <w:bCs/>
          <w:szCs w:val="24"/>
        </w:rPr>
        <w:t>H1</w:t>
      </w:r>
      <w:r w:rsidRPr="00EC6100">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w:t>
      </w:r>
      <w:r>
        <w:rPr>
          <w:rFonts w:eastAsia="Calibri" w:cstheme="minorHAnsi"/>
          <w:szCs w:val="24"/>
        </w:rPr>
        <w:t xml:space="preserve">This pattern repeated itself across all three of </w:t>
      </w:r>
      <w:r w:rsidR="00B5285C">
        <w:rPr>
          <w:rFonts w:eastAsia="Calibri" w:cstheme="minorHAnsi"/>
          <w:szCs w:val="24"/>
        </w:rPr>
        <w:t>the</w:t>
      </w:r>
      <w:r>
        <w:rPr>
          <w:rFonts w:eastAsia="Calibri" w:cstheme="minorHAnsi"/>
          <w:szCs w:val="24"/>
        </w:rPr>
        <w:t xml:space="preserve"> manipulated topics (UHC, capital punishment, climate change). In support of </w:t>
      </w:r>
      <w:r w:rsidRPr="000B1F2D">
        <w:rPr>
          <w:rFonts w:eastAsia="Calibri" w:cstheme="minorHAnsi"/>
          <w:b/>
          <w:bCs/>
          <w:szCs w:val="24"/>
        </w:rPr>
        <w:t>H1a</w:t>
      </w:r>
      <w:r>
        <w:rPr>
          <w:rFonts w:eastAsia="Calibri" w:cstheme="minorHAnsi"/>
          <w:szCs w:val="24"/>
        </w:rPr>
        <w:t>, a series of t-tests indicated that at time 1, there were no significant differences in support between intervention conditions for 1) UHC</w:t>
      </w:r>
      <w:r w:rsidRPr="0017346E">
        <w:rPr>
          <w:rFonts w:eastAsia="Calibri" w:cstheme="minorHAnsi"/>
          <w:szCs w:val="24"/>
        </w:rPr>
        <w:t xml:space="preserve">, </w:t>
      </w:r>
      <w:proofErr w:type="gramStart"/>
      <w:r w:rsidRPr="00EA6346">
        <w:rPr>
          <w:rFonts w:eastAsia="Calibri" w:cstheme="minorHAnsi"/>
          <w:szCs w:val="24"/>
        </w:rPr>
        <w:t>t(</w:t>
      </w:r>
      <w:proofErr w:type="gramEnd"/>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3</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proofErr w:type="gramStart"/>
      <w:r w:rsidRPr="00EA6346">
        <w:rPr>
          <w:rFonts w:eastAsia="Calibri" w:cstheme="minorHAnsi"/>
          <w:szCs w:val="24"/>
        </w:rPr>
        <w:t>t(</w:t>
      </w:r>
      <w:proofErr w:type="gramEnd"/>
      <w:r>
        <w:rPr>
          <w:rFonts w:eastAsia="Calibri" w:cstheme="minorHAnsi"/>
          <w:szCs w:val="24"/>
        </w:rPr>
        <w:t>501</w:t>
      </w:r>
      <w:r w:rsidRPr="00EA6346">
        <w:rPr>
          <w:rFonts w:eastAsia="Calibri" w:cstheme="minorHAnsi"/>
          <w:szCs w:val="24"/>
        </w:rPr>
        <w:t xml:space="preserve">) = </w:t>
      </w:r>
      <w:r>
        <w:rPr>
          <w:rFonts w:eastAsia="Calibri" w:cstheme="minorHAnsi"/>
          <w:szCs w:val="24"/>
        </w:rPr>
        <w:t>0.129</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w:t>
      </w:r>
      <w:r>
        <w:rPr>
          <w:rFonts w:eastAsia="Calibri" w:cstheme="minorHAnsi"/>
          <w:szCs w:val="24"/>
        </w:rPr>
        <w:t>98</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proofErr w:type="gramStart"/>
      <w:r w:rsidRPr="00EA6346">
        <w:rPr>
          <w:rFonts w:eastAsia="Calibri" w:cstheme="minorHAnsi"/>
          <w:szCs w:val="24"/>
        </w:rPr>
        <w:t>t(</w:t>
      </w:r>
      <w:proofErr w:type="gramEnd"/>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 xml:space="preserve">3. There was mixed support for </w:t>
      </w:r>
      <w:r w:rsidRPr="000B1F2D">
        <w:rPr>
          <w:rFonts w:eastAsia="Calibri" w:cstheme="minorHAnsi"/>
          <w:b/>
          <w:bCs/>
          <w:szCs w:val="24"/>
        </w:rPr>
        <w:t>H1b</w:t>
      </w:r>
      <w:r>
        <w:rPr>
          <w:rFonts w:eastAsia="Calibri" w:cstheme="minorHAnsi"/>
          <w:szCs w:val="24"/>
        </w:rPr>
        <w:t>, as a series of t-tests indicated that the high social consensus condition increased support at time 2 as compared to time 1 for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2.288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w:t>
      </w:r>
      <w:r>
        <w:rPr>
          <w:rFonts w:eastAsia="Calibri" w:cstheme="minorHAnsi"/>
          <w:szCs w:val="24"/>
        </w:rPr>
        <w:t>0.023, but not for 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1.607</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109</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1.334</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w:t>
      </w:r>
      <w:r w:rsidRPr="00EA6346">
        <w:rPr>
          <w:rFonts w:eastAsia="Calibri" w:cstheme="minorHAnsi"/>
          <w:szCs w:val="24"/>
        </w:rPr>
        <w:t>8</w:t>
      </w:r>
      <w:r>
        <w:rPr>
          <w:rFonts w:eastAsia="Calibri" w:cstheme="minorHAnsi"/>
          <w:szCs w:val="24"/>
        </w:rPr>
        <w:t xml:space="preserve">3. Finally, there was no support for </w:t>
      </w:r>
      <w:r w:rsidRPr="00B72836">
        <w:rPr>
          <w:rFonts w:eastAsia="Calibri" w:cstheme="minorHAnsi"/>
          <w:b/>
          <w:bCs/>
          <w:szCs w:val="24"/>
        </w:rPr>
        <w:t>H1c</w:t>
      </w:r>
      <w:r>
        <w:rPr>
          <w:rFonts w:eastAsia="Calibri" w:cstheme="minorHAnsi"/>
          <w:b/>
          <w:bCs/>
          <w:szCs w:val="24"/>
        </w:rPr>
        <w:t xml:space="preserve">, </w:t>
      </w:r>
      <w:r>
        <w:rPr>
          <w:rFonts w:eastAsia="Calibri" w:cstheme="minorHAnsi"/>
          <w:szCs w:val="24"/>
        </w:rPr>
        <w:t>as a series of t-tests indicated that the low social consensus condition did not predict significantly decreased support at time 2 as compared to time 1 for 1)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506</w:t>
      </w:r>
      <w:r w:rsidRPr="00EA6346">
        <w:rPr>
          <w:rFonts w:eastAsia="Calibri" w:cstheme="minorHAnsi"/>
          <w:szCs w:val="24"/>
        </w:rPr>
        <w:t xml:space="preserve">) = </w:t>
      </w:r>
      <w:r>
        <w:rPr>
          <w:rFonts w:eastAsia="Calibri" w:cstheme="minorHAnsi"/>
          <w:szCs w:val="24"/>
        </w:rPr>
        <w:t>-1.060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290</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505</w:t>
      </w:r>
      <w:r w:rsidRPr="00EA6346">
        <w:rPr>
          <w:rFonts w:eastAsia="Calibri" w:cstheme="minorHAnsi"/>
          <w:szCs w:val="24"/>
        </w:rPr>
        <w:t xml:space="preserve">) = </w:t>
      </w:r>
      <w:r>
        <w:rPr>
          <w:rFonts w:eastAsia="Calibri" w:cstheme="minorHAnsi"/>
          <w:szCs w:val="24"/>
        </w:rPr>
        <w:t>-1.470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1424</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-1.550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1219. Additionally, please see Table 1 below for more information regarding model coefficients (</w:t>
      </w:r>
      <w:r w:rsidRPr="0017346E">
        <w:rPr>
          <w:rFonts w:eastAsia="Calibri" w:cstheme="minorHAnsi"/>
          <w:szCs w:val="24"/>
        </w:rPr>
        <w:t>ß</w:t>
      </w:r>
      <w:r>
        <w:rPr>
          <w:rFonts w:eastAsia="Calibri" w:cstheme="minorHAnsi"/>
          <w:szCs w:val="24"/>
        </w:rPr>
        <w:t>) as well as significance for the main effects of condition and time, as well as the interaction effect.</w:t>
      </w:r>
      <w:r>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EC6100" w14:paraId="013DD805" w14:textId="77777777" w:rsidTr="00630FB2">
        <w:trPr>
          <w:trHeight w:val="530"/>
        </w:trPr>
        <w:tc>
          <w:tcPr>
            <w:tcW w:w="3741" w:type="dxa"/>
            <w:gridSpan w:val="4"/>
            <w:vMerge w:val="restart"/>
          </w:tcPr>
          <w:p w14:paraId="03BA2354" w14:textId="77777777" w:rsidR="00B7274A" w:rsidRPr="00EC6100" w:rsidRDefault="00B7274A" w:rsidP="00630FB2">
            <w:pPr>
              <w:spacing w:after="100" w:afterAutospacing="1" w:line="480" w:lineRule="auto"/>
              <w:rPr>
                <w:rFonts w:eastAsia="Calibri" w:cstheme="minorHAnsi"/>
                <w:szCs w:val="24"/>
              </w:rPr>
            </w:pPr>
            <w:r>
              <w:rPr>
                <w:rFonts w:eastAsia="Calibri" w:cstheme="minorHAnsi"/>
                <w:szCs w:val="24"/>
              </w:rPr>
              <w:t>Table</w:t>
            </w:r>
            <w:r w:rsidRPr="00EC6100">
              <w:rPr>
                <w:rFonts w:eastAsia="Calibri" w:cstheme="minorHAnsi"/>
                <w:szCs w:val="24"/>
              </w:rPr>
              <w:t xml:space="preserve"> </w:t>
            </w:r>
            <w:r>
              <w:rPr>
                <w:rFonts w:eastAsia="Calibri" w:cstheme="minorHAnsi"/>
                <w:szCs w:val="24"/>
              </w:rPr>
              <w:t>1 - Data expressed as mean (SD)</w:t>
            </w:r>
          </w:p>
        </w:tc>
        <w:tc>
          <w:tcPr>
            <w:tcW w:w="3690" w:type="dxa"/>
            <w:gridSpan w:val="4"/>
          </w:tcPr>
          <w:p w14:paraId="16E9F4DB"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2: Social Consensus Condition</w:t>
            </w:r>
          </w:p>
        </w:tc>
        <w:tc>
          <w:tcPr>
            <w:tcW w:w="3999" w:type="dxa"/>
            <w:gridSpan w:val="5"/>
          </w:tcPr>
          <w:p w14:paraId="286336E6" w14:textId="77777777" w:rsidR="00B7274A" w:rsidRPr="00EC6100" w:rsidRDefault="00B7274A" w:rsidP="00630FB2">
            <w:pPr>
              <w:spacing w:after="100" w:afterAutospacing="1" w:line="480" w:lineRule="auto"/>
              <w:jc w:val="center"/>
              <w:rPr>
                <w:rFonts w:eastAsia="Calibri" w:cstheme="minorHAnsi"/>
                <w:b/>
                <w:bCs/>
                <w:szCs w:val="24"/>
              </w:rPr>
            </w:pPr>
            <w:r>
              <w:rPr>
                <w:rFonts w:eastAsia="Calibri" w:cstheme="minorHAnsi"/>
                <w:b/>
                <w:bCs/>
                <w:szCs w:val="24"/>
              </w:rPr>
              <w:t>Model Coefficients</w:t>
            </w:r>
          </w:p>
        </w:tc>
      </w:tr>
      <w:tr w:rsidR="00B7274A" w:rsidRPr="00EC6100" w14:paraId="6B6AF323" w14:textId="77777777" w:rsidTr="00630FB2">
        <w:trPr>
          <w:trHeight w:val="377"/>
        </w:trPr>
        <w:tc>
          <w:tcPr>
            <w:tcW w:w="3741" w:type="dxa"/>
            <w:gridSpan w:val="4"/>
            <w:vMerge/>
          </w:tcPr>
          <w:p w14:paraId="3C94EFB7" w14:textId="77777777" w:rsidR="00B7274A" w:rsidRPr="00EC6100"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High Consensus</w:t>
            </w:r>
          </w:p>
        </w:tc>
        <w:tc>
          <w:tcPr>
            <w:tcW w:w="1822" w:type="dxa"/>
            <w:gridSpan w:val="2"/>
          </w:tcPr>
          <w:p w14:paraId="46A71CC6"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Low Consensus</w:t>
            </w:r>
          </w:p>
        </w:tc>
        <w:tc>
          <w:tcPr>
            <w:tcW w:w="1320" w:type="dxa"/>
            <w:gridSpan w:val="2"/>
          </w:tcPr>
          <w:p w14:paraId="1407B43F"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Consensus</w:t>
            </w:r>
          </w:p>
        </w:tc>
        <w:tc>
          <w:tcPr>
            <w:tcW w:w="1380" w:type="dxa"/>
            <w:gridSpan w:val="2"/>
          </w:tcPr>
          <w:p w14:paraId="069A7FF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Time</w:t>
            </w:r>
          </w:p>
        </w:tc>
        <w:tc>
          <w:tcPr>
            <w:tcW w:w="1299" w:type="dxa"/>
          </w:tcPr>
          <w:p w14:paraId="702C37F0"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Interaction</w:t>
            </w:r>
          </w:p>
        </w:tc>
      </w:tr>
      <w:tr w:rsidR="00B7274A" w:rsidRPr="00EC6100" w14:paraId="31377D30" w14:textId="77777777" w:rsidTr="00630FB2">
        <w:trPr>
          <w:trHeight w:val="512"/>
        </w:trPr>
        <w:tc>
          <w:tcPr>
            <w:tcW w:w="1332" w:type="dxa"/>
            <w:vMerge w:val="restart"/>
          </w:tcPr>
          <w:p w14:paraId="00FE76C9"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1: Time</w:t>
            </w:r>
          </w:p>
        </w:tc>
        <w:tc>
          <w:tcPr>
            <w:tcW w:w="1676" w:type="dxa"/>
            <w:vMerge w:val="restart"/>
          </w:tcPr>
          <w:p w14:paraId="3D1FB43E" w14:textId="77777777" w:rsidR="00B7274A" w:rsidRDefault="00B7274A" w:rsidP="00630FB2">
            <w:pPr>
              <w:spacing w:after="100" w:afterAutospacing="1" w:line="480" w:lineRule="auto"/>
              <w:jc w:val="center"/>
              <w:rPr>
                <w:rFonts w:eastAsia="Calibri" w:cstheme="minorHAnsi"/>
                <w:szCs w:val="24"/>
              </w:rPr>
            </w:pPr>
            <w:r>
              <w:rPr>
                <w:rFonts w:eastAsia="Calibri" w:cstheme="minorHAnsi"/>
                <w:szCs w:val="24"/>
              </w:rPr>
              <w:t>UHC</w:t>
            </w:r>
          </w:p>
          <w:p w14:paraId="04528359" w14:textId="77777777" w:rsidR="00B7274A" w:rsidRPr="005C2065" w:rsidRDefault="00B7274A" w:rsidP="00630FB2">
            <w:pPr>
              <w:jc w:val="center"/>
              <w:rPr>
                <w:rFonts w:eastAsia="Calibri" w:cstheme="minorHAnsi"/>
                <w:szCs w:val="24"/>
              </w:rPr>
            </w:pPr>
          </w:p>
        </w:tc>
        <w:tc>
          <w:tcPr>
            <w:tcW w:w="720" w:type="dxa"/>
          </w:tcPr>
          <w:p w14:paraId="6C859D95"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5CFB5C6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68.90 (25.24)</w:t>
            </w:r>
          </w:p>
        </w:tc>
        <w:tc>
          <w:tcPr>
            <w:tcW w:w="1822" w:type="dxa"/>
            <w:gridSpan w:val="2"/>
          </w:tcPr>
          <w:p w14:paraId="3215D92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67.43 (26.74)</w:t>
            </w:r>
          </w:p>
        </w:tc>
        <w:tc>
          <w:tcPr>
            <w:tcW w:w="1320" w:type="dxa"/>
            <w:gridSpan w:val="2"/>
            <w:vMerge w:val="restart"/>
          </w:tcPr>
          <w:p w14:paraId="0B397ECC"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8</w:t>
            </w:r>
            <w:r w:rsidRPr="0017346E">
              <w:rPr>
                <w:rFonts w:eastAsia="Calibri" w:cstheme="minorHAnsi"/>
                <w:szCs w:val="24"/>
              </w:rPr>
              <w:t>.</w:t>
            </w:r>
            <w:r>
              <w:rPr>
                <w:rFonts w:eastAsia="Calibri" w:cstheme="minorHAnsi"/>
                <w:szCs w:val="24"/>
              </w:rPr>
              <w:t>688</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37C21DB8"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5</w:t>
            </w:r>
            <w:r w:rsidRPr="0017346E">
              <w:rPr>
                <w:rFonts w:eastAsia="Calibri" w:cstheme="minorHAnsi"/>
                <w:szCs w:val="24"/>
              </w:rPr>
              <w:t>.</w:t>
            </w:r>
            <w:r>
              <w:rPr>
                <w:rFonts w:eastAsia="Calibri" w:cstheme="minorHAnsi"/>
                <w:szCs w:val="24"/>
              </w:rPr>
              <w:t>060</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0218*</w:t>
            </w:r>
          </w:p>
        </w:tc>
        <w:tc>
          <w:tcPr>
            <w:tcW w:w="1312" w:type="dxa"/>
            <w:gridSpan w:val="2"/>
            <w:vMerge w:val="restart"/>
          </w:tcPr>
          <w:p w14:paraId="2CFAEBDE" w14:textId="77777777" w:rsidR="00B7274A" w:rsidRPr="0028267D"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7.600, </w:t>
            </w:r>
            <w:r w:rsidRPr="00D54196">
              <w:rPr>
                <w:rFonts w:eastAsia="Calibri" w:cstheme="minorHAnsi"/>
                <w:i/>
                <w:iCs/>
                <w:szCs w:val="24"/>
              </w:rPr>
              <w:t>p</w:t>
            </w:r>
            <w:r w:rsidRPr="003F136E">
              <w:rPr>
                <w:rFonts w:eastAsia="Calibri" w:cstheme="minorHAnsi"/>
                <w:szCs w:val="24"/>
              </w:rPr>
              <w:t xml:space="preserve"> = 0.015</w:t>
            </w:r>
            <w:r>
              <w:rPr>
                <w:rFonts w:eastAsia="Calibri" w:cstheme="minorHAnsi"/>
                <w:szCs w:val="24"/>
              </w:rPr>
              <w:t>*</w:t>
            </w:r>
          </w:p>
        </w:tc>
      </w:tr>
      <w:tr w:rsidR="00B7274A" w:rsidRPr="00EC6100" w14:paraId="7068A0CF" w14:textId="77777777" w:rsidTr="00630FB2">
        <w:trPr>
          <w:trHeight w:val="440"/>
        </w:trPr>
        <w:tc>
          <w:tcPr>
            <w:tcW w:w="1332" w:type="dxa"/>
            <w:vMerge/>
          </w:tcPr>
          <w:p w14:paraId="38CA769A"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Post</w:t>
            </w:r>
          </w:p>
        </w:tc>
        <w:tc>
          <w:tcPr>
            <w:tcW w:w="1868" w:type="dxa"/>
            <w:gridSpan w:val="2"/>
          </w:tcPr>
          <w:p w14:paraId="2DBBAF46"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72.96 (24.30)</w:t>
            </w:r>
          </w:p>
        </w:tc>
        <w:tc>
          <w:tcPr>
            <w:tcW w:w="1822" w:type="dxa"/>
            <w:gridSpan w:val="2"/>
          </w:tcPr>
          <w:p w14:paraId="143FE21B"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64.90 (27.18)</w:t>
            </w:r>
          </w:p>
        </w:tc>
        <w:tc>
          <w:tcPr>
            <w:tcW w:w="1320" w:type="dxa"/>
            <w:gridSpan w:val="2"/>
            <w:vMerge/>
          </w:tcPr>
          <w:p w14:paraId="71D1D8D5" w14:textId="77777777" w:rsidR="00B7274A" w:rsidRPr="0028267D"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28267D"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28267D" w:rsidRDefault="00B7274A" w:rsidP="00630FB2">
            <w:pPr>
              <w:spacing w:after="100" w:afterAutospacing="1" w:line="480" w:lineRule="auto"/>
              <w:jc w:val="center"/>
              <w:rPr>
                <w:rFonts w:eastAsia="Calibri" w:cstheme="minorHAnsi"/>
                <w:szCs w:val="24"/>
              </w:rPr>
            </w:pPr>
          </w:p>
        </w:tc>
      </w:tr>
      <w:tr w:rsidR="00B7274A" w:rsidRPr="00EC6100" w14:paraId="66EFB7FD" w14:textId="77777777" w:rsidTr="00630FB2">
        <w:trPr>
          <w:trHeight w:val="395"/>
        </w:trPr>
        <w:tc>
          <w:tcPr>
            <w:tcW w:w="1332" w:type="dxa"/>
            <w:vMerge/>
          </w:tcPr>
          <w:p w14:paraId="78EE0614"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Capital Punishment</w:t>
            </w:r>
          </w:p>
        </w:tc>
        <w:tc>
          <w:tcPr>
            <w:tcW w:w="720" w:type="dxa"/>
          </w:tcPr>
          <w:p w14:paraId="764FEF64"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739FC39D"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40.94 (30.14)</w:t>
            </w:r>
          </w:p>
        </w:tc>
        <w:tc>
          <w:tcPr>
            <w:tcW w:w="1822" w:type="dxa"/>
            <w:gridSpan w:val="2"/>
          </w:tcPr>
          <w:p w14:paraId="53205AA4"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40.60 (28.91</w:t>
            </w:r>
            <w:r>
              <w:rPr>
                <w:rFonts w:eastAsia="Calibri" w:cstheme="minorHAnsi"/>
                <w:szCs w:val="24"/>
              </w:rPr>
              <w:t>)</w:t>
            </w:r>
          </w:p>
        </w:tc>
        <w:tc>
          <w:tcPr>
            <w:tcW w:w="1320" w:type="dxa"/>
            <w:gridSpan w:val="2"/>
            <w:vMerge w:val="restart"/>
          </w:tcPr>
          <w:p w14:paraId="1B42221E"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9.151</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532398E3"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4.466</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086</w:t>
            </w:r>
          </w:p>
        </w:tc>
        <w:tc>
          <w:tcPr>
            <w:tcW w:w="1312" w:type="dxa"/>
            <w:gridSpan w:val="2"/>
            <w:vMerge w:val="restart"/>
          </w:tcPr>
          <w:p w14:paraId="17AD1AF4"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8.238, </w:t>
            </w:r>
            <w:r w:rsidRPr="00D54196">
              <w:rPr>
                <w:rFonts w:eastAsia="Calibri" w:cstheme="minorHAnsi"/>
                <w:i/>
                <w:iCs/>
                <w:szCs w:val="24"/>
              </w:rPr>
              <w:t>p</w:t>
            </w:r>
            <w:r w:rsidRPr="003F136E">
              <w:rPr>
                <w:rFonts w:eastAsia="Calibri" w:cstheme="minorHAnsi"/>
                <w:szCs w:val="24"/>
              </w:rPr>
              <w:t xml:space="preserve"> = 0.025</w:t>
            </w:r>
            <w:r>
              <w:rPr>
                <w:rFonts w:eastAsia="Calibri" w:cstheme="minorHAnsi"/>
                <w:szCs w:val="24"/>
              </w:rPr>
              <w:t>*</w:t>
            </w:r>
          </w:p>
        </w:tc>
      </w:tr>
      <w:tr w:rsidR="00B7274A" w:rsidRPr="00EC6100" w14:paraId="5D8D0935" w14:textId="77777777" w:rsidTr="00630FB2">
        <w:trPr>
          <w:trHeight w:val="305"/>
        </w:trPr>
        <w:tc>
          <w:tcPr>
            <w:tcW w:w="1332" w:type="dxa"/>
            <w:vMerge/>
          </w:tcPr>
          <w:p w14:paraId="15724B57"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64C3176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45.40 (32.12)</w:t>
            </w:r>
          </w:p>
        </w:tc>
        <w:tc>
          <w:tcPr>
            <w:tcW w:w="1822" w:type="dxa"/>
            <w:gridSpan w:val="2"/>
          </w:tcPr>
          <w:p w14:paraId="2B661F7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36.84 (28.72)</w:t>
            </w:r>
          </w:p>
        </w:tc>
        <w:tc>
          <w:tcPr>
            <w:tcW w:w="1320" w:type="dxa"/>
            <w:gridSpan w:val="2"/>
            <w:vMerge/>
          </w:tcPr>
          <w:p w14:paraId="07D0F50A"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746568" w:rsidRDefault="00B7274A" w:rsidP="00630FB2">
            <w:pPr>
              <w:spacing w:after="100" w:afterAutospacing="1" w:line="480" w:lineRule="auto"/>
              <w:jc w:val="center"/>
              <w:rPr>
                <w:rFonts w:eastAsia="Calibri" w:cstheme="minorHAnsi"/>
                <w:szCs w:val="24"/>
              </w:rPr>
            </w:pPr>
          </w:p>
        </w:tc>
      </w:tr>
      <w:tr w:rsidR="00B7274A" w:rsidRPr="00EC6100" w14:paraId="278B2484" w14:textId="77777777" w:rsidTr="00630FB2">
        <w:trPr>
          <w:trHeight w:val="70"/>
        </w:trPr>
        <w:tc>
          <w:tcPr>
            <w:tcW w:w="1332" w:type="dxa"/>
            <w:vMerge/>
          </w:tcPr>
          <w:p w14:paraId="06A7284C"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Climate Change</w:t>
            </w:r>
          </w:p>
        </w:tc>
        <w:tc>
          <w:tcPr>
            <w:tcW w:w="720" w:type="dxa"/>
          </w:tcPr>
          <w:p w14:paraId="02A18268"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09147D9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76.01 (22.82)</w:t>
            </w:r>
          </w:p>
        </w:tc>
        <w:tc>
          <w:tcPr>
            <w:tcW w:w="1822" w:type="dxa"/>
            <w:gridSpan w:val="2"/>
          </w:tcPr>
          <w:p w14:paraId="7221D67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77.81 (20.28)</w:t>
            </w:r>
          </w:p>
        </w:tc>
        <w:tc>
          <w:tcPr>
            <w:tcW w:w="1320" w:type="dxa"/>
            <w:gridSpan w:val="2"/>
            <w:vMerge w:val="restart"/>
          </w:tcPr>
          <w:p w14:paraId="172DFD00"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w:t>
            </w:r>
            <w:r w:rsidRPr="0017346E">
              <w:rPr>
                <w:rFonts w:eastAsia="Calibri" w:cstheme="minorHAnsi"/>
                <w:szCs w:val="24"/>
              </w:rPr>
              <w:t>.</w:t>
            </w:r>
            <w:r>
              <w:rPr>
                <w:rFonts w:eastAsia="Calibri" w:cstheme="minorHAnsi"/>
                <w:szCs w:val="24"/>
              </w:rPr>
              <w:t>069</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w:t>
            </w:r>
            <w:r>
              <w:rPr>
                <w:rFonts w:eastAsia="Calibri" w:cstheme="minorHAnsi"/>
                <w:szCs w:val="24"/>
              </w:rPr>
              <w:t>0.01*</w:t>
            </w:r>
          </w:p>
        </w:tc>
        <w:tc>
          <w:tcPr>
            <w:tcW w:w="1380" w:type="dxa"/>
            <w:gridSpan w:val="2"/>
            <w:vMerge w:val="restart"/>
          </w:tcPr>
          <w:p w14:paraId="5A4FA8EA"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2</w:t>
            </w:r>
            <w:r w:rsidRPr="0017346E">
              <w:rPr>
                <w:rFonts w:eastAsia="Calibri" w:cstheme="minorHAnsi"/>
                <w:szCs w:val="24"/>
              </w:rPr>
              <w:t>.</w:t>
            </w:r>
            <w:r>
              <w:rPr>
                <w:rFonts w:eastAsia="Calibri" w:cstheme="minorHAnsi"/>
                <w:szCs w:val="24"/>
              </w:rPr>
              <w:t>637</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w:t>
            </w:r>
            <w:r>
              <w:rPr>
                <w:rFonts w:eastAsia="Calibri" w:cstheme="minorHAnsi"/>
                <w:szCs w:val="24"/>
              </w:rPr>
              <w:t>0.136</w:t>
            </w:r>
          </w:p>
        </w:tc>
        <w:tc>
          <w:tcPr>
            <w:tcW w:w="1312" w:type="dxa"/>
            <w:gridSpan w:val="2"/>
            <w:vMerge w:val="restart"/>
          </w:tcPr>
          <w:p w14:paraId="3D0FF086"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5.614, </w:t>
            </w:r>
            <w:r w:rsidRPr="00D54196">
              <w:rPr>
                <w:rFonts w:eastAsia="Calibri" w:cstheme="minorHAnsi"/>
                <w:i/>
                <w:iCs/>
                <w:szCs w:val="24"/>
              </w:rPr>
              <w:t xml:space="preserve">p </w:t>
            </w:r>
            <w:r w:rsidRPr="003F136E">
              <w:rPr>
                <w:rFonts w:eastAsia="Calibri" w:cstheme="minorHAnsi"/>
                <w:szCs w:val="24"/>
              </w:rPr>
              <w:t>= 0.025</w:t>
            </w:r>
            <w:r>
              <w:rPr>
                <w:rFonts w:eastAsia="Calibri" w:cstheme="minorHAnsi"/>
                <w:szCs w:val="24"/>
              </w:rPr>
              <w:t>*</w:t>
            </w:r>
          </w:p>
        </w:tc>
      </w:tr>
      <w:tr w:rsidR="00B7274A" w:rsidRPr="00EC6100" w14:paraId="22EABA0F" w14:textId="77777777" w:rsidTr="00630FB2">
        <w:trPr>
          <w:trHeight w:val="70"/>
        </w:trPr>
        <w:tc>
          <w:tcPr>
            <w:tcW w:w="1332" w:type="dxa"/>
            <w:vMerge/>
          </w:tcPr>
          <w:p w14:paraId="20049BA5"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7F9309CC"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78.65 (21.45)</w:t>
            </w:r>
          </w:p>
        </w:tc>
        <w:tc>
          <w:tcPr>
            <w:tcW w:w="1822" w:type="dxa"/>
            <w:gridSpan w:val="2"/>
          </w:tcPr>
          <w:p w14:paraId="46EBCAA6"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74.83 (22.93)</w:t>
            </w:r>
          </w:p>
        </w:tc>
        <w:tc>
          <w:tcPr>
            <w:tcW w:w="1320" w:type="dxa"/>
            <w:gridSpan w:val="2"/>
            <w:vMerge/>
          </w:tcPr>
          <w:p w14:paraId="5ECA1FBD"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746568" w:rsidRDefault="00B7274A" w:rsidP="00630FB2">
            <w:pPr>
              <w:spacing w:after="100" w:afterAutospacing="1" w:line="480" w:lineRule="auto"/>
              <w:jc w:val="center"/>
              <w:rPr>
                <w:rFonts w:eastAsia="Calibri" w:cstheme="minorHAnsi"/>
                <w:szCs w:val="24"/>
              </w:rPr>
            </w:pPr>
          </w:p>
        </w:tc>
      </w:tr>
    </w:tbl>
    <w:p w14:paraId="21F08D9E" w14:textId="77777777" w:rsidR="00B7274A" w:rsidRDefault="00B7274A" w:rsidP="00B7274A">
      <w:pPr>
        <w:rPr>
          <w:rFonts w:eastAsia="Calibri" w:cstheme="minorHAnsi"/>
          <w:szCs w:val="24"/>
        </w:rPr>
      </w:pPr>
    </w:p>
    <w:p w14:paraId="2475BAC5" w14:textId="77777777" w:rsidR="00B7274A" w:rsidRPr="00EC6100" w:rsidRDefault="00B7274A" w:rsidP="00B7274A">
      <w:pPr>
        <w:spacing w:after="100" w:afterAutospacing="1" w:line="480" w:lineRule="auto"/>
        <w:ind w:firstLine="720"/>
        <w:rPr>
          <w:rFonts w:eastAsia="Calibri" w:cstheme="minorHAnsi"/>
          <w:szCs w:val="24"/>
        </w:rPr>
      </w:pPr>
      <w:r w:rsidRPr="00EC6100">
        <w:rPr>
          <w:rFonts w:cstheme="minorHAnsi"/>
          <w:noProof/>
          <w:szCs w:val="24"/>
        </w:rPr>
        <w:lastRenderedPageBreak/>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Calibri" w:cstheme="minorHAnsi"/>
          <w:szCs w:val="24"/>
        </w:rPr>
        <w:br w:type="page"/>
      </w:r>
    </w:p>
    <w:p w14:paraId="682DC5FD"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9" w:name="_Toc195284234"/>
      <w:r w:rsidRPr="0056441A">
        <w:rPr>
          <w:rFonts w:eastAsia="Times New Roman" w:cstheme="minorHAnsi"/>
          <w:b/>
          <w:i/>
          <w:color w:val="000000"/>
          <w:sz w:val="28"/>
          <w:szCs w:val="28"/>
        </w:rPr>
        <w:lastRenderedPageBreak/>
        <w:t>Discussion</w:t>
      </w:r>
      <w:bookmarkEnd w:id="19"/>
    </w:p>
    <w:p w14:paraId="3F116190" w14:textId="03B831E5" w:rsidR="00B7274A" w:rsidRPr="007D1B8E" w:rsidRDefault="00B7274A" w:rsidP="00B7274A">
      <w:pPr>
        <w:spacing w:after="100" w:afterAutospacing="1" w:line="480" w:lineRule="auto"/>
        <w:rPr>
          <w:rFonts w:eastAsia="Calibri" w:cstheme="minorHAnsi"/>
          <w:szCs w:val="24"/>
        </w:rPr>
      </w:pPr>
      <w:r w:rsidRPr="00EC6100">
        <w:rPr>
          <w:rFonts w:eastAsia="Calibri" w:cstheme="minorHAnsi"/>
          <w:szCs w:val="24"/>
        </w:rPr>
        <w:tab/>
        <w:t xml:space="preserve">The results for Study 1 </w:t>
      </w:r>
      <w:r>
        <w:rPr>
          <w:rFonts w:eastAsia="Calibri" w:cstheme="minorHAnsi"/>
          <w:szCs w:val="24"/>
        </w:rPr>
        <w:t>are mixed.</w:t>
      </w:r>
      <w:r w:rsidRPr="00EC6100">
        <w:rPr>
          <w:rFonts w:eastAsia="Calibri" w:cstheme="minorHAnsi"/>
          <w:szCs w:val="24"/>
        </w:rPr>
        <w:t xml:space="preserve"> </w:t>
      </w:r>
      <w:r>
        <w:rPr>
          <w:rFonts w:eastAsia="Calibri" w:cstheme="minorHAnsi"/>
          <w:szCs w:val="24"/>
        </w:rPr>
        <w:t xml:space="preserve">The manipulation of </w:t>
      </w:r>
      <w:r w:rsidRPr="00EC6100">
        <w:rPr>
          <w:rFonts w:eastAsia="Calibri" w:cstheme="minorHAnsi"/>
          <w:szCs w:val="24"/>
        </w:rPr>
        <w:t>social consensus (whether in support or opposition of a position) result</w:t>
      </w:r>
      <w:r>
        <w:rPr>
          <w:rFonts w:eastAsia="Calibri" w:cstheme="minorHAnsi"/>
          <w:szCs w:val="24"/>
        </w:rPr>
        <w:t>ed</w:t>
      </w:r>
      <w:r w:rsidRPr="00EC6100">
        <w:rPr>
          <w:rFonts w:eastAsia="Calibri" w:cstheme="minorHAnsi"/>
          <w:szCs w:val="24"/>
        </w:rPr>
        <w:t xml:space="preserve"> in </w:t>
      </w:r>
      <w:r>
        <w:rPr>
          <w:rFonts w:eastAsia="Calibri" w:cstheme="minorHAnsi"/>
          <w:szCs w:val="24"/>
        </w:rPr>
        <w:t>a small but statistically significant increase in</w:t>
      </w:r>
      <w:r w:rsidRPr="00EC6100">
        <w:rPr>
          <w:rFonts w:eastAsia="Calibri" w:cstheme="minorHAnsi"/>
          <w:szCs w:val="24"/>
        </w:rPr>
        <w:t xml:space="preserve"> </w:t>
      </w:r>
      <w:r>
        <w:rPr>
          <w:rFonts w:eastAsia="Calibri" w:cstheme="minorHAnsi"/>
          <w:szCs w:val="24"/>
        </w:rPr>
        <w:t>alignment</w:t>
      </w:r>
      <w:r w:rsidRPr="00EC6100">
        <w:rPr>
          <w:rFonts w:eastAsia="Calibri" w:cstheme="minorHAnsi"/>
          <w:szCs w:val="24"/>
        </w:rPr>
        <w:t xml:space="preserve"> with that consensus</w:t>
      </w:r>
      <w:r>
        <w:rPr>
          <w:rFonts w:eastAsia="Calibri" w:cstheme="minorHAnsi"/>
          <w:szCs w:val="24"/>
        </w:rPr>
        <w:t xml:space="preserve"> for the topic of UHC, but not for the topics of capital punishment or climate change</w:t>
      </w:r>
      <w:r w:rsidRPr="00EC6100">
        <w:rPr>
          <w:rFonts w:eastAsia="Calibri" w:cstheme="minorHAnsi"/>
          <w:szCs w:val="24"/>
        </w:rPr>
        <w:t xml:space="preserve">. </w:t>
      </w:r>
      <w:r>
        <w:rPr>
          <w:rFonts w:eastAsia="Calibri" w:cstheme="minorHAnsi"/>
          <w:szCs w:val="24"/>
        </w:rPr>
        <w:t xml:space="preserve">While there were not consistent significant differences across all topics </w:t>
      </w:r>
      <w:proofErr w:type="gramStart"/>
      <w:r>
        <w:rPr>
          <w:rFonts w:eastAsia="Calibri" w:cstheme="minorHAnsi"/>
          <w:szCs w:val="24"/>
        </w:rPr>
        <w:t>as per</w:t>
      </w:r>
      <w:proofErr w:type="gramEnd"/>
      <w:r>
        <w:rPr>
          <w:rFonts w:eastAsia="Calibri" w:cstheme="minorHAnsi"/>
          <w:szCs w:val="24"/>
        </w:rPr>
        <w:t xml:space="preserve"> hypothesized by </w:t>
      </w:r>
      <w:r w:rsidRPr="007D1B8E">
        <w:rPr>
          <w:rFonts w:eastAsia="Calibri" w:cstheme="minorHAnsi"/>
          <w:b/>
          <w:bCs/>
          <w:szCs w:val="24"/>
        </w:rPr>
        <w:t>H1b</w:t>
      </w:r>
      <w:r>
        <w:rPr>
          <w:rFonts w:eastAsia="Calibri" w:cstheme="minorHAnsi"/>
          <w:szCs w:val="24"/>
        </w:rPr>
        <w:t xml:space="preserve"> and </w:t>
      </w:r>
      <w:r w:rsidRPr="007D1B8E">
        <w:rPr>
          <w:rFonts w:eastAsia="Calibri" w:cstheme="minorHAnsi"/>
          <w:b/>
          <w:bCs/>
          <w:szCs w:val="24"/>
        </w:rPr>
        <w:t>H1c</w:t>
      </w:r>
      <w:r>
        <w:rPr>
          <w:rFonts w:eastAsia="Calibri" w:cstheme="minorHAnsi"/>
          <w:szCs w:val="24"/>
        </w:rPr>
        <w:t xml:space="preserve">, the significant interaction (as well as main effects) in </w:t>
      </w:r>
      <w:r w:rsidR="0027303A">
        <w:rPr>
          <w:rFonts w:eastAsia="Calibri" w:cstheme="minorHAnsi"/>
          <w:szCs w:val="24"/>
        </w:rPr>
        <w:t>the</w:t>
      </w:r>
      <w:r w:rsidR="001F2779">
        <w:rPr>
          <w:rFonts w:eastAsia="Calibri" w:cstheme="minorHAnsi"/>
          <w:szCs w:val="24"/>
        </w:rPr>
        <w:t xml:space="preserve"> </w:t>
      </w:r>
      <w:r>
        <w:rPr>
          <w:rFonts w:eastAsia="Calibri" w:cstheme="minorHAnsi"/>
          <w:szCs w:val="24"/>
        </w:rPr>
        <w:t>ANOVA models indicate that further research on the effects of social consensus is likely to be promising.</w:t>
      </w:r>
    </w:p>
    <w:p w14:paraId="18D8A54F" w14:textId="65486A4A" w:rsidR="00B7274A" w:rsidRPr="00243744"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Methodologically speaking, one major area of concern that was not addressed in this study was alternative methods for manipulation of support for a given topic. While manipulation of social consensus was</w:t>
      </w:r>
      <w:r>
        <w:rPr>
          <w:rFonts w:eastAsia="Calibri" w:cstheme="minorHAnsi"/>
          <w:szCs w:val="24"/>
        </w:rPr>
        <w:t xml:space="preserve"> somewhat effective</w:t>
      </w:r>
      <w:r w:rsidRPr="00EC6100">
        <w:rPr>
          <w:rFonts w:eastAsia="Calibri" w:cstheme="minorHAnsi"/>
          <w:szCs w:val="24"/>
        </w:rPr>
        <w:t>, there are real concerns about the ethics of presenting a ‘false consensus’ in the process of informing and shaping public opinion.</w:t>
      </w:r>
      <w:r>
        <w:rPr>
          <w:rFonts w:eastAsia="Calibri" w:cstheme="minorHAnsi"/>
          <w:szCs w:val="24"/>
        </w:rPr>
        <w:t xml:space="preserve"> One promising avenue that lacks those ethical issues is the manipulation of moral conviction. The primary reason for manipulating moral conviction as a way to affect change in polarized beliefs is because,</w:t>
      </w:r>
      <w:r w:rsidRPr="00EC6100">
        <w:rPr>
          <w:rFonts w:eastAsia="Calibri" w:cstheme="minorHAnsi"/>
          <w:szCs w:val="24"/>
        </w:rPr>
        <w:t xml:space="preserve"> </w:t>
      </w:r>
      <w:r>
        <w:rPr>
          <w:rFonts w:eastAsia="Calibri" w:cstheme="minorHAnsi"/>
          <w:szCs w:val="24"/>
        </w:rPr>
        <w:t>i</w:t>
      </w:r>
      <w:r w:rsidRPr="00EC6100">
        <w:rPr>
          <w:rFonts w:eastAsia="Calibri" w:cstheme="minorHAnsi"/>
          <w:szCs w:val="24"/>
        </w:rPr>
        <w:t xml:space="preserve">n practice, </w:t>
      </w:r>
      <w:r>
        <w:rPr>
          <w:rFonts w:eastAsia="Calibri" w:cstheme="minorHAnsi"/>
          <w:szCs w:val="24"/>
        </w:rPr>
        <w:t>m</w:t>
      </w:r>
      <w:r w:rsidRPr="00EC6100">
        <w:rPr>
          <w:rFonts w:eastAsia="Calibri" w:cstheme="minorHAnsi"/>
          <w:szCs w:val="24"/>
        </w:rPr>
        <w:t>any polarizing topics are felt with ‘moral conviction’</w:t>
      </w:r>
      <w:r>
        <w:rPr>
          <w:rFonts w:eastAsia="Calibri" w:cstheme="minorHAnsi"/>
          <w:szCs w:val="24"/>
        </w:rPr>
        <w:t xml:space="preserve"> (i.e., abortion, conflict in the middle east, etc.). Thus, while using moral conviction is not necessarily </w:t>
      </w:r>
      <w:r>
        <w:rPr>
          <w:rFonts w:eastAsia="Calibri" w:cstheme="minorHAnsi"/>
          <w:i/>
          <w:iCs/>
          <w:szCs w:val="24"/>
        </w:rPr>
        <w:t>a-priori</w:t>
      </w:r>
      <w:r>
        <w:rPr>
          <w:rFonts w:eastAsia="Calibri" w:cstheme="minorHAnsi"/>
          <w:szCs w:val="24"/>
        </w:rPr>
        <w:t xml:space="preserve"> more meaningful than manipulating social consensus, there are plausibly topics where social consensus does not exist (and thus, the effects of social consensus cannot be leveraged), </w:t>
      </w:r>
      <w:proofErr w:type="gramStart"/>
      <w:r>
        <w:rPr>
          <w:rFonts w:eastAsia="Calibri" w:cstheme="minorHAnsi"/>
          <w:szCs w:val="24"/>
        </w:rPr>
        <w:t>where  moral</w:t>
      </w:r>
      <w:proofErr w:type="gramEnd"/>
      <w:r>
        <w:rPr>
          <w:rFonts w:eastAsia="Calibri" w:cstheme="minorHAnsi"/>
          <w:szCs w:val="24"/>
        </w:rPr>
        <w:t xml:space="preserve"> conviction does.</w:t>
      </w:r>
    </w:p>
    <w:p w14:paraId="4A4A92ED" w14:textId="13A628BA"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EC6100">
        <w:rPr>
          <w:rFonts w:eastAsia="Calibri" w:cstheme="minorHAnsi"/>
          <w:szCs w:val="24"/>
        </w:rPr>
        <w:lastRenderedPageBreak/>
        <w:t xml:space="preserve">plausible reason to believe ethical concerns would affect the issue (Universal Health Care). However, </w:t>
      </w:r>
      <w:r>
        <w:rPr>
          <w:rFonts w:eastAsia="Calibri" w:cstheme="minorHAnsi"/>
          <w:szCs w:val="24"/>
        </w:rPr>
        <w:t>I have</w:t>
      </w:r>
      <w:r w:rsidRPr="00EC6100">
        <w:rPr>
          <w:rFonts w:eastAsia="Calibri" w:cstheme="minorHAnsi"/>
          <w:szCs w:val="24"/>
        </w:rPr>
        <w:t xml:space="preserve"> not looked at how manipulations that can lead to perspective change could be different in the context of a ‘non-polarized’ topic. Therefore, </w:t>
      </w:r>
      <w:r>
        <w:rPr>
          <w:rFonts w:eastAsia="Calibri" w:cstheme="minorHAnsi"/>
          <w:szCs w:val="24"/>
        </w:rPr>
        <w:t xml:space="preserve">I </w:t>
      </w:r>
      <w:r w:rsidRPr="00EC6100">
        <w:rPr>
          <w:rFonts w:eastAsia="Calibri" w:cstheme="minorHAnsi"/>
          <w:szCs w:val="24"/>
        </w:rPr>
        <w:t>planned to incorporate an intentionally ‘non-polarized’ topic for our next study. With these issues in mind (manipulating moral conviction, choosing a non-polarized topic), Study 2 was initiated.</w:t>
      </w:r>
    </w:p>
    <w:p w14:paraId="29F37606" w14:textId="77777777" w:rsidR="00B7274A" w:rsidRPr="00EC6100" w:rsidRDefault="00B7274A" w:rsidP="00B7274A">
      <w:pPr>
        <w:rPr>
          <w:rFonts w:eastAsia="Calibri" w:cstheme="minorHAnsi"/>
          <w:szCs w:val="24"/>
        </w:rPr>
      </w:pPr>
      <w:r w:rsidRPr="00EC6100">
        <w:rPr>
          <w:rFonts w:eastAsia="Calibri" w:cstheme="minorHAnsi"/>
          <w:szCs w:val="24"/>
        </w:rPr>
        <w:br w:type="page"/>
      </w:r>
    </w:p>
    <w:p w14:paraId="7C039B8B" w14:textId="77777777" w:rsidR="00B7274A" w:rsidRPr="000070C7" w:rsidRDefault="00B7274A" w:rsidP="00B7274A">
      <w:pPr>
        <w:pStyle w:val="Heading1"/>
        <w:rPr>
          <w:rFonts w:asciiTheme="minorHAnsi" w:eastAsia="Calibri" w:hAnsiTheme="minorHAnsi" w:cstheme="minorHAnsi"/>
          <w:sz w:val="32"/>
        </w:rPr>
      </w:pPr>
      <w:bookmarkStart w:id="20" w:name="_Toc195284235"/>
      <w:r w:rsidRPr="000070C7">
        <w:rPr>
          <w:rFonts w:asciiTheme="minorHAnsi" w:eastAsia="Calibri" w:hAnsiTheme="minorHAnsi" w:cstheme="minorHAnsi"/>
          <w:sz w:val="32"/>
        </w:rPr>
        <w:lastRenderedPageBreak/>
        <w:t>Study 2</w:t>
      </w:r>
      <w:bookmarkEnd w:id="20"/>
    </w:p>
    <w:p w14:paraId="31731BC2"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284236"/>
      <w:r w:rsidRPr="00EC6100">
        <w:rPr>
          <w:rFonts w:eastAsia="Times New Roman" w:cstheme="minorHAnsi"/>
          <w:b/>
          <w:bCs/>
          <w:kern w:val="0"/>
          <w:sz w:val="28"/>
          <w:szCs w:val="28"/>
          <w14:ligatures w14:val="none"/>
        </w:rPr>
        <w:t>Introduction</w:t>
      </w:r>
      <w:bookmarkEnd w:id="21"/>
    </w:p>
    <w:p w14:paraId="27FCA97C" w14:textId="31BAAC79"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w:t>
      </w:r>
      <w:r>
        <w:rPr>
          <w:rFonts w:cstheme="minorHAnsi"/>
          <w:szCs w:val="24"/>
        </w:rPr>
        <w:t>2</w:t>
      </w:r>
      <w:r w:rsidRPr="00EC6100">
        <w:rPr>
          <w:rFonts w:cstheme="minorHAnsi"/>
          <w:szCs w:val="24"/>
        </w:rPr>
        <w:t xml:space="preserve"> was to directly test how manipulating </w:t>
      </w:r>
      <w:r>
        <w:rPr>
          <w:rFonts w:cstheme="minorHAnsi"/>
          <w:szCs w:val="24"/>
        </w:rPr>
        <w:t>moral conviction</w:t>
      </w:r>
      <w:r w:rsidRPr="00EC6100">
        <w:rPr>
          <w:rFonts w:cstheme="minorHAnsi"/>
          <w:szCs w:val="24"/>
        </w:rPr>
        <w:t xml:space="preserve"> affects </w:t>
      </w:r>
      <w:r>
        <w:rPr>
          <w:rFonts w:cstheme="minorHAnsi"/>
          <w:szCs w:val="24"/>
        </w:rPr>
        <w:t>support for polarized beliefs</w:t>
      </w:r>
      <w:r w:rsidRPr="00EC6100">
        <w:rPr>
          <w:rFonts w:cstheme="minorHAnsi"/>
          <w:szCs w:val="24"/>
        </w:rPr>
        <w:t xml:space="preserve">. One goal was to determine if </w:t>
      </w:r>
      <w:r>
        <w:rPr>
          <w:rFonts w:cstheme="minorHAnsi"/>
          <w:szCs w:val="24"/>
        </w:rPr>
        <w:t>the moral conviction</w:t>
      </w:r>
      <w:r w:rsidRPr="00EC6100">
        <w:rPr>
          <w:rFonts w:cstheme="minorHAnsi"/>
          <w:szCs w:val="24"/>
        </w:rPr>
        <w:t xml:space="preserve"> manipulation, adapted from</w:t>
      </w:r>
      <w:r>
        <w:rPr>
          <w:rFonts w:cstheme="minorHAnsi"/>
          <w:szCs w:val="24"/>
        </w:rPr>
        <w:t xml:space="preserve"> </w:t>
      </w:r>
      <w:proofErr w:type="spellStart"/>
      <w:r>
        <w:rPr>
          <w:rFonts w:cstheme="minorHAnsi"/>
          <w:szCs w:val="24"/>
        </w:rPr>
        <w:t>Kodapanakkal</w:t>
      </w:r>
      <w:proofErr w:type="spellEnd"/>
      <w:r>
        <w:rPr>
          <w:rFonts w:cstheme="minorHAnsi"/>
          <w:szCs w:val="24"/>
        </w:rPr>
        <w:t xml:space="preserve"> (2021) and Clifford (2019) would be successful for</w:t>
      </w:r>
      <w:r w:rsidRPr="007354B6">
        <w:rPr>
          <w:rFonts w:cstheme="minorHAnsi"/>
          <w:szCs w:val="24"/>
        </w:rPr>
        <w:t xml:space="preserve"> </w:t>
      </w:r>
      <w:r w:rsidRPr="00EC6100">
        <w:rPr>
          <w:rFonts w:cstheme="minorHAnsi"/>
          <w:szCs w:val="24"/>
        </w:rPr>
        <w:t>a series of topics chosen explicitly for their perception of polarization in America (UHC, climate change, capital punishment),</w:t>
      </w:r>
      <w:r>
        <w:rPr>
          <w:rFonts w:cstheme="minorHAnsi"/>
          <w:szCs w:val="24"/>
        </w:rPr>
        <w:t xml:space="preserve"> as well as an explicitly non-polarized topic (exercise), which diverges significantly from the original topics used by </w:t>
      </w:r>
      <w:proofErr w:type="spellStart"/>
      <w:r>
        <w:rPr>
          <w:rFonts w:cstheme="minorHAnsi"/>
          <w:szCs w:val="24"/>
        </w:rPr>
        <w:t>Kodapanakkal</w:t>
      </w:r>
      <w:proofErr w:type="spellEnd"/>
      <w:r>
        <w:rPr>
          <w:rFonts w:cstheme="minorHAnsi"/>
          <w:szCs w:val="24"/>
        </w:rPr>
        <w:t xml:space="preserve"> (crime-surveillance technologies and hiring algorithms) and Clifford (genetically modified food, factory farming).</w:t>
      </w:r>
      <w:r w:rsidRPr="00EC6100">
        <w:rPr>
          <w:rFonts w:cstheme="minorHAnsi"/>
          <w:szCs w:val="24"/>
        </w:rPr>
        <w:t xml:space="preserve"> </w:t>
      </w:r>
      <w:r w:rsidRPr="00EC6100">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w:t>
      </w:r>
      <w:r>
        <w:rPr>
          <w:rFonts w:eastAsia="Calibri" w:cstheme="minorHAnsi"/>
          <w:kern w:val="0"/>
          <w:szCs w:val="24"/>
          <w14:ligatures w14:val="none"/>
        </w:rPr>
        <w:t xml:space="preserve"> (</w:t>
      </w:r>
      <w:r w:rsidRPr="00A14D1D">
        <w:rPr>
          <w:rFonts w:eastAsia="Calibri" w:cstheme="minorHAnsi"/>
          <w:kern w:val="0"/>
          <w:szCs w:val="24"/>
          <w14:ligatures w14:val="none"/>
        </w:rPr>
        <w:t>Wright et al., 2008</w:t>
      </w:r>
      <w:r>
        <w:rPr>
          <w:rFonts w:eastAsia="Calibri" w:cstheme="minorHAnsi"/>
          <w:kern w:val="0"/>
          <w:szCs w:val="24"/>
          <w14:ligatures w14:val="none"/>
        </w:rPr>
        <w:t>;</w:t>
      </w:r>
      <w:r w:rsidRPr="000C7AFA">
        <w:t xml:space="preserve"> </w:t>
      </w:r>
      <w:r w:rsidRPr="000C7AFA">
        <w:rPr>
          <w:rFonts w:eastAsia="Calibri" w:cstheme="minorHAnsi"/>
          <w:kern w:val="0"/>
          <w:szCs w:val="24"/>
          <w14:ligatures w14:val="none"/>
        </w:rPr>
        <w:t>Stein, 2017; Bump, 2015</w:t>
      </w:r>
      <w:r>
        <w:rPr>
          <w:rFonts w:eastAsia="Calibri" w:cstheme="minorHAnsi"/>
          <w:kern w:val="0"/>
          <w:szCs w:val="24"/>
          <w14:ligatures w14:val="none"/>
        </w:rPr>
        <w:t>)</w:t>
      </w:r>
      <w:r w:rsidRPr="00EC6100">
        <w:rPr>
          <w:rFonts w:eastAsia="Calibri" w:cstheme="minorHAnsi"/>
          <w:kern w:val="0"/>
          <w:szCs w:val="24"/>
          <w14:ligatures w14:val="none"/>
        </w:rPr>
        <w:t xml:space="preserve">. </w:t>
      </w:r>
      <w:r>
        <w:rPr>
          <w:rFonts w:cstheme="minorHAnsi"/>
          <w:szCs w:val="24"/>
        </w:rPr>
        <w:t xml:space="preserve">Additionally, </w:t>
      </w:r>
      <w:r w:rsidR="00DE7C70">
        <w:rPr>
          <w:rFonts w:cstheme="minorHAnsi"/>
          <w:szCs w:val="24"/>
        </w:rPr>
        <w:t>I</w:t>
      </w:r>
      <w:r>
        <w:rPr>
          <w:rFonts w:cstheme="minorHAnsi"/>
          <w:szCs w:val="24"/>
        </w:rPr>
        <w:t xml:space="preserve"> wanted to determine which of the four different moral conviction manipulations would have the greatest effect on changing perceptions of moral conviction. Finally, </w:t>
      </w:r>
      <w:r w:rsidR="00DE7C70">
        <w:rPr>
          <w:rFonts w:cstheme="minorHAnsi"/>
          <w:szCs w:val="24"/>
        </w:rPr>
        <w:t>I</w:t>
      </w:r>
      <w:r>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0070C7"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2" w:name="_Toc195284237"/>
      <w:r w:rsidRPr="000070C7">
        <w:rPr>
          <w:rFonts w:eastAsia="Times New Roman" w:cstheme="minorHAnsi"/>
          <w:b/>
          <w:bCs/>
          <w:kern w:val="0"/>
          <w:sz w:val="28"/>
          <w:szCs w:val="28"/>
          <w14:ligatures w14:val="none"/>
        </w:rPr>
        <w:t>Method</w:t>
      </w:r>
      <w:bookmarkEnd w:id="22"/>
    </w:p>
    <w:p w14:paraId="2F449BED" w14:textId="77777777"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2 analyzed the effects of </w:t>
      </w:r>
      <w:r>
        <w:rPr>
          <w:rFonts w:cstheme="minorHAnsi"/>
          <w:sz w:val="24"/>
          <w:szCs w:val="24"/>
        </w:rPr>
        <w:t xml:space="preserve">the </w:t>
      </w:r>
      <w:r w:rsidRPr="00EC6100">
        <w:rPr>
          <w:rFonts w:cstheme="minorHAnsi"/>
          <w:sz w:val="24"/>
          <w:szCs w:val="24"/>
        </w:rPr>
        <w:t xml:space="preserve">moral conviction manipulation on polarized and non-polarized beliefs using a between-subjects design. Participants were randomly assigned to </w:t>
      </w:r>
      <w:r w:rsidRPr="00EC6100">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w:t>
      </w:r>
      <w:r>
        <w:rPr>
          <w:rFonts w:cstheme="minorHAnsi"/>
          <w:sz w:val="24"/>
          <w:szCs w:val="24"/>
        </w:rPr>
        <w:t xml:space="preserve">Details about each condition are described in the ‘Materials and Procedure’ section below. </w:t>
      </w:r>
      <w:r w:rsidRPr="00EC6100">
        <w:rPr>
          <w:rFonts w:cstheme="minorHAnsi"/>
          <w:sz w:val="24"/>
          <w:szCs w:val="24"/>
        </w:rPr>
        <w:t xml:space="preserve">The primary outcome, support for a given topic, was measured after presentation of the moral conviction manipulation. </w:t>
      </w:r>
      <w:r w:rsidRPr="00EC6100">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EC6100" w:rsidRDefault="00B7274A" w:rsidP="00B7274A">
      <w:pPr>
        <w:pStyle w:val="NoSpacing"/>
        <w:spacing w:line="480" w:lineRule="auto"/>
        <w:rPr>
          <w:rFonts w:cstheme="minorHAnsi"/>
          <w:sz w:val="24"/>
          <w:szCs w:val="24"/>
        </w:rPr>
      </w:pPr>
    </w:p>
    <w:p w14:paraId="0EE0A743"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284238"/>
      <w:r w:rsidRPr="009B3164">
        <w:rPr>
          <w:rFonts w:eastAsia="Times New Roman" w:cstheme="minorHAnsi"/>
          <w:b/>
          <w:i/>
          <w:color w:val="000000"/>
          <w:sz w:val="28"/>
          <w:szCs w:val="28"/>
        </w:rPr>
        <w:t>Participants</w:t>
      </w:r>
      <w:bookmarkEnd w:id="23"/>
    </w:p>
    <w:p w14:paraId="5B7D7E65" w14:textId="4B2D123C"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w:t>
      </w:r>
      <w:r>
        <w:rPr>
          <w:rFonts w:eastAsia="Calibri" w:cstheme="minorHAnsi"/>
          <w:szCs w:val="24"/>
        </w:rPr>
        <w:t xml:space="preserve">Since the original purpose of </w:t>
      </w:r>
      <w:r w:rsidRPr="00EC6100">
        <w:rPr>
          <w:rFonts w:eastAsia="Calibri" w:cstheme="minorHAnsi"/>
          <w:szCs w:val="24"/>
        </w:rPr>
        <w:t>this study</w:t>
      </w:r>
      <w:r>
        <w:rPr>
          <w:rFonts w:eastAsia="Calibri" w:cstheme="minorHAnsi"/>
          <w:szCs w:val="24"/>
        </w:rPr>
        <w:t xml:space="preserve"> was primarily an exploratory pilot in nature,</w:t>
      </w:r>
      <w:r w:rsidRPr="00EC6100">
        <w:rPr>
          <w:rFonts w:eastAsia="Calibri" w:cstheme="minorHAnsi"/>
          <w:szCs w:val="24"/>
        </w:rPr>
        <w:t xml:space="preserve"> </w:t>
      </w:r>
      <w:r w:rsidR="00B004D7">
        <w:rPr>
          <w:rFonts w:eastAsia="Calibri" w:cstheme="minorHAnsi"/>
          <w:szCs w:val="24"/>
        </w:rPr>
        <w:t>I</w:t>
      </w:r>
      <w:r w:rsidRPr="00EC6100">
        <w:rPr>
          <w:rFonts w:eastAsia="Calibri" w:cstheme="minorHAnsi"/>
          <w:szCs w:val="24"/>
        </w:rPr>
        <w:t xml:space="preserve"> did not collect any demographic information.</w:t>
      </w:r>
    </w:p>
    <w:p w14:paraId="7866C659"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284239"/>
      <w:r w:rsidRPr="009B3164">
        <w:rPr>
          <w:rFonts w:eastAsia="Times New Roman" w:cstheme="minorHAnsi"/>
          <w:b/>
          <w:i/>
          <w:color w:val="000000"/>
          <w:sz w:val="28"/>
          <w:szCs w:val="28"/>
        </w:rPr>
        <w:t>Materials and Procedure</w:t>
      </w:r>
      <w:bookmarkEnd w:id="24"/>
    </w:p>
    <w:p w14:paraId="19D4467C" w14:textId="384BFB5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For each of </w:t>
      </w:r>
      <w:r>
        <w:rPr>
          <w:rFonts w:eastAsia="Calibri" w:cstheme="minorHAnsi"/>
          <w:kern w:val="0"/>
          <w:szCs w:val="24"/>
          <w14:ligatures w14:val="none"/>
        </w:rPr>
        <w:t>the</w:t>
      </w:r>
      <w:r w:rsidRPr="00EC6100">
        <w:rPr>
          <w:rFonts w:eastAsia="Calibri" w:cstheme="minorHAnsi"/>
          <w:kern w:val="0"/>
          <w:szCs w:val="24"/>
          <w14:ligatures w14:val="none"/>
        </w:rPr>
        <w:t xml:space="preserve"> four issues (UHC, </w:t>
      </w:r>
      <w:r>
        <w:rPr>
          <w:rFonts w:eastAsia="Calibri" w:cstheme="minorHAnsi"/>
          <w:kern w:val="0"/>
          <w:szCs w:val="24"/>
          <w14:ligatures w14:val="none"/>
        </w:rPr>
        <w:t>c</w:t>
      </w:r>
      <w:r w:rsidRPr="00EC6100">
        <w:rPr>
          <w:rFonts w:eastAsia="Calibri" w:cstheme="minorHAnsi"/>
          <w:kern w:val="0"/>
          <w:szCs w:val="24"/>
          <w14:ligatures w14:val="none"/>
        </w:rPr>
        <w:t xml:space="preserve">limate </w:t>
      </w:r>
      <w:r>
        <w:rPr>
          <w:rFonts w:eastAsia="Calibri" w:cstheme="minorHAnsi"/>
          <w:kern w:val="0"/>
          <w:szCs w:val="24"/>
          <w14:ligatures w14:val="none"/>
        </w:rPr>
        <w:t>c</w:t>
      </w:r>
      <w:r w:rsidRPr="00EC6100">
        <w:rPr>
          <w:rFonts w:eastAsia="Calibri" w:cstheme="minorHAnsi"/>
          <w:kern w:val="0"/>
          <w:szCs w:val="24"/>
          <w14:ligatures w14:val="none"/>
        </w:rPr>
        <w:t xml:space="preserve">hange, </w:t>
      </w:r>
      <w:r>
        <w:rPr>
          <w:rFonts w:eastAsia="Calibri" w:cstheme="minorHAnsi"/>
          <w:kern w:val="0"/>
          <w:szCs w:val="24"/>
          <w14:ligatures w14:val="none"/>
        </w:rPr>
        <w:t>c</w:t>
      </w:r>
      <w:r w:rsidRPr="00EC6100">
        <w:rPr>
          <w:rFonts w:eastAsia="Calibri" w:cstheme="minorHAnsi"/>
          <w:kern w:val="0"/>
          <w:szCs w:val="24"/>
          <w14:ligatures w14:val="none"/>
        </w:rPr>
        <w:t xml:space="preserve">apital </w:t>
      </w:r>
      <w:r>
        <w:rPr>
          <w:rFonts w:eastAsia="Calibri" w:cstheme="minorHAnsi"/>
          <w:kern w:val="0"/>
          <w:szCs w:val="24"/>
          <w14:ligatures w14:val="none"/>
        </w:rPr>
        <w:t>p</w:t>
      </w:r>
      <w:r w:rsidRPr="00EC6100">
        <w:rPr>
          <w:rFonts w:eastAsia="Calibri" w:cstheme="minorHAnsi"/>
          <w:kern w:val="0"/>
          <w:szCs w:val="24"/>
          <w14:ligatures w14:val="none"/>
        </w:rPr>
        <w:t xml:space="preserve">unishment, and </w:t>
      </w:r>
      <w:r>
        <w:rPr>
          <w:rFonts w:eastAsia="Calibri" w:cstheme="minorHAnsi"/>
          <w:kern w:val="0"/>
          <w:szCs w:val="24"/>
          <w14:ligatures w14:val="none"/>
        </w:rPr>
        <w:t>e</w:t>
      </w:r>
      <w:r w:rsidRPr="00EC6100">
        <w:rPr>
          <w:rFonts w:eastAsia="Calibri" w:cstheme="minorHAnsi"/>
          <w:kern w:val="0"/>
          <w:szCs w:val="24"/>
          <w14:ligatures w14:val="none"/>
        </w:rPr>
        <w:t xml:space="preserve">xercise),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experimental conditions were asked to read a short essay and then respond to a series of survey questions;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control condition were not asked to read any essay and instead were directly provided with the survey questions. To manipulate the </w:t>
      </w:r>
      <w:r w:rsidRPr="00EC6100">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r>
        <w:rPr>
          <w:rFonts w:eastAsia="Calibri" w:cstheme="minorHAnsi"/>
          <w:kern w:val="0"/>
          <w:szCs w:val="24"/>
          <w14:ligatures w14:val="none"/>
        </w:rPr>
        <w:t xml:space="preserve"> (ranges were – UHC: 153-199; capital punishment: 162-201; exercising: 147-202; and climate change: 136-189).</w:t>
      </w:r>
    </w:p>
    <w:p w14:paraId="56782278"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284240"/>
      <w:r w:rsidRPr="009B3164">
        <w:rPr>
          <w:rFonts w:eastAsia="Times New Roman" w:cstheme="minorHAnsi"/>
          <w:b/>
          <w:i/>
          <w:color w:val="000000"/>
          <w:sz w:val="28"/>
          <w:szCs w:val="28"/>
        </w:rPr>
        <w:t>Measures</w:t>
      </w:r>
      <w:bookmarkEnd w:id="25"/>
    </w:p>
    <w:p w14:paraId="59CF2970"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EC6100">
        <w:rPr>
          <w:rFonts w:eastAsia="Calibri" w:cstheme="minorHAnsi"/>
          <w:kern w:val="0"/>
          <w:szCs w:val="24"/>
          <w14:ligatures w14:val="none"/>
        </w:rPr>
        <w:tab/>
        <w:t xml:space="preserve"> personal </w:t>
      </w:r>
      <w:r w:rsidRPr="00EC6100">
        <w:rPr>
          <w:rFonts w:eastAsia="Calibri" w:cstheme="minorHAnsi"/>
          <w:kern w:val="0"/>
          <w:szCs w:val="24"/>
          <w14:ligatures w14:val="none"/>
        </w:rPr>
        <w:lastRenderedPageBreak/>
        <w:t xml:space="preserve">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w:t>
      </w:r>
      <w:proofErr w:type="gramStart"/>
      <w:r w:rsidRPr="00EC6100">
        <w:rPr>
          <w:rFonts w:eastAsia="Calibri" w:cstheme="minorHAnsi"/>
          <w:kern w:val="0"/>
          <w:szCs w:val="24"/>
          <w14:ligatures w14:val="none"/>
        </w:rPr>
        <w:t>is a reflection of</w:t>
      </w:r>
      <w:proofErr w:type="gramEnd"/>
      <w:r w:rsidRPr="00EC6100">
        <w:rPr>
          <w:rFonts w:eastAsia="Calibri" w:cstheme="minorHAnsi"/>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Pr>
          <w:rFonts w:eastAsia="Calibri" w:cstheme="minorHAnsi"/>
          <w:kern w:val="0"/>
          <w:szCs w:val="24"/>
          <w14:ligatures w14:val="none"/>
        </w:rPr>
        <w:t>c</w:t>
      </w:r>
      <w:r w:rsidRPr="00EC6100">
        <w:rPr>
          <w:rFonts w:eastAsia="Calibri" w:cstheme="minorHAnsi"/>
          <w:i/>
          <w:iCs/>
          <w:kern w:val="0"/>
          <w:szCs w:val="24"/>
          <w14:ligatures w14:val="none"/>
        </w:rPr>
        <w:t xml:space="preserve">limate </w:t>
      </w:r>
      <w:r>
        <w:rPr>
          <w:rFonts w:eastAsia="Calibri" w:cstheme="minorHAnsi"/>
          <w:i/>
          <w:iCs/>
          <w:kern w:val="0"/>
          <w:szCs w:val="24"/>
          <w14:ligatures w14:val="none"/>
        </w:rPr>
        <w:t>c</w:t>
      </w:r>
      <w:r w:rsidRPr="00EC6100">
        <w:rPr>
          <w:rFonts w:eastAsia="Calibri" w:cstheme="minorHAnsi"/>
          <w:i/>
          <w:iCs/>
          <w:kern w:val="0"/>
          <w:szCs w:val="24"/>
          <w14:ligatures w14:val="none"/>
        </w:rPr>
        <w:t>hange</w:t>
      </w:r>
      <w:r w:rsidRPr="00EC6100">
        <w:rPr>
          <w:rFonts w:eastAsia="Calibri" w:cstheme="minorHAnsi"/>
          <w:kern w:val="0"/>
          <w:szCs w:val="24"/>
          <w14:ligatures w14:val="none"/>
        </w:rPr>
        <w:t>); 2) “The US government needs to implement Universal Health Care because basic population needs are not being met.” (</w:t>
      </w:r>
      <w:r>
        <w:rPr>
          <w:rFonts w:eastAsia="Calibri" w:cstheme="minorHAnsi"/>
          <w:i/>
          <w:iCs/>
          <w:kern w:val="0"/>
          <w:szCs w:val="24"/>
          <w14:ligatures w14:val="none"/>
        </w:rPr>
        <w:t>UHC</w:t>
      </w:r>
      <w:r w:rsidRPr="00EC6100">
        <w:rPr>
          <w:rFonts w:eastAsia="Calibri" w:cstheme="minorHAnsi"/>
          <w:kern w:val="0"/>
          <w:szCs w:val="24"/>
          <w14:ligatures w14:val="none"/>
        </w:rPr>
        <w:t>); 3) “Capital Punishment (the Death Penalty) is necessary in the US” (</w:t>
      </w:r>
      <w:r>
        <w:rPr>
          <w:rFonts w:eastAsia="Calibri" w:cstheme="minorHAnsi"/>
          <w:i/>
          <w:iCs/>
          <w:kern w:val="0"/>
          <w:szCs w:val="24"/>
          <w14:ligatures w14:val="none"/>
        </w:rPr>
        <w:t>capital punishment</w:t>
      </w:r>
      <w:r w:rsidRPr="00EC6100">
        <w:rPr>
          <w:rFonts w:eastAsia="Calibri" w:cstheme="minorHAnsi"/>
          <w:kern w:val="0"/>
          <w:szCs w:val="24"/>
          <w14:ligatures w14:val="none"/>
        </w:rPr>
        <w:t>), and 4) “Regular exercise is necessary for Americans.” (</w:t>
      </w:r>
      <w:r>
        <w:rPr>
          <w:rFonts w:eastAsia="Calibri" w:cstheme="minorHAnsi"/>
          <w:kern w:val="0"/>
          <w:szCs w:val="24"/>
          <w14:ligatures w14:val="none"/>
        </w:rPr>
        <w:t>e</w:t>
      </w:r>
      <w:r w:rsidRPr="00EC6100">
        <w:rPr>
          <w:rFonts w:eastAsia="Calibri" w:cstheme="minorHAnsi"/>
          <w:i/>
          <w:iCs/>
          <w:kern w:val="0"/>
          <w:szCs w:val="24"/>
          <w14:ligatures w14:val="none"/>
        </w:rPr>
        <w:t>xercise</w:t>
      </w:r>
      <w:r w:rsidRPr="00EC6100">
        <w:rPr>
          <w:rFonts w:eastAsia="Calibri" w:cstheme="minorHAnsi"/>
          <w:kern w:val="0"/>
          <w:szCs w:val="24"/>
          <w14:ligatures w14:val="none"/>
        </w:rPr>
        <w:t>).</w:t>
      </w:r>
    </w:p>
    <w:p w14:paraId="7B759157"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8A66E5">
        <w:rPr>
          <w:rFonts w:eastAsia="Calibri" w:cstheme="minorHAnsi"/>
          <w:b/>
          <w:bCs/>
          <w:kern w:val="0"/>
          <w:szCs w:val="24"/>
          <w14:ligatures w14:val="none"/>
        </w:rPr>
        <w:t>Secondary Outcomes.</w:t>
      </w:r>
      <w:r w:rsidRPr="00EC6100">
        <w:rPr>
          <w:rFonts w:eastAsia="Calibri" w:cstheme="minorHAnsi"/>
          <w:kern w:val="0"/>
          <w:szCs w:val="24"/>
          <w14:ligatures w14:val="none"/>
        </w:rPr>
        <w:t xml:space="preserve"> Openness to belief change on each issue was assessed with </w:t>
      </w:r>
      <w:r>
        <w:rPr>
          <w:rFonts w:eastAsia="Calibri" w:cstheme="minorHAnsi"/>
          <w:kern w:val="0"/>
          <w:szCs w:val="24"/>
          <w14:ligatures w14:val="none"/>
        </w:rPr>
        <w:t xml:space="preserve">a </w:t>
      </w:r>
      <w:proofErr w:type="gramStart"/>
      <w:r w:rsidRPr="00EC6100">
        <w:rPr>
          <w:rFonts w:eastAsia="Calibri" w:cstheme="minorHAnsi"/>
          <w:kern w:val="0"/>
          <w:szCs w:val="24"/>
          <w14:ligatures w14:val="none"/>
        </w:rPr>
        <w:t>single item</w:t>
      </w:r>
      <w:proofErr w:type="gramEnd"/>
      <w:r w:rsidRPr="00EC6100">
        <w:rPr>
          <w:rFonts w:eastAsia="Calibri" w:cstheme="minorHAnsi"/>
          <w:kern w:val="0"/>
          <w:szCs w:val="24"/>
          <w14:ligatures w14:val="none"/>
        </w:rPr>
        <w:t xml:space="preserve"> direct </w:t>
      </w:r>
      <w:proofErr w:type="gramStart"/>
      <w:r w:rsidRPr="00EC6100">
        <w:rPr>
          <w:rFonts w:eastAsia="Calibri" w:cstheme="minorHAnsi"/>
          <w:kern w:val="0"/>
          <w:szCs w:val="24"/>
          <w14:ligatures w14:val="none"/>
        </w:rPr>
        <w:t>measure</w:t>
      </w:r>
      <w:proofErr w:type="gramEnd"/>
      <w:r w:rsidRPr="00EC6100">
        <w:rPr>
          <w:rFonts w:eastAsia="Calibri" w:cstheme="minorHAnsi"/>
          <w:kern w:val="0"/>
          <w:szCs w:val="24"/>
          <w14:ligatures w14:val="none"/>
        </w:rPr>
        <w:t xml:space="preserv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w:t>
      </w:r>
      <w:proofErr w:type="gramStart"/>
      <w:r w:rsidRPr="00EC6100">
        <w:rPr>
          <w:rFonts w:eastAsia="Calibri" w:cstheme="minorHAnsi"/>
          <w:kern w:val="0"/>
          <w:szCs w:val="24"/>
          <w14:ligatures w14:val="none"/>
        </w:rPr>
        <w:t>item direct measure</w:t>
      </w:r>
      <w:proofErr w:type="gramEnd"/>
      <w:r w:rsidRPr="00EC6100">
        <w:rPr>
          <w:rFonts w:eastAsia="Calibri" w:cstheme="minorHAnsi"/>
          <w:kern w:val="0"/>
          <w:szCs w:val="24"/>
          <w14:ligatures w14:val="none"/>
        </w:rPr>
        <w:t xml:space="preserve"> (e.g., How persuasive was the above essay on your beliefs regarding [topic]). Agreement with this statement was measured on a continuous scale ranging from extremely unpersuasive (-50), to extremely persuasive (50).</w:t>
      </w:r>
    </w:p>
    <w:p w14:paraId="6855A6C5"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284241"/>
      <w:r w:rsidRPr="009B3164">
        <w:rPr>
          <w:rFonts w:eastAsia="Times New Roman" w:cstheme="minorHAnsi"/>
          <w:b/>
          <w:i/>
          <w:color w:val="000000"/>
          <w:sz w:val="28"/>
          <w:szCs w:val="28"/>
        </w:rPr>
        <w:lastRenderedPageBreak/>
        <w:t>Power and Statistical Analysis</w:t>
      </w:r>
      <w:bookmarkEnd w:id="26"/>
    </w:p>
    <w:p w14:paraId="38EBD09F" w14:textId="470A809F"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Pr>
          <w:rFonts w:eastAsia="Calibri" w:cstheme="minorHAnsi"/>
          <w:szCs w:val="24"/>
        </w:rPr>
        <w:t>I</w:t>
      </w:r>
      <w:r w:rsidRPr="00EC6100">
        <w:rPr>
          <w:rFonts w:eastAsia="Calibri" w:cstheme="minorHAnsi"/>
          <w:szCs w:val="24"/>
        </w:rPr>
        <w:t xml:space="preserve"> examined the effects of experimental condition (four moral conviction intervention conditions and a control) on our outcome measures. </w:t>
      </w:r>
      <w:r w:rsidR="004B272F">
        <w:rPr>
          <w:rFonts w:eastAsia="Calibri" w:cstheme="minorHAnsi"/>
          <w:szCs w:val="24"/>
        </w:rPr>
        <w:t>I</w:t>
      </w:r>
      <w:r w:rsidRPr="00EC6100">
        <w:rPr>
          <w:rFonts w:eastAsia="Calibri" w:cstheme="minorHAnsi"/>
          <w:szCs w:val="24"/>
        </w:rPr>
        <w:t xml:space="preserve"> examined the main effect. All tests were conducted in R and considered statistically significant when P &lt;.05</w:t>
      </w:r>
      <w:r>
        <w:rPr>
          <w:rFonts w:eastAsia="Calibri" w:cstheme="minorHAnsi"/>
          <w:szCs w:val="24"/>
        </w:rPr>
        <w:t xml:space="preserve">, however, in the case of multiple planned comparisons, </w:t>
      </w:r>
      <w:r w:rsidR="004B272F">
        <w:rPr>
          <w:rFonts w:eastAsia="Calibri" w:cstheme="minorHAnsi"/>
          <w:szCs w:val="24"/>
        </w:rPr>
        <w:t>I</w:t>
      </w:r>
      <w:r>
        <w:rPr>
          <w:rFonts w:eastAsia="Calibri" w:cstheme="minorHAnsi"/>
          <w:szCs w:val="24"/>
        </w:rPr>
        <w:t xml:space="preserve"> chose to use the Bonferroni adjustment</w:t>
      </w:r>
      <w:r w:rsidRPr="00EC6100">
        <w:rPr>
          <w:rFonts w:eastAsia="Calibri" w:cstheme="minorHAnsi"/>
          <w:szCs w:val="24"/>
        </w:rPr>
        <w:t>.</w:t>
      </w:r>
      <w:r>
        <w:rPr>
          <w:rFonts w:eastAsia="Calibri" w:cstheme="minorHAnsi"/>
          <w:szCs w:val="24"/>
        </w:rPr>
        <w:t xml:space="preserve"> </w:t>
      </w:r>
      <w:r w:rsidR="00FF06D5">
        <w:rPr>
          <w:rFonts w:eastAsia="Calibri" w:cstheme="minorHAnsi"/>
          <w:szCs w:val="24"/>
        </w:rPr>
        <w:t>I</w:t>
      </w:r>
      <w:r w:rsidRPr="00D35DF8">
        <w:rPr>
          <w:rFonts w:eastAsia="Calibri" w:cstheme="minorHAnsi"/>
          <w:szCs w:val="24"/>
        </w:rPr>
        <w:t xml:space="preserve"> used R version 4.4.1 (R Core Team 2024).</w:t>
      </w:r>
    </w:p>
    <w:p w14:paraId="49AF43AB"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7" w:name="_Toc195284242"/>
      <w:r w:rsidRPr="009B3164">
        <w:rPr>
          <w:rFonts w:eastAsia="Times New Roman" w:cstheme="minorHAnsi"/>
          <w:b/>
          <w:i/>
          <w:color w:val="000000"/>
          <w:sz w:val="28"/>
          <w:szCs w:val="28"/>
        </w:rPr>
        <w:t>Study 2 Hypothesis:</w:t>
      </w:r>
      <w:bookmarkEnd w:id="27"/>
    </w:p>
    <w:p w14:paraId="63C3E424" w14:textId="31A844EB" w:rsidR="00B7274A" w:rsidRPr="00B7274A" w:rsidRDefault="00B7274A" w:rsidP="00BF3ED5">
      <w:pPr>
        <w:pStyle w:val="BodyText"/>
        <w:spacing w:line="480" w:lineRule="auto"/>
        <w:rPr>
          <w:szCs w:val="24"/>
        </w:rPr>
      </w:pPr>
      <w:r>
        <w:rPr>
          <w:szCs w:val="24"/>
        </w:rPr>
        <w:tab/>
        <w:t>Our first hypothesis (</w:t>
      </w:r>
      <w:r w:rsidRPr="009A3DAE">
        <w:rPr>
          <w:b/>
          <w:bCs/>
          <w:szCs w:val="24"/>
        </w:rPr>
        <w:t>H1</w:t>
      </w:r>
      <w:r>
        <w:rPr>
          <w:szCs w:val="24"/>
        </w:rPr>
        <w:t>) is a complex comparison, predicting that the combination of the moral piggybacking and moral responsibility groups will have increased moral conviction as compared to the control group. Our second hypothesis (</w:t>
      </w:r>
      <w:r w:rsidRPr="009A3DAE">
        <w:rPr>
          <w:b/>
          <w:bCs/>
          <w:szCs w:val="24"/>
        </w:rPr>
        <w:t>H2</w:t>
      </w:r>
      <w:r>
        <w:rPr>
          <w:szCs w:val="24"/>
        </w:rPr>
        <w:t>) is another complex comparison, predicting that the combination of the pragmatic and hedonic groups will have decreased moral conviction as compared to the control group.</w:t>
      </w:r>
    </w:p>
    <w:p w14:paraId="6D141DEE" w14:textId="77777777" w:rsidR="00B7274A" w:rsidRPr="00BF3ED5" w:rsidRDefault="00B7274A" w:rsidP="00BF3ED5">
      <w:pPr>
        <w:pStyle w:val="BodyText"/>
        <w:rPr>
          <w:sz w:val="22"/>
        </w:rPr>
      </w:pPr>
    </w:p>
    <w:p w14:paraId="37CD2008" w14:textId="77777777" w:rsidR="00B7274A" w:rsidRPr="009B3164"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8" w:name="_Toc195284243"/>
      <w:r w:rsidRPr="009B3164">
        <w:rPr>
          <w:rFonts w:eastAsia="Times New Roman" w:cstheme="minorHAnsi"/>
          <w:b/>
          <w:bCs/>
          <w:kern w:val="0"/>
          <w:sz w:val="28"/>
          <w:szCs w:val="28"/>
          <w14:ligatures w14:val="none"/>
        </w:rPr>
        <w:t>Results</w:t>
      </w:r>
      <w:bookmarkEnd w:id="28"/>
    </w:p>
    <w:p w14:paraId="5352B463" w14:textId="0A1B226C" w:rsidR="00B7274A" w:rsidRPr="00EC6100" w:rsidRDefault="00FF06D5" w:rsidP="00B7274A">
      <w:pPr>
        <w:pStyle w:val="NoSpacing"/>
        <w:spacing w:line="480" w:lineRule="auto"/>
        <w:ind w:firstLine="720"/>
        <w:rPr>
          <w:rFonts w:eastAsia="Calibri" w:cstheme="minorHAnsi"/>
          <w:sz w:val="24"/>
          <w:szCs w:val="24"/>
        </w:rPr>
      </w:pPr>
      <w:r>
        <w:rPr>
          <w:rFonts w:eastAsia="Calibri" w:cstheme="minorHAnsi"/>
          <w:sz w:val="24"/>
          <w:szCs w:val="24"/>
        </w:rPr>
        <w:t>I</w:t>
      </w:r>
      <w:r w:rsidR="00B7274A" w:rsidRPr="00EC6100">
        <w:rPr>
          <w:rFonts w:eastAsia="Calibri" w:cstheme="minorHAnsi"/>
          <w:sz w:val="24"/>
          <w:szCs w:val="24"/>
        </w:rPr>
        <w:t xml:space="preserve"> tested both hypotheses with an </w:t>
      </w:r>
      <w:r w:rsidR="00B7274A">
        <w:rPr>
          <w:rFonts w:eastAsia="Calibri" w:cstheme="minorHAnsi"/>
          <w:sz w:val="24"/>
          <w:szCs w:val="24"/>
        </w:rPr>
        <w:t xml:space="preserve">analysis of variance </w:t>
      </w:r>
      <w:r w:rsidR="00B7274A" w:rsidRPr="00EC6100">
        <w:rPr>
          <w:rFonts w:eastAsia="Calibri" w:cstheme="minorHAnsi"/>
          <w:sz w:val="24"/>
          <w:szCs w:val="24"/>
        </w:rPr>
        <w:t>model comparing our outcome measure (support or level of moral conviction for [topic]) after our moral conviction manipulation</w:t>
      </w:r>
      <w:r w:rsidR="00B7274A">
        <w:rPr>
          <w:rFonts w:eastAsia="Calibri" w:cstheme="minorHAnsi"/>
          <w:sz w:val="24"/>
          <w:szCs w:val="24"/>
        </w:rPr>
        <w:t xml:space="preserve"> using a series of complex contrasts</w:t>
      </w:r>
    </w:p>
    <w:p w14:paraId="6DC9FF44"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284244"/>
      <w:r w:rsidRPr="009B3164">
        <w:rPr>
          <w:rFonts w:eastAsia="Times New Roman" w:cstheme="minorHAnsi"/>
          <w:b/>
          <w:i/>
          <w:color w:val="000000"/>
          <w:sz w:val="28"/>
          <w:szCs w:val="28"/>
        </w:rPr>
        <w:lastRenderedPageBreak/>
        <w:t>Moral Conviction Manipulation – Level of Moral Conviction Regarding [Topic]</w:t>
      </w:r>
      <w:bookmarkEnd w:id="29"/>
    </w:p>
    <w:p w14:paraId="7952CE48" w14:textId="77777777"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Each of our four </w:t>
      </w:r>
      <w:r>
        <w:rPr>
          <w:rFonts w:eastAsia="Calibri" w:cstheme="minorHAnsi"/>
          <w:szCs w:val="24"/>
        </w:rPr>
        <w:t>analysis of variance</w:t>
      </w:r>
      <w:r w:rsidRPr="00EC6100">
        <w:rPr>
          <w:rFonts w:eastAsia="Calibri" w:cstheme="minorHAnsi"/>
          <w:szCs w:val="24"/>
        </w:rPr>
        <w:t xml:space="preserve"> models was composed of our dependent variable (quantified as level of support for our issues), </w:t>
      </w:r>
      <w:r>
        <w:rPr>
          <w:rFonts w:eastAsia="Calibri" w:cstheme="minorHAnsi"/>
          <w:szCs w:val="24"/>
        </w:rPr>
        <w:t>predicted by experimental condition, after generating the relevant contrast coding.</w:t>
      </w:r>
    </w:p>
    <w:p w14:paraId="78C0A6A6" w14:textId="4FD26BD2" w:rsidR="00B7274A" w:rsidRDefault="00B7274A" w:rsidP="00B7274A">
      <w:pPr>
        <w:spacing w:after="100" w:afterAutospacing="1" w:line="480" w:lineRule="auto"/>
        <w:ind w:firstLine="720"/>
        <w:rPr>
          <w:rFonts w:eastAsia="Calibri" w:cstheme="minorHAnsi"/>
          <w:szCs w:val="24"/>
        </w:rPr>
      </w:pPr>
      <w:r>
        <w:rPr>
          <w:rFonts w:eastAsia="Calibri" w:cstheme="minorHAnsi"/>
          <w:szCs w:val="24"/>
        </w:rPr>
        <w:t xml:space="preserve">There was no support for </w:t>
      </w:r>
      <w:r w:rsidRPr="00FA04B0">
        <w:rPr>
          <w:rFonts w:eastAsia="Calibri" w:cstheme="minorHAnsi"/>
          <w:b/>
          <w:bCs/>
          <w:szCs w:val="24"/>
        </w:rPr>
        <w:t>H1</w:t>
      </w:r>
      <w:r>
        <w:rPr>
          <w:rFonts w:eastAsia="Calibri" w:cstheme="minorHAnsi"/>
          <w:szCs w:val="24"/>
        </w:rPr>
        <w:t>, as our moral piggybacking and moral responsibility groups combined did not have increased moral conviction as compared to the control group for:</w:t>
      </w:r>
      <w:r w:rsidRPr="00C25807">
        <w:rPr>
          <w:rFonts w:eastAsia="Calibri" w:cstheme="minorHAnsi"/>
          <w:szCs w:val="24"/>
        </w:rPr>
        <w:t xml:space="preserve"> </w:t>
      </w:r>
      <w:r w:rsidRPr="0004297B">
        <w:rPr>
          <w:rFonts w:eastAsia="Calibri" w:cstheme="minorHAnsi"/>
          <w:szCs w:val="24"/>
        </w:rPr>
        <w:t xml:space="preserve">1) </w:t>
      </w:r>
      <w:r>
        <w:rPr>
          <w:rFonts w:eastAsia="Calibri" w:cstheme="minorHAnsi"/>
          <w:szCs w:val="24"/>
        </w:rPr>
        <w:t>UHC</w:t>
      </w:r>
      <w:r w:rsidRPr="0004297B">
        <w:rPr>
          <w:rFonts w:eastAsia="Calibri" w:cstheme="minorHAnsi"/>
          <w:szCs w:val="24"/>
        </w:rPr>
        <w:t>, (</w:t>
      </w:r>
      <w:r w:rsidRPr="00BF3ED5">
        <w:rPr>
          <w:rFonts w:eastAsia="Calibri" w:cstheme="minorHAnsi"/>
          <w:i/>
          <w:iCs/>
          <w:szCs w:val="24"/>
        </w:rPr>
        <w:t>t</w:t>
      </w:r>
      <w:r>
        <w:rPr>
          <w:rFonts w:eastAsia="Calibri" w:cstheme="minorHAnsi"/>
          <w:szCs w:val="24"/>
        </w:rPr>
        <w:t xml:space="preserve"> </w:t>
      </w:r>
      <w:r w:rsidRPr="0004297B">
        <w:rPr>
          <w:rFonts w:eastAsia="Calibri" w:cstheme="minorHAnsi"/>
          <w:szCs w:val="24"/>
        </w:rPr>
        <w:t xml:space="preserve">(4, </w:t>
      </w:r>
      <w:r>
        <w:rPr>
          <w:rFonts w:eastAsia="Calibri" w:cstheme="minorHAnsi"/>
          <w:szCs w:val="24"/>
        </w:rPr>
        <w:t>203</w:t>
      </w:r>
      <w:r w:rsidRPr="0004297B">
        <w:rPr>
          <w:rFonts w:eastAsia="Calibri" w:cstheme="minorHAnsi"/>
          <w:szCs w:val="24"/>
        </w:rPr>
        <w:t>) = 0.</w:t>
      </w:r>
      <w:r>
        <w:rPr>
          <w:rFonts w:eastAsia="Calibri" w:cstheme="minorHAnsi"/>
          <w:szCs w:val="24"/>
        </w:rPr>
        <w:t>970</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333</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BF3ED5">
        <w:rPr>
          <w:rFonts w:eastAsia="Calibri" w:cstheme="minorHAnsi"/>
          <w:i/>
          <w:iCs/>
          <w:szCs w:val="24"/>
        </w:rPr>
        <w:t>t</w:t>
      </w:r>
      <w:r w:rsidRPr="0004297B">
        <w:rPr>
          <w:rFonts w:eastAsia="Calibri" w:cstheme="minorHAnsi"/>
          <w:szCs w:val="24"/>
        </w:rPr>
        <w:t xml:space="preserve"> (4, 20</w:t>
      </w:r>
      <w:r>
        <w:rPr>
          <w:rFonts w:eastAsia="Calibri" w:cstheme="minorHAnsi"/>
          <w:szCs w:val="24"/>
        </w:rPr>
        <w:t>2</w:t>
      </w:r>
      <w:r w:rsidRPr="0004297B">
        <w:rPr>
          <w:rFonts w:eastAsia="Calibri" w:cstheme="minorHAnsi"/>
          <w:szCs w:val="24"/>
        </w:rPr>
        <w:t xml:space="preserve">) = </w:t>
      </w:r>
      <w:r>
        <w:rPr>
          <w:rFonts w:eastAsia="Calibri" w:cstheme="minorHAnsi"/>
          <w:szCs w:val="24"/>
        </w:rPr>
        <w:t>-</w:t>
      </w:r>
      <w:r w:rsidRPr="0004297B">
        <w:rPr>
          <w:rFonts w:eastAsia="Calibri" w:cstheme="minorHAnsi"/>
          <w:szCs w:val="24"/>
        </w:rPr>
        <w:t>0.</w:t>
      </w:r>
      <w:r>
        <w:rPr>
          <w:rFonts w:eastAsia="Calibri" w:cstheme="minorHAnsi"/>
          <w:szCs w:val="24"/>
        </w:rPr>
        <w:t>515</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607</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Pr>
          <w:rFonts w:eastAsia="Calibri" w:cstheme="minorHAnsi"/>
          <w:i/>
          <w:iCs/>
          <w:szCs w:val="24"/>
        </w:rPr>
        <w:t>t</w:t>
      </w:r>
      <w:r w:rsidRPr="0004297B">
        <w:rPr>
          <w:rFonts w:eastAsia="Calibri" w:cstheme="minorHAnsi"/>
          <w:szCs w:val="24"/>
        </w:rPr>
        <w:t xml:space="preserve"> (4, </w:t>
      </w:r>
      <w:r>
        <w:rPr>
          <w:rFonts w:eastAsia="Calibri" w:cstheme="minorHAnsi"/>
          <w:szCs w:val="24"/>
        </w:rPr>
        <w:t>200</w:t>
      </w:r>
      <w:r w:rsidRPr="0004297B">
        <w:rPr>
          <w:rFonts w:eastAsia="Calibri" w:cstheme="minorHAnsi"/>
          <w:szCs w:val="24"/>
        </w:rPr>
        <w:t xml:space="preserve">) = </w:t>
      </w:r>
      <w:r>
        <w:rPr>
          <w:rFonts w:eastAsia="Calibri" w:cstheme="minorHAnsi"/>
          <w:szCs w:val="24"/>
        </w:rPr>
        <w:t>0.863</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0.3</w:t>
      </w:r>
      <w:r>
        <w:rPr>
          <w:rFonts w:eastAsia="Calibri" w:cstheme="minorHAnsi"/>
          <w:szCs w:val="24"/>
        </w:rPr>
        <w:t>89</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Pr>
          <w:rFonts w:eastAsia="Calibri" w:cstheme="minorHAnsi"/>
          <w:i/>
          <w:iCs/>
          <w:szCs w:val="24"/>
        </w:rPr>
        <w:t>t</w:t>
      </w:r>
      <w:r w:rsidRPr="0004297B">
        <w:rPr>
          <w:rFonts w:eastAsia="Calibri" w:cstheme="minorHAnsi"/>
          <w:szCs w:val="24"/>
        </w:rPr>
        <w:t xml:space="preserve"> (4, 20</w:t>
      </w:r>
      <w:r>
        <w:rPr>
          <w:rFonts w:eastAsia="Calibri" w:cstheme="minorHAnsi"/>
          <w:szCs w:val="24"/>
        </w:rPr>
        <w:t>1</w:t>
      </w:r>
      <w:r w:rsidRPr="0004297B">
        <w:rPr>
          <w:rFonts w:eastAsia="Calibri" w:cstheme="minorHAnsi"/>
          <w:szCs w:val="24"/>
        </w:rPr>
        <w:t>) = 1.</w:t>
      </w:r>
      <w:r>
        <w:rPr>
          <w:rFonts w:eastAsia="Calibri" w:cstheme="minorHAnsi"/>
          <w:szCs w:val="24"/>
        </w:rPr>
        <w:t>052</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0.294</w:t>
      </w:r>
      <w:r w:rsidRPr="0004297B">
        <w:rPr>
          <w:rFonts w:eastAsia="Calibri" w:cstheme="minorHAnsi"/>
          <w:szCs w:val="24"/>
        </w:rPr>
        <w:t>).</w:t>
      </w:r>
      <w:r>
        <w:rPr>
          <w:rFonts w:eastAsia="Calibri" w:cstheme="minorHAnsi"/>
          <w:szCs w:val="24"/>
        </w:rPr>
        <w:t xml:space="preserve"> The two interventions that </w:t>
      </w:r>
      <w:r w:rsidR="00D15718">
        <w:rPr>
          <w:rFonts w:eastAsia="Calibri" w:cstheme="minorHAnsi"/>
          <w:szCs w:val="24"/>
        </w:rPr>
        <w:t xml:space="preserve">I </w:t>
      </w:r>
      <w:r>
        <w:rPr>
          <w:rFonts w:eastAsia="Calibri" w:cstheme="minorHAnsi"/>
          <w:szCs w:val="24"/>
        </w:rPr>
        <w:t>designed to increase moral conviction did not seem to increase moral conviction as compared to the control condition.</w:t>
      </w:r>
    </w:p>
    <w:p w14:paraId="11C6304F" w14:textId="29D57F73" w:rsidR="00B7274A" w:rsidRDefault="00B7274A" w:rsidP="00B7274A">
      <w:pPr>
        <w:spacing w:after="100" w:afterAutospacing="1" w:line="480" w:lineRule="auto"/>
        <w:ind w:firstLine="720"/>
        <w:rPr>
          <w:rFonts w:eastAsia="Calibri" w:cstheme="minorHAnsi"/>
          <w:szCs w:val="24"/>
        </w:rPr>
      </w:pPr>
      <w:r w:rsidRPr="00A03F36">
        <w:rPr>
          <w:rFonts w:eastAsia="Calibri" w:cstheme="minorHAnsi"/>
          <w:szCs w:val="24"/>
        </w:rPr>
        <w:t xml:space="preserve">There was </w:t>
      </w:r>
      <w:r>
        <w:rPr>
          <w:rFonts w:eastAsia="Calibri" w:cstheme="minorHAnsi"/>
          <w:szCs w:val="24"/>
        </w:rPr>
        <w:t xml:space="preserve">no </w:t>
      </w:r>
      <w:r w:rsidRPr="00A03F36">
        <w:rPr>
          <w:rFonts w:eastAsia="Calibri" w:cstheme="minorHAnsi"/>
          <w:szCs w:val="24"/>
        </w:rPr>
        <w:t xml:space="preserve">support for </w:t>
      </w:r>
      <w:r w:rsidRPr="00FA04B0">
        <w:rPr>
          <w:rFonts w:eastAsia="Calibri" w:cstheme="minorHAnsi"/>
          <w:b/>
          <w:bCs/>
          <w:szCs w:val="24"/>
        </w:rPr>
        <w:t>H2</w:t>
      </w:r>
      <w:r w:rsidRPr="00A03F36">
        <w:rPr>
          <w:rFonts w:eastAsia="Calibri" w:cstheme="minorHAnsi"/>
          <w:szCs w:val="24"/>
        </w:rPr>
        <w:t>, as our</w:t>
      </w:r>
      <w:r>
        <w:rPr>
          <w:rFonts w:eastAsia="Calibri" w:cstheme="minorHAnsi"/>
          <w:szCs w:val="24"/>
        </w:rPr>
        <w:t xml:space="preserve"> pragmatic and hedonic groups combined did not have decreased moral conviction as compared to the control group </w:t>
      </w:r>
      <w:r w:rsidRPr="00A03F36">
        <w:rPr>
          <w:rFonts w:eastAsia="Calibri" w:cstheme="minorHAnsi"/>
          <w:szCs w:val="24"/>
        </w:rPr>
        <w:t>for: 1) Universal Health Care,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203</w:t>
      </w:r>
      <w:r w:rsidRPr="00A03F36">
        <w:rPr>
          <w:rFonts w:eastAsia="Calibri" w:cstheme="minorHAnsi"/>
          <w:szCs w:val="24"/>
        </w:rPr>
        <w:t xml:space="preserve">) = </w:t>
      </w:r>
      <w:r>
        <w:rPr>
          <w:rFonts w:eastAsia="Calibri" w:cstheme="minorHAnsi"/>
          <w:szCs w:val="24"/>
        </w:rPr>
        <w:t>-1.56</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0.1212</w:t>
      </w:r>
      <w:r w:rsidRPr="00A03F36">
        <w:rPr>
          <w:rFonts w:eastAsia="Calibri" w:cstheme="minorHAnsi"/>
          <w:szCs w:val="24"/>
        </w:rPr>
        <w:t xml:space="preserve">); 2) </w:t>
      </w:r>
      <w:r>
        <w:rPr>
          <w:rFonts w:eastAsia="Calibri" w:cstheme="minorHAnsi"/>
          <w:szCs w:val="24"/>
        </w:rPr>
        <w:t>c</w:t>
      </w:r>
      <w:r w:rsidRPr="00A03F36">
        <w:rPr>
          <w:rFonts w:eastAsia="Calibri" w:cstheme="minorHAnsi"/>
          <w:szCs w:val="24"/>
        </w:rPr>
        <w:t xml:space="preserve">apital </w:t>
      </w:r>
      <w:r>
        <w:rPr>
          <w:rFonts w:eastAsia="Calibri" w:cstheme="minorHAnsi"/>
          <w:szCs w:val="24"/>
        </w:rPr>
        <w:t>p</w:t>
      </w:r>
      <w:r w:rsidRPr="00A03F36">
        <w:rPr>
          <w:rFonts w:eastAsia="Calibri" w:cstheme="minorHAnsi"/>
          <w:szCs w:val="24"/>
        </w:rPr>
        <w:t>unishment,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202</w:t>
      </w:r>
      <w:r w:rsidRPr="00A03F36">
        <w:rPr>
          <w:rFonts w:eastAsia="Calibri" w:cstheme="minorHAnsi"/>
          <w:szCs w:val="24"/>
        </w:rPr>
        <w:t xml:space="preserve">) = </w:t>
      </w:r>
      <w:r>
        <w:rPr>
          <w:rFonts w:eastAsia="Calibri" w:cstheme="minorHAnsi"/>
          <w:szCs w:val="24"/>
        </w:rPr>
        <w:t>-</w:t>
      </w:r>
      <w:r w:rsidRPr="00A03F36">
        <w:rPr>
          <w:rFonts w:eastAsia="Calibri" w:cstheme="minorHAnsi"/>
          <w:szCs w:val="24"/>
        </w:rPr>
        <w:t>0.</w:t>
      </w:r>
      <w:r>
        <w:rPr>
          <w:rFonts w:eastAsia="Calibri" w:cstheme="minorHAnsi"/>
          <w:szCs w:val="24"/>
        </w:rPr>
        <w:t>150</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sidRPr="0027162B">
        <w:rPr>
          <w:rFonts w:eastAsia="Calibri" w:cstheme="minorHAnsi"/>
          <w:szCs w:val="24"/>
        </w:rPr>
        <w:t>0.</w:t>
      </w:r>
      <w:r>
        <w:rPr>
          <w:rFonts w:eastAsia="Calibri" w:cstheme="minorHAnsi"/>
          <w:szCs w:val="24"/>
        </w:rPr>
        <w:t>88</w:t>
      </w:r>
      <w:r w:rsidRPr="0027162B">
        <w:rPr>
          <w:rFonts w:eastAsia="Calibri" w:cstheme="minorHAnsi"/>
          <w:szCs w:val="24"/>
        </w:rPr>
        <w:t>1</w:t>
      </w:r>
      <w:r w:rsidRPr="00A03F36">
        <w:rPr>
          <w:rFonts w:eastAsia="Calibri" w:cstheme="minorHAnsi"/>
          <w:szCs w:val="24"/>
        </w:rPr>
        <w:t xml:space="preserve">); </w:t>
      </w:r>
      <w:r>
        <w:rPr>
          <w:rFonts w:eastAsia="Calibri" w:cstheme="minorHAnsi"/>
          <w:szCs w:val="24"/>
        </w:rPr>
        <w:t>3</w:t>
      </w:r>
      <w:r w:rsidRPr="00A03F36">
        <w:rPr>
          <w:rFonts w:eastAsia="Calibri" w:cstheme="minorHAnsi"/>
          <w:szCs w:val="24"/>
        </w:rPr>
        <w:t xml:space="preserve">) </w:t>
      </w:r>
      <w:r>
        <w:rPr>
          <w:rFonts w:eastAsia="Calibri" w:cstheme="minorHAnsi"/>
          <w:szCs w:val="24"/>
        </w:rPr>
        <w:t>e</w:t>
      </w:r>
      <w:r w:rsidRPr="00A03F36">
        <w:rPr>
          <w:rFonts w:eastAsia="Calibri" w:cstheme="minorHAnsi"/>
          <w:szCs w:val="24"/>
        </w:rPr>
        <w:t>xercise,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201</w:t>
      </w:r>
      <w:r w:rsidRPr="00A03F36">
        <w:rPr>
          <w:rFonts w:eastAsia="Calibri" w:cstheme="minorHAnsi"/>
          <w:szCs w:val="24"/>
        </w:rPr>
        <w:t xml:space="preserve">) = </w:t>
      </w:r>
      <w:r>
        <w:rPr>
          <w:rFonts w:eastAsia="Calibri" w:cstheme="minorHAnsi"/>
          <w:szCs w:val="24"/>
        </w:rPr>
        <w:t>-0.543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0.588</w:t>
      </w:r>
      <w:r w:rsidRPr="00A03F36">
        <w:rPr>
          <w:rFonts w:eastAsia="Calibri" w:cstheme="minorHAnsi"/>
          <w:szCs w:val="24"/>
        </w:rPr>
        <w:t>)</w:t>
      </w:r>
      <w:r>
        <w:rPr>
          <w:rFonts w:eastAsia="Calibri" w:cstheme="minorHAnsi"/>
          <w:szCs w:val="24"/>
        </w:rPr>
        <w:t>; or 4) climate change</w:t>
      </w:r>
      <w:r w:rsidRPr="00A03F36">
        <w:rPr>
          <w:rFonts w:eastAsia="Calibri" w:cstheme="minorHAnsi"/>
          <w:szCs w:val="24"/>
        </w:rPr>
        <w:t xml:space="preserv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200</w:t>
      </w:r>
      <w:r w:rsidRPr="00A03F36">
        <w:rPr>
          <w:rFonts w:eastAsia="Calibri" w:cstheme="minorHAnsi"/>
          <w:szCs w:val="24"/>
        </w:rPr>
        <w:t xml:space="preserve">) = </w:t>
      </w:r>
      <w:r>
        <w:rPr>
          <w:rFonts w:eastAsia="Calibri" w:cstheme="minorHAnsi"/>
          <w:szCs w:val="24"/>
        </w:rPr>
        <w:t>-2</w:t>
      </w:r>
      <w:r w:rsidRPr="00A03F36">
        <w:rPr>
          <w:rFonts w:eastAsia="Calibri" w:cstheme="minorHAnsi"/>
          <w:szCs w:val="24"/>
        </w:rPr>
        <w:t>.</w:t>
      </w:r>
      <w:r>
        <w:rPr>
          <w:rFonts w:eastAsia="Calibri" w:cstheme="minorHAnsi"/>
          <w:szCs w:val="24"/>
        </w:rPr>
        <w:t>023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0.0445</w:t>
      </w:r>
      <w:r w:rsidRPr="00A03F36">
        <w:rPr>
          <w:rFonts w:eastAsia="Calibri" w:cstheme="minorHAnsi"/>
          <w:szCs w:val="24"/>
        </w:rPr>
        <w:t>)</w:t>
      </w:r>
      <w:r>
        <w:rPr>
          <w:rFonts w:eastAsia="Calibri" w:cstheme="minorHAnsi"/>
          <w:szCs w:val="24"/>
        </w:rPr>
        <w:t xml:space="preserve">. The two interventions that </w:t>
      </w:r>
      <w:r w:rsidR="000D0BD6">
        <w:rPr>
          <w:rFonts w:eastAsia="Calibri" w:cstheme="minorHAnsi"/>
          <w:szCs w:val="24"/>
        </w:rPr>
        <w:t>I</w:t>
      </w:r>
      <w:r>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BE626E" w:rsidRDefault="00B7274A" w:rsidP="00B7274A">
      <w:pPr>
        <w:keepNext/>
        <w:keepLines/>
        <w:spacing w:after="0" w:afterAutospacing="1" w:line="480" w:lineRule="auto"/>
        <w:outlineLvl w:val="2"/>
        <w:rPr>
          <w:rFonts w:eastAsia="Times New Roman" w:cstheme="minorHAnsi"/>
          <w:b/>
          <w:i/>
          <w:color w:val="000000"/>
          <w:sz w:val="28"/>
          <w:szCs w:val="28"/>
        </w:rPr>
      </w:pPr>
      <w:bookmarkStart w:id="30" w:name="_Toc195284245"/>
      <w:r w:rsidRPr="00BE626E">
        <w:rPr>
          <w:rFonts w:eastAsia="Times New Roman" w:cstheme="minorHAnsi"/>
          <w:b/>
          <w:i/>
          <w:color w:val="000000"/>
          <w:sz w:val="28"/>
          <w:szCs w:val="28"/>
        </w:rPr>
        <w:t>Discussion</w:t>
      </w:r>
      <w:bookmarkEnd w:id="30"/>
    </w:p>
    <w:p w14:paraId="2DF5A30C" w14:textId="762DC523"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The results for Study 2 provide evidence of two main points.</w:t>
      </w:r>
      <w:r>
        <w:rPr>
          <w:rFonts w:eastAsia="Calibri" w:cstheme="minorHAnsi"/>
          <w:szCs w:val="24"/>
        </w:rPr>
        <w:t xml:space="preserve"> First,</w:t>
      </w:r>
      <w:r w:rsidRPr="00EC6100">
        <w:rPr>
          <w:rFonts w:eastAsia="Calibri" w:cstheme="minorHAnsi"/>
          <w:szCs w:val="24"/>
        </w:rPr>
        <w:t xml:space="preserve"> </w:t>
      </w:r>
      <w:r>
        <w:rPr>
          <w:rFonts w:eastAsia="Calibri" w:cstheme="minorHAnsi"/>
          <w:szCs w:val="24"/>
        </w:rPr>
        <w:t xml:space="preserve">using the same methodology as </w:t>
      </w:r>
      <w:proofErr w:type="spellStart"/>
      <w:r>
        <w:rPr>
          <w:rFonts w:eastAsia="Calibri" w:cstheme="minorHAnsi"/>
          <w:szCs w:val="24"/>
        </w:rPr>
        <w:t>Kodapanakkal</w:t>
      </w:r>
      <w:proofErr w:type="spellEnd"/>
      <w:r>
        <w:rPr>
          <w:rFonts w:eastAsia="Calibri" w:cstheme="minorHAnsi"/>
          <w:szCs w:val="24"/>
        </w:rPr>
        <w:t xml:space="preserve"> (2021) or Clifford (2019), </w:t>
      </w:r>
      <w:r w:rsidR="008D5B13">
        <w:rPr>
          <w:rFonts w:eastAsia="Calibri" w:cstheme="minorHAnsi"/>
          <w:szCs w:val="24"/>
        </w:rPr>
        <w:t>I was</w:t>
      </w:r>
      <w:r>
        <w:rPr>
          <w:rFonts w:eastAsia="Calibri" w:cstheme="minorHAnsi"/>
          <w:szCs w:val="24"/>
        </w:rPr>
        <w:t xml:space="preserve"> unable to increase perceptions of </w:t>
      </w:r>
      <w:r>
        <w:rPr>
          <w:rFonts w:eastAsia="Calibri" w:cstheme="minorHAnsi"/>
          <w:szCs w:val="24"/>
        </w:rPr>
        <w:lastRenderedPageBreak/>
        <w:t xml:space="preserve">moral conviction for our polarized and non-polarized topics by using moral responsibility or moral piggybacking framing for essays. Secondly, </w:t>
      </w:r>
      <w:r w:rsidR="00B119A6">
        <w:rPr>
          <w:rFonts w:eastAsia="Calibri" w:cstheme="minorHAnsi"/>
          <w:szCs w:val="24"/>
        </w:rPr>
        <w:t xml:space="preserve">I was </w:t>
      </w:r>
      <w:r>
        <w:rPr>
          <w:rFonts w:eastAsia="Calibri" w:cstheme="minorHAnsi"/>
          <w:szCs w:val="24"/>
        </w:rPr>
        <w:t>unable to decrease perceptions of moral conviction reliably for those same topics using pragmatic or hedonic framing in the essays.</w:t>
      </w:r>
    </w:p>
    <w:p w14:paraId="271C6C43" w14:textId="38B8FEA2" w:rsidR="00B7274A" w:rsidRPr="00EC6100" w:rsidRDefault="00B7274A" w:rsidP="00B7274A">
      <w:pPr>
        <w:spacing w:after="100" w:afterAutospacing="1" w:line="480" w:lineRule="auto"/>
        <w:ind w:firstLine="720"/>
        <w:rPr>
          <w:rFonts w:cstheme="minorHAnsi"/>
          <w:szCs w:val="24"/>
        </w:rPr>
      </w:pPr>
      <w:r>
        <w:rPr>
          <w:rFonts w:eastAsia="Calibri" w:cstheme="minorHAnsi"/>
          <w:szCs w:val="24"/>
        </w:rPr>
        <w:t xml:space="preserve">While </w:t>
      </w:r>
      <w:r w:rsidR="0068274C">
        <w:rPr>
          <w:rFonts w:eastAsia="Calibri" w:cstheme="minorHAnsi"/>
          <w:szCs w:val="24"/>
        </w:rPr>
        <w:t>I was</w:t>
      </w:r>
      <w:r>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w:t>
      </w:r>
      <w:proofErr w:type="spellStart"/>
      <w:r>
        <w:rPr>
          <w:rFonts w:eastAsia="Calibri" w:cstheme="minorHAnsi"/>
          <w:szCs w:val="24"/>
        </w:rPr>
        <w:t>Skitka</w:t>
      </w:r>
      <w:proofErr w:type="spellEnd"/>
      <w:r>
        <w:rPr>
          <w:rFonts w:eastAsia="Calibri" w:cstheme="minorHAnsi"/>
          <w:szCs w:val="24"/>
        </w:rPr>
        <w:t xml:space="preserve">, 2021). It is still eminently possible that there is no detectable ‘main effect’ of our moral conviction manipulation, but that there could be an otherwise significant interaction with the effects of social consensus. Given this, </w:t>
      </w:r>
      <w:r>
        <w:rPr>
          <w:rFonts w:cstheme="minorHAnsi"/>
          <w:szCs w:val="24"/>
        </w:rPr>
        <w:t xml:space="preserve">the </w:t>
      </w:r>
      <w:r w:rsidRPr="00EC6100">
        <w:rPr>
          <w:rFonts w:cstheme="minorHAnsi"/>
          <w:szCs w:val="24"/>
        </w:rPr>
        <w:t>next step is to test the</w:t>
      </w:r>
      <w:r>
        <w:rPr>
          <w:rFonts w:cstheme="minorHAnsi"/>
          <w:szCs w:val="24"/>
        </w:rPr>
        <w:t xml:space="preserve"> theorized</w:t>
      </w:r>
      <w:r w:rsidRPr="00EC6100">
        <w:rPr>
          <w:rFonts w:cstheme="minorHAnsi"/>
          <w:szCs w:val="24"/>
        </w:rPr>
        <w:t xml:space="preserve"> relationship between moral conviction and social consensus</w:t>
      </w:r>
      <w:r>
        <w:rPr>
          <w:rFonts w:cstheme="minorHAnsi"/>
          <w:szCs w:val="24"/>
        </w:rPr>
        <w:t xml:space="preserve"> </w:t>
      </w:r>
      <w:r w:rsidRPr="00EC6100">
        <w:rPr>
          <w:rFonts w:cstheme="minorHAnsi"/>
          <w:szCs w:val="24"/>
        </w:rPr>
        <w:t xml:space="preserve">empirically. </w:t>
      </w:r>
      <w:r>
        <w:rPr>
          <w:rFonts w:cstheme="minorHAnsi"/>
          <w:szCs w:val="24"/>
        </w:rPr>
        <w:t xml:space="preserve">Study 3 was designed to examine whether </w:t>
      </w:r>
      <w:r w:rsidRPr="00EC6100">
        <w:rPr>
          <w:rFonts w:cstheme="minorHAnsi"/>
          <w:szCs w:val="24"/>
        </w:rPr>
        <w:t xml:space="preserve">the effectiveness of social consensus </w:t>
      </w:r>
      <w:r>
        <w:rPr>
          <w:rFonts w:cstheme="minorHAnsi"/>
          <w:szCs w:val="24"/>
        </w:rPr>
        <w:t xml:space="preserve">can be increased </w:t>
      </w:r>
      <w:r w:rsidRPr="00EC6100">
        <w:rPr>
          <w:rFonts w:cstheme="minorHAnsi"/>
          <w:szCs w:val="24"/>
        </w:rPr>
        <w:t>by decreasing moral conviction, and conversely, if experimentally ‘inoculat</w:t>
      </w:r>
      <w:r>
        <w:rPr>
          <w:rFonts w:cstheme="minorHAnsi"/>
          <w:szCs w:val="24"/>
        </w:rPr>
        <w:t>ing</w:t>
      </w:r>
      <w:r w:rsidRPr="00EC6100">
        <w:rPr>
          <w:rFonts w:cstheme="minorHAnsi"/>
          <w:szCs w:val="24"/>
        </w:rPr>
        <w:t xml:space="preserve">’ individuals against the effect of social consensus </w:t>
      </w:r>
      <w:r>
        <w:rPr>
          <w:rFonts w:cstheme="minorHAnsi"/>
          <w:szCs w:val="24"/>
        </w:rPr>
        <w:t xml:space="preserve">can be achieved through </w:t>
      </w:r>
      <w:r w:rsidRPr="00EC6100">
        <w:rPr>
          <w:rFonts w:cstheme="minorHAnsi"/>
          <w:szCs w:val="24"/>
        </w:rPr>
        <w:t>increasing perceived moral conviction.</w:t>
      </w:r>
    </w:p>
    <w:p w14:paraId="6239987F" w14:textId="77777777" w:rsidR="00B7274A" w:rsidRDefault="00B7274A">
      <w:pPr>
        <w:rPr>
          <w:szCs w:val="24"/>
        </w:rPr>
      </w:pPr>
      <w:r>
        <w:rPr>
          <w:szCs w:val="24"/>
        </w:rPr>
        <w:br w:type="page"/>
      </w:r>
    </w:p>
    <w:p w14:paraId="6ABA877D" w14:textId="77777777" w:rsidR="00B7274A" w:rsidRPr="00F22ED1" w:rsidRDefault="00B7274A" w:rsidP="00BF3ED5">
      <w:pPr>
        <w:rPr>
          <w:szCs w:val="24"/>
        </w:rPr>
      </w:pPr>
    </w:p>
    <w:bookmarkEnd w:id="0"/>
    <w:p w14:paraId="66EEFA65" w14:textId="77777777" w:rsidR="00685849" w:rsidRDefault="00685849">
      <w:pPr>
        <w:rPr>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rFonts w:eastAsia="Times New Roman"/>
        </w:rPr>
      </w:pPr>
      <w:bookmarkStart w:id="31" w:name="_Toc195284246"/>
      <w:r w:rsidRPr="00F22ED1">
        <w:rPr>
          <w:rFonts w:eastAsia="Times New Roman"/>
        </w:rPr>
        <w:t>Study 3</w:t>
      </w:r>
      <w:bookmarkEnd w:id="31"/>
    </w:p>
    <w:p w14:paraId="49135CE8" w14:textId="6670EFEC" w:rsidR="000A3842"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284247"/>
      <w:r>
        <w:rPr>
          <w:rFonts w:ascii="Calibri Light" w:eastAsia="Times New Roman" w:hAnsi="Calibri Light" w:cs="Times New Roman"/>
          <w:b/>
          <w:bCs/>
          <w:kern w:val="0"/>
          <w:sz w:val="28"/>
          <w:szCs w:val="28"/>
          <w14:ligatures w14:val="none"/>
        </w:rPr>
        <w:t>Introduction</w:t>
      </w:r>
      <w:bookmarkEnd w:id="32"/>
    </w:p>
    <w:p w14:paraId="6A7590C0" w14:textId="078AFFD9" w:rsidR="00AF3464" w:rsidRDefault="000A3842" w:rsidP="00BF3ED5">
      <w:pPr>
        <w:spacing w:line="480" w:lineRule="auto"/>
        <w:ind w:firstLine="720"/>
      </w:pPr>
      <w:r>
        <w:t>The purpose of Study 3 was to directly test the interaction between the effects of social consensus and moral conviction on belief formation and change.</w:t>
      </w:r>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r w:rsidR="00E60A6C">
        <w:t xml:space="preserve">I </w:t>
      </w:r>
      <w:r w:rsidR="00AF3464" w:rsidRPr="005B579D">
        <w:t>predicted this due to previous literature indicating that high levels of moral conviction inoculate individuals from the effects of social consensus; however, this has not been experimentally tested previously</w:t>
      </w:r>
      <w:r w:rsidR="00B72187">
        <w:t xml:space="preserve"> (</w:t>
      </w:r>
      <w:r w:rsidR="00321431" w:rsidRPr="00321431">
        <w:t xml:space="preserve">Hornsey, 2003; </w:t>
      </w:r>
      <w:proofErr w:type="spellStart"/>
      <w:r w:rsidR="00321431" w:rsidRPr="00321431">
        <w:t>Skitka</w:t>
      </w:r>
      <w:proofErr w:type="spellEnd"/>
      <w:r w:rsidR="00321431" w:rsidRPr="00321431">
        <w:t xml:space="preserve">, 2008; Wisneski, 2009; </w:t>
      </w:r>
      <w:proofErr w:type="spellStart"/>
      <w:r w:rsidR="00321431" w:rsidRPr="00321431">
        <w:t>Aramovich</w:t>
      </w:r>
      <w:proofErr w:type="spellEnd"/>
      <w:r w:rsidR="00321431" w:rsidRPr="00321431">
        <w:t>, 2012; Conover, 2017</w:t>
      </w:r>
      <w:r w:rsidR="00B72187">
        <w:t>)</w:t>
      </w:r>
      <w:r w:rsidR="00AF3464" w:rsidRPr="005B579D">
        <w:t>.</w:t>
      </w:r>
      <w:r w:rsidR="00321431">
        <w:t xml:space="preserve"> Furthermore, </w:t>
      </w:r>
      <w:r w:rsidR="00E60A6C">
        <w:t>I</w:t>
      </w:r>
      <w:r w:rsidR="00321431">
        <w:t xml:space="preserve"> also wished to </w:t>
      </w:r>
      <w:r w:rsidR="00C8531E">
        <w:t>examine</w:t>
      </w:r>
      <w:r w:rsidR="00321431">
        <w:t xml:space="preserve"> the effects of topic familiarity (e.g., how familiar are you with the topic, is it a novel concept?)</w:t>
      </w:r>
      <w:r w:rsidR="00EB4A5F">
        <w:t xml:space="preserve"> on belief change and formation for polarized and non-polarized topics. This relevant from a fundamental perspective, as definitionally, every topic that is considered polarized today, originally began as an unfamiliar topic. </w:t>
      </w:r>
      <w:r w:rsidR="008D5276">
        <w:t>I</w:t>
      </w:r>
      <w:r w:rsidR="00EB4A5F">
        <w:t xml:space="preserve"> chose the contemporaneously relevant concept of ‘usage of AI in the workplace’</w:t>
      </w:r>
      <w:r w:rsidR="00240FCB">
        <w:t xml:space="preserve"> for our ‘novel topic’</w:t>
      </w:r>
      <w:r w:rsidR="00EB4A5F">
        <w:t>, as integration of AI tools has been increasingly relevant in ordinary life</w:t>
      </w:r>
      <w:r w:rsidR="008B042B">
        <w:t>. Furthermore,</w:t>
      </w:r>
      <w:r w:rsidR="00EB4A5F">
        <w:t xml:space="preserve"> </w:t>
      </w:r>
      <w:r w:rsidR="008B042B">
        <w:t xml:space="preserve">usage of </w:t>
      </w:r>
      <w:r w:rsidR="00890DAE">
        <w:t xml:space="preserve">AI is </w:t>
      </w:r>
      <w:r w:rsidR="00E86FC8">
        <w:t xml:space="preserve">a </w:t>
      </w:r>
      <w:r w:rsidR="00890DAE">
        <w:t xml:space="preserve">novel enough </w:t>
      </w:r>
      <w:r w:rsidR="00E86FC8">
        <w:t xml:space="preserve">topic </w:t>
      </w:r>
      <w:proofErr w:type="gramStart"/>
      <w:r w:rsidR="00890DAE">
        <w:t>that it</w:t>
      </w:r>
      <w:proofErr w:type="gramEnd"/>
      <w:r w:rsidR="00890DAE">
        <w:t xml:space="preserve"> </w:t>
      </w:r>
      <w:r w:rsidR="00202908">
        <w:t xml:space="preserve">has </w:t>
      </w:r>
      <w:r w:rsidR="00890DAE">
        <w:t xml:space="preserve">not </w:t>
      </w:r>
      <w:r w:rsidR="00202908">
        <w:t xml:space="preserve">become </w:t>
      </w:r>
      <w:r w:rsidR="00EB4A5F">
        <w:t>polarized (</w:t>
      </w:r>
      <w:r w:rsidR="00145DE0" w:rsidRPr="00773F96">
        <w:rPr>
          <w:rFonts w:ascii="Calibri" w:eastAsia="Calibri" w:hAnsi="Calibri" w:cs="Times New Roman"/>
          <w:kern w:val="0"/>
          <w:szCs w:val="24"/>
          <w:highlight w:val="yellow"/>
          <w14:ligatures w14:val="none"/>
        </w:rPr>
        <w:t>Fast &amp; Horvitz, 2017</w:t>
      </w:r>
      <w:r w:rsidR="00EB4A5F">
        <w:t>)</w:t>
      </w:r>
      <w:r w:rsidR="00221A72">
        <w:t>.</w:t>
      </w:r>
    </w:p>
    <w:p w14:paraId="405B6044" w14:textId="77777777" w:rsidR="00A34D88"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3" w:name="_Toc195284248"/>
      <w:r w:rsidRPr="00F22ED1">
        <w:rPr>
          <w:rFonts w:ascii="Calibri Light" w:eastAsia="Times New Roman" w:hAnsi="Calibri Light" w:cs="Times New Roman"/>
          <w:b/>
          <w:bCs/>
          <w:kern w:val="0"/>
          <w:sz w:val="28"/>
          <w:szCs w:val="28"/>
          <w14:ligatures w14:val="none"/>
        </w:rPr>
        <w:lastRenderedPageBreak/>
        <w:t>Method</w:t>
      </w:r>
      <w:bookmarkEnd w:id="33"/>
    </w:p>
    <w:p w14:paraId="7A5A4FED" w14:textId="77777777" w:rsidR="00AF3464" w:rsidRPr="00F22ED1" w:rsidRDefault="00AF3464" w:rsidP="00AF3464">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a series of polarized and non-polarized beliefs</w:t>
      </w:r>
      <w:r w:rsidRPr="00F22ED1">
        <w:rPr>
          <w:rFonts w:ascii="Calibri" w:hAnsi="Calibri" w:cs="Calibri"/>
          <w:sz w:val="24"/>
          <w:szCs w:val="24"/>
        </w:rPr>
        <w:t xml:space="preserve"> using </w:t>
      </w:r>
      <w:proofErr w:type="gramStart"/>
      <w:r w:rsidRPr="00F22ED1">
        <w:rPr>
          <w:rFonts w:ascii="Calibri" w:hAnsi="Calibri" w:cs="Calibri"/>
          <w:sz w:val="24"/>
          <w:szCs w:val="24"/>
        </w:rPr>
        <w:t>a 2x2</w:t>
      </w:r>
      <w:proofErr w:type="gramEnd"/>
      <w:r w:rsidRPr="00F22ED1">
        <w:rPr>
          <w:rFonts w:ascii="Calibri" w:hAnsi="Calibri" w:cs="Calibri"/>
          <w:sz w:val="24"/>
          <w:szCs w:val="24"/>
        </w:rPr>
        <w:t xml:space="preserve">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75B9392C" w14:textId="77777777" w:rsidR="00AF3464" w:rsidRPr="00F22ED1" w:rsidRDefault="00AF3464" w:rsidP="00AF3464">
      <w:pPr>
        <w:pStyle w:val="NoSpacing"/>
        <w:spacing w:line="480" w:lineRule="auto"/>
      </w:pPr>
    </w:p>
    <w:p w14:paraId="5DD33369"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284249"/>
      <w:r w:rsidRPr="00F22ED1">
        <w:rPr>
          <w:rFonts w:ascii="Calibri Light" w:eastAsia="Times New Roman" w:hAnsi="Calibri Light" w:cs="Times New Roman"/>
          <w:b/>
          <w:i/>
          <w:color w:val="000000"/>
          <w:sz w:val="28"/>
          <w:szCs w:val="24"/>
        </w:rPr>
        <w:t>Participants</w:t>
      </w:r>
      <w:bookmarkEnd w:id="34"/>
    </w:p>
    <w:p w14:paraId="0A6828AD" w14:textId="77777777" w:rsidR="00AF3464" w:rsidRPr="00F22ED1"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identity.</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p>
    <w:p w14:paraId="58ED2D0B"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284250"/>
      <w:r w:rsidRPr="00F22ED1">
        <w:rPr>
          <w:rFonts w:ascii="Calibri Light" w:eastAsia="Times New Roman" w:hAnsi="Calibri Light" w:cs="Times New Roman"/>
          <w:b/>
          <w:i/>
          <w:color w:val="000000"/>
          <w:sz w:val="28"/>
          <w:szCs w:val="24"/>
        </w:rPr>
        <w:lastRenderedPageBreak/>
        <w:t>Materials and Procedure</w:t>
      </w:r>
      <w:bookmarkEnd w:id="35"/>
    </w:p>
    <w:p w14:paraId="1DE5E1AE" w14:textId="77777777" w:rsidR="00AF3464" w:rsidRPr="008A667C"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p>
    <w:p w14:paraId="170F8C28" w14:textId="3A06E54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w:t>
      </w:r>
      <w:proofErr w:type="gramStart"/>
      <w:r w:rsidRPr="00F22ED1">
        <w:rPr>
          <w:rFonts w:ascii="Calibri" w:eastAsia="Calibri" w:hAnsi="Calibri" w:cs="Times New Roman"/>
          <w:kern w:val="0"/>
          <w:szCs w:val="24"/>
          <w14:ligatures w14:val="none"/>
        </w:rPr>
        <w:t>between group differences</w:t>
      </w:r>
      <w:proofErr w:type="gramEnd"/>
      <w:r w:rsidRPr="00F22ED1">
        <w:rPr>
          <w:rFonts w:ascii="Calibri" w:eastAsia="Calibri" w:hAnsi="Calibri" w:cs="Times New Roman"/>
          <w:kern w:val="0"/>
          <w:szCs w:val="24"/>
          <w14:ligatures w14:val="none"/>
        </w:rPr>
        <w:t xml:space="preserve">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r w:rsidR="009D35C7">
        <w:rPr>
          <w:rFonts w:ascii="Calibri" w:eastAsia="Calibri" w:hAnsi="Calibri" w:cs="Times New Roman"/>
          <w:kern w:val="0"/>
          <w:szCs w:val="24"/>
          <w14:ligatures w14:val="none"/>
        </w:rPr>
        <w:t xml:space="preserve"> (</w:t>
      </w:r>
      <w:r w:rsidR="007D43A3" w:rsidRPr="007D43A3">
        <w:rPr>
          <w:rFonts w:ascii="Calibri" w:eastAsia="Calibri" w:hAnsi="Calibri" w:cs="Times New Roman"/>
          <w:kern w:val="0"/>
          <w:szCs w:val="24"/>
          <w14:ligatures w14:val="none"/>
        </w:rPr>
        <w:t>ranges were – UHC: 153-199; capital punishment: 1</w:t>
      </w:r>
      <w:r w:rsidR="0011346B">
        <w:rPr>
          <w:rFonts w:ascii="Calibri" w:eastAsia="Calibri" w:hAnsi="Calibri" w:cs="Times New Roman"/>
          <w:kern w:val="0"/>
          <w:szCs w:val="24"/>
          <w14:ligatures w14:val="none"/>
        </w:rPr>
        <w:t>08</w:t>
      </w:r>
      <w:r w:rsidR="007D43A3" w:rsidRPr="007D43A3">
        <w:rPr>
          <w:rFonts w:ascii="Calibri" w:eastAsia="Calibri" w:hAnsi="Calibri" w:cs="Times New Roman"/>
          <w:kern w:val="0"/>
          <w:szCs w:val="24"/>
          <w14:ligatures w14:val="none"/>
        </w:rPr>
        <w:t>-1</w:t>
      </w:r>
      <w:r w:rsidR="0011346B">
        <w:rPr>
          <w:rFonts w:ascii="Calibri" w:eastAsia="Calibri" w:hAnsi="Calibri" w:cs="Times New Roman"/>
          <w:kern w:val="0"/>
          <w:szCs w:val="24"/>
          <w14:ligatures w14:val="none"/>
        </w:rPr>
        <w:t>19</w:t>
      </w:r>
      <w:r w:rsidR="007D43A3" w:rsidRPr="007D43A3">
        <w:rPr>
          <w:rFonts w:ascii="Calibri" w:eastAsia="Calibri" w:hAnsi="Calibri" w:cs="Times New Roman"/>
          <w:kern w:val="0"/>
          <w:szCs w:val="24"/>
          <w14:ligatures w14:val="none"/>
        </w:rPr>
        <w:t xml:space="preserve">; and </w:t>
      </w:r>
      <w:r w:rsidR="00164D12">
        <w:rPr>
          <w:rFonts w:ascii="Calibri" w:eastAsia="Calibri" w:hAnsi="Calibri" w:cs="Times New Roman"/>
          <w:kern w:val="0"/>
          <w:szCs w:val="24"/>
          <w14:ligatures w14:val="none"/>
        </w:rPr>
        <w:t>AI in the Workforce</w:t>
      </w:r>
      <w:r w:rsidR="007D43A3" w:rsidRPr="007D43A3">
        <w:rPr>
          <w:rFonts w:ascii="Calibri" w:eastAsia="Calibri" w:hAnsi="Calibri" w:cs="Times New Roman"/>
          <w:kern w:val="0"/>
          <w:szCs w:val="24"/>
          <w14:ligatures w14:val="none"/>
        </w:rPr>
        <w:t>: 1</w:t>
      </w:r>
      <w:r w:rsidR="00F42D1B">
        <w:rPr>
          <w:rFonts w:ascii="Calibri" w:eastAsia="Calibri" w:hAnsi="Calibri" w:cs="Times New Roman"/>
          <w:kern w:val="0"/>
          <w:szCs w:val="24"/>
          <w14:ligatures w14:val="none"/>
        </w:rPr>
        <w:t>2</w:t>
      </w:r>
      <w:r w:rsidR="007D43A3" w:rsidRPr="007D43A3">
        <w:rPr>
          <w:rFonts w:ascii="Calibri" w:eastAsia="Calibri" w:hAnsi="Calibri" w:cs="Times New Roman"/>
          <w:kern w:val="0"/>
          <w:szCs w:val="24"/>
          <w14:ligatures w14:val="none"/>
        </w:rPr>
        <w:t>3-1</w:t>
      </w:r>
      <w:r w:rsidR="00F42D1B">
        <w:rPr>
          <w:rFonts w:ascii="Calibri" w:eastAsia="Calibri" w:hAnsi="Calibri" w:cs="Times New Roman"/>
          <w:kern w:val="0"/>
          <w:szCs w:val="24"/>
          <w14:ligatures w14:val="none"/>
        </w:rPr>
        <w:t>32</w:t>
      </w:r>
      <w:r w:rsidR="009D35C7">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w:t>
      </w:r>
    </w:p>
    <w:p w14:paraId="4A8099F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42A09FB5"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284251"/>
      <w:r w:rsidRPr="00F22ED1">
        <w:rPr>
          <w:rFonts w:ascii="Calibri Light" w:eastAsia="Times New Roman" w:hAnsi="Calibri Light" w:cs="Times New Roman"/>
          <w:b/>
          <w:i/>
          <w:color w:val="000000"/>
          <w:sz w:val="28"/>
          <w:szCs w:val="24"/>
        </w:rPr>
        <w:lastRenderedPageBreak/>
        <w:t>Measures</w:t>
      </w:r>
      <w:bookmarkEnd w:id="36"/>
    </w:p>
    <w:p w14:paraId="271BB4F4"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CF9B214" w14:textId="77777777" w:rsidR="00AF3464" w:rsidRDefault="00AF3464" w:rsidP="00AF3464">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p>
    <w:p w14:paraId="4231A75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p>
    <w:p w14:paraId="05EEB5F7"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284252"/>
      <w:r w:rsidRPr="00F22ED1">
        <w:rPr>
          <w:rFonts w:ascii="Calibri Light" w:eastAsia="Times New Roman" w:hAnsi="Calibri Light" w:cs="Times New Roman"/>
          <w:b/>
          <w:i/>
          <w:color w:val="000000"/>
          <w:sz w:val="28"/>
          <w:szCs w:val="24"/>
        </w:rPr>
        <w:t>Power and Statistical Analysis</w:t>
      </w:r>
      <w:bookmarkEnd w:id="37"/>
    </w:p>
    <w:p w14:paraId="31C77F07" w14:textId="2E68246F" w:rsidR="00AF3464" w:rsidRPr="00F22ED1" w:rsidRDefault="00AF3464" w:rsidP="00AF346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Lang, and Buchner, 2007;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t>
      </w:r>
      <w:r w:rsidR="004040D9">
        <w:rPr>
          <w:rFonts w:ascii="Calibri" w:eastAsia="Calibri" w:hAnsi="Calibri" w:cs="Times New Roman"/>
          <w:szCs w:val="24"/>
        </w:rPr>
        <w:t>I</w:t>
      </w:r>
      <w:r w:rsidRPr="00F22ED1">
        <w:rPr>
          <w:rFonts w:ascii="Calibri" w:eastAsia="Calibri" w:hAnsi="Calibri" w:cs="Times New Roman"/>
          <w:szCs w:val="24"/>
        </w:rPr>
        <w:t xml:space="preserv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004040D9">
        <w:rPr>
          <w:rFonts w:ascii="Calibri" w:eastAsia="Calibri" w:hAnsi="Calibri" w:cs="Times New Roman"/>
          <w:szCs w:val="24"/>
        </w:rPr>
        <w:t xml:space="preserve">I </w:t>
      </w:r>
      <w:r w:rsidRPr="003D4E0F">
        <w:rPr>
          <w:rFonts w:ascii="Calibri" w:eastAsia="Calibri" w:hAnsi="Calibri" w:cs="Times New Roman"/>
          <w:szCs w:val="24"/>
        </w:rPr>
        <w:t>used R version 4.4.1 (R Core Team 2024).</w:t>
      </w:r>
    </w:p>
    <w:p w14:paraId="4D60EF28"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8" w:name="_Toc195284253"/>
      <w:r w:rsidRPr="00F22ED1">
        <w:rPr>
          <w:rFonts w:ascii="Calibri Light" w:eastAsia="Times New Roman" w:hAnsi="Calibri Light" w:cs="Times New Roman"/>
          <w:b/>
          <w:i/>
          <w:color w:val="000000"/>
          <w:sz w:val="28"/>
          <w:szCs w:val="24"/>
        </w:rPr>
        <w:lastRenderedPageBreak/>
        <w:t>Study 3 Hypotheses</w:t>
      </w:r>
      <w:bookmarkEnd w:id="38"/>
      <w:r w:rsidRPr="00F22ED1">
        <w:rPr>
          <w:rFonts w:ascii="Calibri Light" w:eastAsia="Times New Roman" w:hAnsi="Calibri Light" w:cs="Times New Roman"/>
          <w:b/>
          <w:i/>
          <w:color w:val="000000"/>
          <w:sz w:val="28"/>
          <w:szCs w:val="24"/>
        </w:rPr>
        <w:t xml:space="preserve"> </w:t>
      </w:r>
    </w:p>
    <w:p w14:paraId="1AC3B38A" w14:textId="77777777" w:rsidR="00AF3464" w:rsidRPr="005B579D" w:rsidRDefault="00AF3464" w:rsidP="00AF3464">
      <w:pPr>
        <w:pStyle w:val="FirstParagraph"/>
        <w:spacing w:line="480" w:lineRule="auto"/>
        <w:ind w:firstLine="720"/>
        <w:rPr>
          <w:rFonts w:ascii="Calibri" w:hAnsi="Calibri" w:cs="Calibri"/>
          <w:szCs w:val="28"/>
        </w:rPr>
      </w:pPr>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w:t>
      </w:r>
      <w:r w:rsidRPr="00FB612F">
        <w:rPr>
          <w:rFonts w:ascii="Calibri" w:hAnsi="Calibri" w:cs="Calibri"/>
          <w:b/>
          <w:bCs/>
          <w:szCs w:val="28"/>
        </w:rPr>
        <w:t>H1</w:t>
      </w:r>
      <w:r w:rsidRPr="005B579D">
        <w:rPr>
          <w:rFonts w:ascii="Calibri" w:hAnsi="Calibri" w:cs="Calibri"/>
          <w:szCs w:val="28"/>
        </w:rPr>
        <w:t xml:space="preserve">),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on support for universal health care, capital punishment, and the usage of AI in the workplace (</w:t>
      </w:r>
      <w:r w:rsidRPr="00FB612F">
        <w:rPr>
          <w:rFonts w:ascii="Calibri" w:hAnsi="Calibri" w:cs="Calibri"/>
          <w:b/>
          <w:bCs/>
          <w:szCs w:val="28"/>
        </w:rPr>
        <w:t>H2</w:t>
      </w:r>
      <w:r w:rsidRPr="005B579D">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F22ED1"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9" w:name="_Toc195284254"/>
      <w:r w:rsidRPr="00F22ED1">
        <w:rPr>
          <w:rFonts w:ascii="Calibri Light" w:eastAsia="Times New Roman" w:hAnsi="Calibri Light" w:cs="Times New Roman"/>
          <w:b/>
          <w:bCs/>
          <w:kern w:val="0"/>
          <w:sz w:val="28"/>
          <w:szCs w:val="28"/>
          <w14:ligatures w14:val="none"/>
        </w:rPr>
        <w:t>Results</w:t>
      </w:r>
      <w:bookmarkEnd w:id="39"/>
    </w:p>
    <w:p w14:paraId="79D7538B" w14:textId="0B10C054" w:rsidR="00AF3464" w:rsidRDefault="00AF3464" w:rsidP="00AF3464">
      <w:pPr>
        <w:spacing w:after="100" w:afterAutospacing="1" w:line="480" w:lineRule="auto"/>
        <w:ind w:firstLine="720"/>
      </w:pPr>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Pr>
          <w:rFonts w:ascii="Calibri" w:eastAsia="Calibri" w:hAnsi="Calibri" w:cs="Calibri"/>
        </w:rPr>
        <w:t>I</w:t>
      </w:r>
      <w:r w:rsidRPr="007A6A46">
        <w:rPr>
          <w:rFonts w:ascii="Calibri" w:eastAsia="Calibri" w:hAnsi="Calibri" w:cs="Calibri"/>
        </w:rPr>
        <w:t xml:space="preserve"> also plan</w:t>
      </w:r>
      <w:r w:rsidR="00D62429">
        <w:rPr>
          <w:rFonts w:ascii="Calibri" w:eastAsia="Calibri" w:hAnsi="Calibri" w:cs="Calibri"/>
        </w:rPr>
        <w:t>ned</w:t>
      </w:r>
      <w:r w:rsidRPr="007A6A46">
        <w:rPr>
          <w:rFonts w:ascii="Calibri" w:eastAsia="Calibri" w:hAnsi="Calibri" w:cs="Calibri"/>
        </w:rPr>
        <w:t xml:space="preserve"> on examining the interaction of </w:t>
      </w:r>
      <w:proofErr w:type="gramStart"/>
      <w:r w:rsidRPr="007A6A46">
        <w:rPr>
          <w:rFonts w:ascii="Calibri" w:eastAsia="Calibri" w:hAnsi="Calibri" w:cs="Calibri"/>
        </w:rPr>
        <w:t>the moral</w:t>
      </w:r>
      <w:proofErr w:type="gramEnd"/>
      <w:r w:rsidRPr="007A6A46">
        <w:rPr>
          <w:rFonts w:ascii="Calibri" w:eastAsia="Calibri" w:hAnsi="Calibri" w:cs="Calibri"/>
        </w:rPr>
        <w:t xml:space="preserve"> conviction and social consensus manipulations. To test H1, </w:t>
      </w:r>
      <w:r w:rsidR="00B01BE1">
        <w:rPr>
          <w:rFonts w:ascii="Calibri" w:eastAsia="Calibri" w:hAnsi="Calibri" w:cs="Calibri"/>
        </w:rPr>
        <w:t>I</w:t>
      </w:r>
      <w:r w:rsidR="00F470EC">
        <w:rPr>
          <w:rFonts w:ascii="Calibri" w:eastAsia="Calibri" w:hAnsi="Calibri" w:cs="Calibri"/>
        </w:rPr>
        <w:t xml:space="preserve"> </w:t>
      </w:r>
      <w:r w:rsidRPr="007A6A46">
        <w:rPr>
          <w:rFonts w:ascii="Calibri" w:eastAsia="Calibri" w:hAnsi="Calibri" w:cs="Calibri"/>
        </w:rPr>
        <w:t>conducted an ANOVA model with</w:t>
      </w:r>
      <w:r w:rsidR="00B97014">
        <w:rPr>
          <w:rFonts w:ascii="Calibri" w:eastAsia="Calibri" w:hAnsi="Calibri" w:cs="Calibri"/>
        </w:rPr>
        <w:t xml:space="preserve"> the</w:t>
      </w:r>
      <w:r w:rsidRPr="007A6A46">
        <w:rPr>
          <w:rFonts w:ascii="Calibri" w:eastAsia="Calibri" w:hAnsi="Calibri" w:cs="Calibri"/>
        </w:rPr>
        <w:t xml:space="preserve"> two manipulations (moral conviction and social consensus) as between-subjects factors.</w:t>
      </w:r>
    </w:p>
    <w:p w14:paraId="54ACF28E" w14:textId="77777777" w:rsidR="00AF3464" w:rsidRPr="0053741E" w:rsidRDefault="00AF3464" w:rsidP="00AF3464">
      <w:pPr>
        <w:pStyle w:val="NoSpacing"/>
        <w:spacing w:line="480" w:lineRule="auto"/>
        <w:rPr>
          <w:rFonts w:ascii="Calibri" w:eastAsia="Calibri" w:hAnsi="Calibri" w:cs="Times New Roman"/>
          <w:i/>
          <w:iCs/>
          <w:sz w:val="24"/>
          <w:szCs w:val="24"/>
        </w:rPr>
      </w:pPr>
      <w:r>
        <w:rPr>
          <w:rFonts w:ascii="Calibri" w:eastAsia="Calibri" w:hAnsi="Calibri" w:cs="Times New Roman"/>
          <w:i/>
          <w:iCs/>
          <w:sz w:val="24"/>
          <w:szCs w:val="24"/>
        </w:rPr>
        <w:lastRenderedPageBreak/>
        <w:t>Support for the Topic</w:t>
      </w:r>
    </w:p>
    <w:p w14:paraId="09E2238E" w14:textId="77777777" w:rsidR="00AF3464" w:rsidRPr="00670319"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p>
    <w:p w14:paraId="437ABCA0" w14:textId="77777777" w:rsidR="00AF3464" w:rsidRPr="00670319" w:rsidRDefault="00AF3464" w:rsidP="00AF3464">
      <w:pPr>
        <w:spacing w:after="100" w:afterAutospacing="1" w:line="480" w:lineRule="auto"/>
        <w:ind w:firstLine="720"/>
        <w:rPr>
          <w:rFonts w:ascii="Calibri" w:eastAsia="Calibri" w:hAnsi="Calibri" w:cs="Times New Roman"/>
        </w:rPr>
      </w:pPr>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I 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trPr>
        <w:tc>
          <w:tcPr>
            <w:tcW w:w="8768" w:type="dxa"/>
            <w:gridSpan w:val="7"/>
          </w:tcPr>
          <w:p w14:paraId="56A32F40" w14:textId="77777777" w:rsidR="00AF3464" w:rsidRPr="004D465F"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sz w:val="28"/>
                <w:szCs w:val="24"/>
              </w:rPr>
              <w:t>UHC Support by Intervention – Pre to Post Manipulation</w:t>
            </w:r>
          </w:p>
        </w:tc>
      </w:tr>
      <w:tr w:rsidR="00AF3464" w14:paraId="67E967A0" w14:textId="77777777" w:rsidTr="0053741E">
        <w:trPr>
          <w:trHeight w:val="298"/>
        </w:trPr>
        <w:tc>
          <w:tcPr>
            <w:tcW w:w="3309" w:type="dxa"/>
            <w:gridSpan w:val="2"/>
            <w:vMerge w:val="restart"/>
          </w:tcPr>
          <w:p w14:paraId="56E762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1 – M(SD)</w:t>
            </w:r>
          </w:p>
        </w:tc>
        <w:tc>
          <w:tcPr>
            <w:tcW w:w="5459" w:type="dxa"/>
            <w:gridSpan w:val="5"/>
          </w:tcPr>
          <w:p w14:paraId="05BABCCB" w14:textId="77777777" w:rsidR="00AF3464" w:rsidRPr="0053741E"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rPr>
              <w:t>IV 1: Social Consensus Condition</w:t>
            </w:r>
          </w:p>
        </w:tc>
      </w:tr>
      <w:tr w:rsidR="00AF3464" w14:paraId="7D8073E7" w14:textId="77777777" w:rsidTr="0053741E">
        <w:trPr>
          <w:trHeight w:val="150"/>
        </w:trPr>
        <w:tc>
          <w:tcPr>
            <w:tcW w:w="3309" w:type="dxa"/>
            <w:gridSpan w:val="2"/>
            <w:vMerge/>
          </w:tcPr>
          <w:p w14:paraId="00394197" w14:textId="77777777" w:rsidR="00AF3464"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2CD1F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78307C50" w14:textId="77777777" w:rsidTr="0053741E">
        <w:trPr>
          <w:trHeight w:val="150"/>
        </w:trPr>
        <w:tc>
          <w:tcPr>
            <w:tcW w:w="3309" w:type="dxa"/>
            <w:gridSpan w:val="2"/>
            <w:vMerge/>
          </w:tcPr>
          <w:p w14:paraId="43EB706F" w14:textId="77777777" w:rsidR="00AF3464" w:rsidRDefault="00AF3464" w:rsidP="0053741E">
            <w:pPr>
              <w:spacing w:after="100" w:afterAutospacing="1"/>
              <w:rPr>
                <w:rFonts w:ascii="Calibri" w:eastAsia="Calibri" w:hAnsi="Calibri" w:cs="Times New Roman"/>
              </w:rPr>
            </w:pPr>
          </w:p>
        </w:tc>
        <w:tc>
          <w:tcPr>
            <w:tcW w:w="1188" w:type="dxa"/>
          </w:tcPr>
          <w:p w14:paraId="3A45348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0BFE0A7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2BE38F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5408FF2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48FA423" w14:textId="77777777" w:rsidTr="0053741E">
        <w:trPr>
          <w:trHeight w:val="1125"/>
        </w:trPr>
        <w:tc>
          <w:tcPr>
            <w:tcW w:w="1565" w:type="dxa"/>
            <w:vMerge w:val="restart"/>
          </w:tcPr>
          <w:p w14:paraId="771DF568" w14:textId="77777777" w:rsidR="00AF3464" w:rsidRPr="0053741E" w:rsidRDefault="00AF3464" w:rsidP="0053741E">
            <w:pPr>
              <w:spacing w:after="100" w:afterAutospacing="1"/>
              <w:rPr>
                <w:rFonts w:ascii="Calibri" w:eastAsia="Calibri" w:hAnsi="Calibri" w:cs="Times New Roman"/>
                <w:b/>
                <w:bCs/>
              </w:rPr>
            </w:pPr>
            <w:r>
              <w:rPr>
                <w:rFonts w:ascii="Calibri" w:eastAsia="Calibri" w:hAnsi="Calibri" w:cs="Times New Roman"/>
                <w:b/>
                <w:bCs/>
              </w:rPr>
              <w:lastRenderedPageBreak/>
              <w:t>IV 2: Moral Conviction Condition</w:t>
            </w:r>
          </w:p>
        </w:tc>
        <w:tc>
          <w:tcPr>
            <w:tcW w:w="1743" w:type="dxa"/>
          </w:tcPr>
          <w:p w14:paraId="535C89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201F2A0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15.47 (22.55)</w:t>
            </w:r>
          </w:p>
        </w:tc>
        <w:tc>
          <w:tcPr>
            <w:tcW w:w="1494" w:type="dxa"/>
          </w:tcPr>
          <w:p w14:paraId="669D37D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19.96 (21.48)</w:t>
            </w:r>
          </w:p>
        </w:tc>
        <w:tc>
          <w:tcPr>
            <w:tcW w:w="1315" w:type="dxa"/>
            <w:gridSpan w:val="2"/>
          </w:tcPr>
          <w:p w14:paraId="387454B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17.61 (22.49)</w:t>
            </w:r>
          </w:p>
        </w:tc>
        <w:tc>
          <w:tcPr>
            <w:tcW w:w="1460" w:type="dxa"/>
          </w:tcPr>
          <w:p w14:paraId="61E335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22.02 (21.21)</w:t>
            </w:r>
          </w:p>
        </w:tc>
      </w:tr>
      <w:tr w:rsidR="00AF3464" w14:paraId="06D2ADDC" w14:textId="77777777" w:rsidTr="0053741E">
        <w:trPr>
          <w:trHeight w:val="1430"/>
        </w:trPr>
        <w:tc>
          <w:tcPr>
            <w:tcW w:w="1565" w:type="dxa"/>
            <w:vMerge/>
          </w:tcPr>
          <w:p w14:paraId="7598AE93" w14:textId="77777777" w:rsidR="00AF3464" w:rsidRDefault="00AF3464" w:rsidP="0053741E">
            <w:pPr>
              <w:spacing w:after="100" w:afterAutospacing="1"/>
              <w:rPr>
                <w:rFonts w:ascii="Calibri" w:eastAsia="Calibri" w:hAnsi="Calibri" w:cs="Times New Roman"/>
              </w:rPr>
            </w:pPr>
          </w:p>
        </w:tc>
        <w:tc>
          <w:tcPr>
            <w:tcW w:w="1743" w:type="dxa"/>
          </w:tcPr>
          <w:p w14:paraId="7D6E31C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0778097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17.10 (22.06)</w:t>
            </w:r>
          </w:p>
        </w:tc>
        <w:tc>
          <w:tcPr>
            <w:tcW w:w="1494" w:type="dxa"/>
          </w:tcPr>
          <w:p w14:paraId="2310DF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20.54 (20.97)</w:t>
            </w:r>
          </w:p>
        </w:tc>
        <w:tc>
          <w:tcPr>
            <w:tcW w:w="1315" w:type="dxa"/>
            <w:gridSpan w:val="2"/>
          </w:tcPr>
          <w:p w14:paraId="5966515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18.57 (21.45)</w:t>
            </w:r>
          </w:p>
        </w:tc>
        <w:tc>
          <w:tcPr>
            <w:tcW w:w="1460" w:type="dxa"/>
          </w:tcPr>
          <w:p w14:paraId="454BC5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22.13 (21.27)</w:t>
            </w:r>
          </w:p>
        </w:tc>
      </w:tr>
    </w:tbl>
    <w:p w14:paraId="5B647E41" w14:textId="77777777" w:rsidR="00AF3464" w:rsidRDefault="00AF3464" w:rsidP="00AF3464">
      <w:pPr>
        <w:spacing w:after="100" w:afterAutospacing="1" w:line="480" w:lineRule="auto"/>
        <w:ind w:firstLine="720"/>
        <w:rPr>
          <w:rFonts w:ascii="Calibri" w:eastAsia="Calibri" w:hAnsi="Calibri" w:cs="Times New Roman"/>
        </w:rPr>
      </w:pPr>
    </w:p>
    <w:p w14:paraId="394C5955" w14:textId="77777777" w:rsidR="00AF3464" w:rsidRDefault="00AF3464" w:rsidP="00AF3464">
      <w:pPr>
        <w:rPr>
          <w:rFonts w:ascii="Calibri" w:eastAsia="Calibri" w:hAnsi="Calibri" w:cs="Times New Roman"/>
        </w:rPr>
      </w:pPr>
      <w:r>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trPr>
        <w:tc>
          <w:tcPr>
            <w:tcW w:w="8768" w:type="dxa"/>
            <w:gridSpan w:val="7"/>
          </w:tcPr>
          <w:p w14:paraId="410BE3E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688F57ED" w14:textId="77777777" w:rsidTr="0053741E">
        <w:trPr>
          <w:trHeight w:val="298"/>
        </w:trPr>
        <w:tc>
          <w:tcPr>
            <w:tcW w:w="3309" w:type="dxa"/>
            <w:gridSpan w:val="2"/>
            <w:vMerge w:val="restart"/>
          </w:tcPr>
          <w:p w14:paraId="5EE473B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2 – M(SD)</w:t>
            </w:r>
          </w:p>
        </w:tc>
        <w:tc>
          <w:tcPr>
            <w:tcW w:w="5459" w:type="dxa"/>
            <w:gridSpan w:val="5"/>
          </w:tcPr>
          <w:p w14:paraId="7D38011B"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3695BF39" w14:textId="77777777" w:rsidTr="0053741E">
        <w:trPr>
          <w:trHeight w:val="150"/>
        </w:trPr>
        <w:tc>
          <w:tcPr>
            <w:tcW w:w="3309" w:type="dxa"/>
            <w:gridSpan w:val="2"/>
            <w:vMerge/>
          </w:tcPr>
          <w:p w14:paraId="5E2D0752" w14:textId="77777777" w:rsidR="00AF3464"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2" w:type="dxa"/>
            <w:gridSpan w:val="2"/>
          </w:tcPr>
          <w:p w14:paraId="1ACC9C5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05AD46F8" w14:textId="77777777" w:rsidTr="0053741E">
        <w:trPr>
          <w:trHeight w:val="150"/>
        </w:trPr>
        <w:tc>
          <w:tcPr>
            <w:tcW w:w="3309" w:type="dxa"/>
            <w:gridSpan w:val="2"/>
            <w:vMerge/>
          </w:tcPr>
          <w:p w14:paraId="29D5ACFC" w14:textId="77777777" w:rsidR="00AF3464" w:rsidRDefault="00AF3464" w:rsidP="0053741E">
            <w:pPr>
              <w:spacing w:after="100" w:afterAutospacing="1"/>
              <w:rPr>
                <w:rFonts w:ascii="Calibri" w:eastAsia="Calibri" w:hAnsi="Calibri" w:cs="Times New Roman"/>
              </w:rPr>
            </w:pPr>
          </w:p>
        </w:tc>
        <w:tc>
          <w:tcPr>
            <w:tcW w:w="1188" w:type="dxa"/>
          </w:tcPr>
          <w:p w14:paraId="055A156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6BF4637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999A66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2" w:type="dxa"/>
          </w:tcPr>
          <w:p w14:paraId="369177C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360FE20C" w14:textId="77777777" w:rsidTr="0053741E">
        <w:trPr>
          <w:trHeight w:val="1125"/>
        </w:trPr>
        <w:tc>
          <w:tcPr>
            <w:tcW w:w="1565" w:type="dxa"/>
            <w:vMerge w:val="restart"/>
          </w:tcPr>
          <w:p w14:paraId="63884F9D"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4" w:type="dxa"/>
          </w:tcPr>
          <w:p w14:paraId="7F632AB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A6B02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94" w:type="dxa"/>
          </w:tcPr>
          <w:p w14:paraId="164FB0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-1.912 (30.00)</w:t>
            </w:r>
          </w:p>
        </w:tc>
        <w:tc>
          <w:tcPr>
            <w:tcW w:w="1315" w:type="dxa"/>
            <w:gridSpan w:val="2"/>
          </w:tcPr>
          <w:p w14:paraId="0A320C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62" w:type="dxa"/>
          </w:tcPr>
          <w:p w14:paraId="3D1DAA0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-0.052 (30.00)</w:t>
            </w:r>
          </w:p>
        </w:tc>
      </w:tr>
      <w:tr w:rsidR="00AF3464" w14:paraId="312F3BFE" w14:textId="77777777" w:rsidTr="0053741E">
        <w:trPr>
          <w:trHeight w:val="1430"/>
        </w:trPr>
        <w:tc>
          <w:tcPr>
            <w:tcW w:w="1565" w:type="dxa"/>
            <w:vMerge/>
          </w:tcPr>
          <w:p w14:paraId="1A5FBF9A" w14:textId="77777777" w:rsidR="00AF3464" w:rsidRDefault="00AF3464" w:rsidP="0053741E">
            <w:pPr>
              <w:spacing w:after="100" w:afterAutospacing="1"/>
              <w:rPr>
                <w:rFonts w:ascii="Calibri" w:eastAsia="Calibri" w:hAnsi="Calibri" w:cs="Times New Roman"/>
              </w:rPr>
            </w:pPr>
          </w:p>
        </w:tc>
        <w:tc>
          <w:tcPr>
            <w:tcW w:w="1744" w:type="dxa"/>
          </w:tcPr>
          <w:p w14:paraId="6646373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2EC1CCC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-5.94 (27.57)</w:t>
            </w:r>
          </w:p>
        </w:tc>
        <w:tc>
          <w:tcPr>
            <w:tcW w:w="1494" w:type="dxa"/>
          </w:tcPr>
          <w:p w14:paraId="5BDA52F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-0.375 (29.76)</w:t>
            </w:r>
          </w:p>
        </w:tc>
        <w:tc>
          <w:tcPr>
            <w:tcW w:w="1315" w:type="dxa"/>
            <w:gridSpan w:val="2"/>
          </w:tcPr>
          <w:p w14:paraId="61AE02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-6.847 (27.61)</w:t>
            </w:r>
          </w:p>
        </w:tc>
        <w:tc>
          <w:tcPr>
            <w:tcW w:w="1462" w:type="dxa"/>
          </w:tcPr>
          <w:p w14:paraId="6B9E40F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-1.140 (30.01)</w:t>
            </w:r>
          </w:p>
        </w:tc>
      </w:tr>
    </w:tbl>
    <w:p w14:paraId="7C1D4747" w14:textId="77777777" w:rsidR="00AF3464"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trPr>
        <w:tc>
          <w:tcPr>
            <w:tcW w:w="8768" w:type="dxa"/>
            <w:gridSpan w:val="7"/>
          </w:tcPr>
          <w:p w14:paraId="0A445DF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71A24CEF" w14:textId="77777777" w:rsidTr="0053741E">
        <w:trPr>
          <w:trHeight w:val="298"/>
        </w:trPr>
        <w:tc>
          <w:tcPr>
            <w:tcW w:w="3309" w:type="dxa"/>
            <w:gridSpan w:val="2"/>
            <w:vMerge w:val="restart"/>
          </w:tcPr>
          <w:p w14:paraId="6E5310E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3 – M(SD)</w:t>
            </w:r>
          </w:p>
        </w:tc>
        <w:tc>
          <w:tcPr>
            <w:tcW w:w="5459" w:type="dxa"/>
            <w:gridSpan w:val="5"/>
          </w:tcPr>
          <w:p w14:paraId="03BC80B5"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72000798" w14:textId="77777777" w:rsidTr="0053741E">
        <w:trPr>
          <w:trHeight w:val="150"/>
        </w:trPr>
        <w:tc>
          <w:tcPr>
            <w:tcW w:w="3309" w:type="dxa"/>
            <w:gridSpan w:val="2"/>
            <w:vMerge/>
          </w:tcPr>
          <w:p w14:paraId="7A6E5AF7" w14:textId="77777777" w:rsidR="00AF3464"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FB628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4C8721EE" w14:textId="77777777" w:rsidTr="0053741E">
        <w:trPr>
          <w:trHeight w:val="150"/>
        </w:trPr>
        <w:tc>
          <w:tcPr>
            <w:tcW w:w="3309" w:type="dxa"/>
            <w:gridSpan w:val="2"/>
            <w:vMerge/>
          </w:tcPr>
          <w:p w14:paraId="06304CA8" w14:textId="77777777" w:rsidR="00AF3464" w:rsidRDefault="00AF3464" w:rsidP="0053741E">
            <w:pPr>
              <w:spacing w:after="100" w:afterAutospacing="1"/>
              <w:rPr>
                <w:rFonts w:ascii="Calibri" w:eastAsia="Calibri" w:hAnsi="Calibri" w:cs="Times New Roman"/>
              </w:rPr>
            </w:pPr>
          </w:p>
        </w:tc>
        <w:tc>
          <w:tcPr>
            <w:tcW w:w="1188" w:type="dxa"/>
          </w:tcPr>
          <w:p w14:paraId="05F9750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4E0AE5D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31FEBE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4AA8E5D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7776BC8" w14:textId="77777777" w:rsidTr="0053741E">
        <w:trPr>
          <w:trHeight w:val="1125"/>
        </w:trPr>
        <w:tc>
          <w:tcPr>
            <w:tcW w:w="1565" w:type="dxa"/>
            <w:vMerge w:val="restart"/>
          </w:tcPr>
          <w:p w14:paraId="772D8EB6"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3" w:type="dxa"/>
          </w:tcPr>
          <w:p w14:paraId="29C8C17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5B3F5D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-7.937 (26.83)</w:t>
            </w:r>
          </w:p>
        </w:tc>
        <w:tc>
          <w:tcPr>
            <w:tcW w:w="1494" w:type="dxa"/>
          </w:tcPr>
          <w:p w14:paraId="33EADE4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2.074 (27.56)</w:t>
            </w:r>
          </w:p>
        </w:tc>
        <w:tc>
          <w:tcPr>
            <w:tcW w:w="1315" w:type="dxa"/>
            <w:gridSpan w:val="2"/>
          </w:tcPr>
          <w:p w14:paraId="545DDA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-8.563 (26.73)</w:t>
            </w:r>
          </w:p>
        </w:tc>
        <w:tc>
          <w:tcPr>
            <w:tcW w:w="1460" w:type="dxa"/>
          </w:tcPr>
          <w:p w14:paraId="2F944D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1.698 (27.66)</w:t>
            </w:r>
          </w:p>
        </w:tc>
      </w:tr>
      <w:tr w:rsidR="00AF3464" w14:paraId="45E605ED" w14:textId="77777777" w:rsidTr="0053741E">
        <w:trPr>
          <w:trHeight w:val="1430"/>
        </w:trPr>
        <w:tc>
          <w:tcPr>
            <w:tcW w:w="1565" w:type="dxa"/>
            <w:vMerge/>
          </w:tcPr>
          <w:p w14:paraId="6B6EB7DD" w14:textId="77777777" w:rsidR="00AF3464" w:rsidRDefault="00AF3464" w:rsidP="0053741E">
            <w:pPr>
              <w:spacing w:after="100" w:afterAutospacing="1"/>
              <w:rPr>
                <w:rFonts w:ascii="Calibri" w:eastAsia="Calibri" w:hAnsi="Calibri" w:cs="Times New Roman"/>
              </w:rPr>
            </w:pPr>
          </w:p>
        </w:tc>
        <w:tc>
          <w:tcPr>
            <w:tcW w:w="1743" w:type="dxa"/>
          </w:tcPr>
          <w:p w14:paraId="11907BD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6EEAD55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-8.747 (26.64)</w:t>
            </w:r>
          </w:p>
        </w:tc>
        <w:tc>
          <w:tcPr>
            <w:tcW w:w="1494" w:type="dxa"/>
          </w:tcPr>
          <w:p w14:paraId="42086C3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1.066 (28.06)</w:t>
            </w:r>
          </w:p>
        </w:tc>
        <w:tc>
          <w:tcPr>
            <w:tcW w:w="1315" w:type="dxa"/>
            <w:gridSpan w:val="2"/>
          </w:tcPr>
          <w:p w14:paraId="582B3C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-9.381 (26.44)</w:t>
            </w:r>
          </w:p>
        </w:tc>
        <w:tc>
          <w:tcPr>
            <w:tcW w:w="1460" w:type="dxa"/>
          </w:tcPr>
          <w:p w14:paraId="0DC7D29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1.573 (27.84)</w:t>
            </w:r>
          </w:p>
        </w:tc>
      </w:tr>
    </w:tbl>
    <w:p w14:paraId="247E3B9A" w14:textId="77777777" w:rsidR="00AF3464" w:rsidRDefault="00AF3464" w:rsidP="00AF3464">
      <w:pPr>
        <w:spacing w:after="100" w:afterAutospacing="1" w:line="480" w:lineRule="auto"/>
        <w:ind w:firstLine="720"/>
        <w:rPr>
          <w:rFonts w:ascii="Calibri" w:eastAsia="Calibri" w:hAnsi="Calibri" w:cs="Times New Roman"/>
        </w:rPr>
      </w:pPr>
    </w:p>
    <w:p w14:paraId="19C1490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Moral Conviction – Manipulation Check</w:t>
      </w:r>
    </w:p>
    <w:p w14:paraId="271A7ED6" w14:textId="094582A7"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Pr>
          <w:rFonts w:ascii="Calibri" w:eastAsia="Calibri" w:hAnsi="Calibri" w:cs="Times New Roman"/>
        </w:rPr>
        <w:t>I</w:t>
      </w:r>
      <w:r>
        <w:rPr>
          <w:rFonts w:ascii="Calibri" w:eastAsia="Calibri" w:hAnsi="Calibri" w:cs="Times New Roman"/>
        </w:rPr>
        <w:t xml:space="preserve"> only measured moral conviction at a single point in time, for Study 3, </w:t>
      </w:r>
      <w:r w:rsidR="005A7B12">
        <w:rPr>
          <w:rFonts w:ascii="Calibri" w:eastAsia="Calibri" w:hAnsi="Calibri" w:cs="Times New Roman"/>
        </w:rPr>
        <w:t>I</w:t>
      </w:r>
      <w:r>
        <w:rPr>
          <w:rFonts w:ascii="Calibri" w:eastAsia="Calibri" w:hAnsi="Calibri" w:cs="Times New Roman"/>
        </w:rPr>
        <w:t xml:space="preserve"> explicitly measured levels of moral conviction towards our </w:t>
      </w:r>
      <w:r>
        <w:rPr>
          <w:rFonts w:ascii="Calibri" w:eastAsia="Calibri" w:hAnsi="Calibri" w:cs="Times New Roman"/>
        </w:rPr>
        <w:lastRenderedPageBreak/>
        <w:t xml:space="preserve">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trPr>
        <w:tc>
          <w:tcPr>
            <w:tcW w:w="9471" w:type="dxa"/>
            <w:gridSpan w:val="9"/>
          </w:tcPr>
          <w:p w14:paraId="3E80988E" w14:textId="77777777" w:rsidR="00AF3464" w:rsidRDefault="00AF3464" w:rsidP="0053741E">
            <w:pPr>
              <w:spacing w:after="100" w:afterAutospacing="1"/>
              <w:rPr>
                <w:rFonts w:ascii="Calibri" w:eastAsia="Calibri" w:hAnsi="Calibri" w:cs="Times New Roman"/>
                <w:b/>
                <w:bCs/>
                <w:sz w:val="28"/>
                <w:szCs w:val="24"/>
              </w:rPr>
            </w:pPr>
            <w:r>
              <w:rPr>
                <w:rFonts w:ascii="Calibri" w:eastAsia="Calibri" w:hAnsi="Calibri" w:cs="Times New Roman"/>
                <w:b/>
                <w:bCs/>
                <w:sz w:val="28"/>
                <w:szCs w:val="24"/>
              </w:rPr>
              <w:t>Moral Conviction by Topic – Collapsed across Social Consensus Conditions</w:t>
            </w:r>
          </w:p>
        </w:tc>
      </w:tr>
      <w:tr w:rsidR="00AF3464" w14:paraId="3E1F3F40" w14:textId="77777777" w:rsidTr="0053741E">
        <w:trPr>
          <w:trHeight w:val="298"/>
        </w:trPr>
        <w:tc>
          <w:tcPr>
            <w:tcW w:w="2543" w:type="dxa"/>
            <w:gridSpan w:val="2"/>
            <w:vMerge w:val="restart"/>
          </w:tcPr>
          <w:p w14:paraId="7347D4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4 – M(SD)</w:t>
            </w:r>
          </w:p>
        </w:tc>
        <w:tc>
          <w:tcPr>
            <w:tcW w:w="6928" w:type="dxa"/>
            <w:gridSpan w:val="7"/>
          </w:tcPr>
          <w:p w14:paraId="25AB77CA" w14:textId="77777777" w:rsidR="00AF3464" w:rsidRDefault="00AF3464" w:rsidP="0053741E">
            <w:pPr>
              <w:spacing w:after="100" w:afterAutospacing="1"/>
              <w:rPr>
                <w:rFonts w:ascii="Calibri" w:eastAsia="Calibri" w:hAnsi="Calibri" w:cs="Times New Roman"/>
                <w:b/>
                <w:bCs/>
              </w:rPr>
            </w:pPr>
            <w:r>
              <w:rPr>
                <w:rFonts w:ascii="Calibri" w:eastAsia="Calibri" w:hAnsi="Calibri" w:cs="Times New Roman"/>
                <w:b/>
                <w:bCs/>
              </w:rPr>
              <w:t>Topic</w:t>
            </w:r>
          </w:p>
        </w:tc>
      </w:tr>
      <w:tr w:rsidR="00AF3464" w14:paraId="62944187" w14:textId="77777777" w:rsidTr="0053741E">
        <w:trPr>
          <w:trHeight w:val="150"/>
        </w:trPr>
        <w:tc>
          <w:tcPr>
            <w:tcW w:w="2543" w:type="dxa"/>
            <w:gridSpan w:val="2"/>
            <w:vMerge/>
          </w:tcPr>
          <w:p w14:paraId="4FCA3CEF" w14:textId="77777777" w:rsidR="00AF3464"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UHC</w:t>
            </w:r>
          </w:p>
        </w:tc>
        <w:tc>
          <w:tcPr>
            <w:tcW w:w="2545" w:type="dxa"/>
            <w:gridSpan w:val="2"/>
          </w:tcPr>
          <w:p w14:paraId="70F0BDB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Capital Punishment</w:t>
            </w:r>
          </w:p>
        </w:tc>
        <w:tc>
          <w:tcPr>
            <w:tcW w:w="2006" w:type="dxa"/>
            <w:gridSpan w:val="3"/>
          </w:tcPr>
          <w:p w14:paraId="5EAB096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AI in the Workplace</w:t>
            </w:r>
          </w:p>
        </w:tc>
      </w:tr>
      <w:tr w:rsidR="00AF3464" w14:paraId="7B877340" w14:textId="77777777" w:rsidTr="0053741E">
        <w:trPr>
          <w:gridAfter w:val="1"/>
          <w:wAfter w:w="8" w:type="dxa"/>
          <w:trHeight w:val="150"/>
        </w:trPr>
        <w:tc>
          <w:tcPr>
            <w:tcW w:w="2543" w:type="dxa"/>
            <w:gridSpan w:val="2"/>
            <w:vMerge/>
          </w:tcPr>
          <w:p w14:paraId="6CA2D013" w14:textId="77777777" w:rsidR="00AF3464" w:rsidRDefault="00AF3464" w:rsidP="0053741E">
            <w:pPr>
              <w:spacing w:after="100" w:afterAutospacing="1"/>
              <w:rPr>
                <w:rFonts w:ascii="Calibri" w:eastAsia="Calibri" w:hAnsi="Calibri" w:cs="Times New Roman"/>
              </w:rPr>
            </w:pPr>
          </w:p>
        </w:tc>
        <w:tc>
          <w:tcPr>
            <w:tcW w:w="1173" w:type="dxa"/>
          </w:tcPr>
          <w:p w14:paraId="3D1568A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204" w:type="dxa"/>
          </w:tcPr>
          <w:p w14:paraId="795CC35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186" w:type="dxa"/>
          </w:tcPr>
          <w:p w14:paraId="76BE669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359" w:type="dxa"/>
          </w:tcPr>
          <w:p w14:paraId="0172E9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990" w:type="dxa"/>
          </w:tcPr>
          <w:p w14:paraId="30803E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008" w:type="dxa"/>
          </w:tcPr>
          <w:p w14:paraId="42F63C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B54D341" w14:textId="77777777" w:rsidTr="0053741E">
        <w:trPr>
          <w:gridAfter w:val="1"/>
          <w:wAfter w:w="8" w:type="dxa"/>
          <w:trHeight w:val="1125"/>
        </w:trPr>
        <w:tc>
          <w:tcPr>
            <w:tcW w:w="1300" w:type="dxa"/>
            <w:vMerge w:val="restart"/>
          </w:tcPr>
          <w:p w14:paraId="165D60A1"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Moral Conviction Condition</w:t>
            </w:r>
          </w:p>
        </w:tc>
        <w:tc>
          <w:tcPr>
            <w:tcW w:w="1243" w:type="dxa"/>
          </w:tcPr>
          <w:p w14:paraId="1750B61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73" w:type="dxa"/>
          </w:tcPr>
          <w:p w14:paraId="0E6558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11.37 (14.59)</w:t>
            </w:r>
          </w:p>
        </w:tc>
        <w:tc>
          <w:tcPr>
            <w:tcW w:w="1204" w:type="dxa"/>
          </w:tcPr>
          <w:p w14:paraId="610BC9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16.26 (14.36)</w:t>
            </w:r>
          </w:p>
        </w:tc>
        <w:tc>
          <w:tcPr>
            <w:tcW w:w="1186" w:type="dxa"/>
          </w:tcPr>
          <w:p w14:paraId="1C477D1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17.29 (15.98)</w:t>
            </w:r>
          </w:p>
        </w:tc>
        <w:tc>
          <w:tcPr>
            <w:tcW w:w="1359" w:type="dxa"/>
          </w:tcPr>
          <w:p w14:paraId="7D972AA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20.10 (15.60)</w:t>
            </w:r>
          </w:p>
        </w:tc>
        <w:tc>
          <w:tcPr>
            <w:tcW w:w="990" w:type="dxa"/>
          </w:tcPr>
          <w:p w14:paraId="2B4D460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7.433 (12.90)</w:t>
            </w:r>
          </w:p>
        </w:tc>
        <w:tc>
          <w:tcPr>
            <w:tcW w:w="1008" w:type="dxa"/>
          </w:tcPr>
          <w:p w14:paraId="4E854FD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9.510 (14.35)</w:t>
            </w:r>
          </w:p>
        </w:tc>
      </w:tr>
      <w:tr w:rsidR="00AF3464" w14:paraId="43D66700" w14:textId="77777777" w:rsidTr="0053741E">
        <w:trPr>
          <w:gridAfter w:val="1"/>
          <w:wAfter w:w="8" w:type="dxa"/>
          <w:trHeight w:val="1430"/>
        </w:trPr>
        <w:tc>
          <w:tcPr>
            <w:tcW w:w="1300" w:type="dxa"/>
            <w:vMerge/>
          </w:tcPr>
          <w:p w14:paraId="303950E3" w14:textId="77777777" w:rsidR="00AF3464" w:rsidRDefault="00AF3464" w:rsidP="0053741E">
            <w:pPr>
              <w:spacing w:after="100" w:afterAutospacing="1"/>
              <w:rPr>
                <w:rFonts w:ascii="Calibri" w:eastAsia="Calibri" w:hAnsi="Calibri" w:cs="Times New Roman"/>
              </w:rPr>
            </w:pPr>
          </w:p>
        </w:tc>
        <w:tc>
          <w:tcPr>
            <w:tcW w:w="1243" w:type="dxa"/>
          </w:tcPr>
          <w:p w14:paraId="21E0DA1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73" w:type="dxa"/>
          </w:tcPr>
          <w:p w14:paraId="4A1ADAE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13.63 (14.34)</w:t>
            </w:r>
          </w:p>
        </w:tc>
        <w:tc>
          <w:tcPr>
            <w:tcW w:w="1204" w:type="dxa"/>
          </w:tcPr>
          <w:p w14:paraId="034D8FA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16.03 (14.55)</w:t>
            </w:r>
          </w:p>
        </w:tc>
        <w:tc>
          <w:tcPr>
            <w:tcW w:w="1186" w:type="dxa"/>
          </w:tcPr>
          <w:p w14:paraId="518C3C6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19.51 (14.51)</w:t>
            </w:r>
          </w:p>
        </w:tc>
        <w:tc>
          <w:tcPr>
            <w:tcW w:w="1359" w:type="dxa"/>
          </w:tcPr>
          <w:p w14:paraId="0BF518C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21.30 (15.35)</w:t>
            </w:r>
          </w:p>
        </w:tc>
        <w:tc>
          <w:tcPr>
            <w:tcW w:w="990" w:type="dxa"/>
          </w:tcPr>
          <w:p w14:paraId="54C361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8.105 (17.16)</w:t>
            </w:r>
          </w:p>
        </w:tc>
        <w:tc>
          <w:tcPr>
            <w:tcW w:w="1008" w:type="dxa"/>
          </w:tcPr>
          <w:p w14:paraId="667F7C7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9.984 (16.20)</w:t>
            </w:r>
          </w:p>
        </w:tc>
      </w:tr>
    </w:tbl>
    <w:p w14:paraId="133A4451" w14:textId="77777777" w:rsidR="00AF3464" w:rsidRDefault="00AF3464" w:rsidP="00AF3464">
      <w:pPr>
        <w:spacing w:after="100" w:afterAutospacing="1" w:line="480" w:lineRule="auto"/>
        <w:rPr>
          <w:rFonts w:ascii="Calibri" w:eastAsia="Calibri" w:hAnsi="Calibri" w:cs="Times New Roman"/>
        </w:rPr>
      </w:pPr>
    </w:p>
    <w:p w14:paraId="3D5B9EAF" w14:textId="77777777" w:rsidR="00AF3464" w:rsidRDefault="00AF3464" w:rsidP="00AF3464">
      <w:pPr>
        <w:spacing w:after="100" w:afterAutospacing="1" w:line="480" w:lineRule="auto"/>
        <w:rPr>
          <w:rFonts w:ascii="Calibri" w:eastAsia="Calibri" w:hAnsi="Calibri" w:cs="Times New Roman"/>
        </w:rPr>
      </w:pPr>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p>
    <w:p w14:paraId="7EE36F7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Utilitarian and Deontological Orientation</w:t>
      </w:r>
    </w:p>
    <w:p w14:paraId="76375A61" w14:textId="77777777" w:rsidR="00AF3464" w:rsidRDefault="00AF3464" w:rsidP="00AF3464">
      <w:pPr>
        <w:spacing w:after="100" w:afterAutospacing="1" w:line="480" w:lineRule="auto"/>
        <w:rPr>
          <w:rFonts w:ascii="Calibri" w:eastAsia="Calibri" w:hAnsi="Calibri" w:cs="Times New Roman"/>
        </w:rPr>
      </w:pPr>
    </w:p>
    <w:p w14:paraId="44931FB8" w14:textId="044F98FE"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r w:rsidR="009E5A24">
        <w:rPr>
          <w:rFonts w:ascii="Calibri" w:eastAsia="Calibri" w:hAnsi="Calibri" w:cs="Times New Roman"/>
        </w:rPr>
        <w:t>justify</w:t>
      </w:r>
      <w:r>
        <w:rPr>
          <w:rFonts w:ascii="Calibri" w:eastAsia="Calibri" w:hAnsi="Calibri" w:cs="Times New Roman"/>
        </w:rPr>
        <w:t xml:space="preserve"> the </w:t>
      </w:r>
      <w:proofErr w:type="gramStart"/>
      <w:r>
        <w:rPr>
          <w:rFonts w:ascii="Calibri" w:eastAsia="Calibri" w:hAnsi="Calibri" w:cs="Times New Roman"/>
        </w:rPr>
        <w:t>means’</w:t>
      </w:r>
      <w:proofErr w:type="gramEnd"/>
      <w:r>
        <w:rPr>
          <w:rFonts w:ascii="Calibri" w:eastAsia="Calibri" w:hAnsi="Calibri" w:cs="Times New Roman"/>
        </w:rPr>
        <w:t xml:space="preserve">,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Default="00AF3464" w:rsidP="00AF3464">
      <w:pPr>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0CDD79ED" w14:textId="77777777" w:rsidR="00AF3464" w:rsidRPr="00F22ED1" w:rsidRDefault="00AF3464" w:rsidP="00AF3464">
      <w:pPr>
        <w:rPr>
          <w:rFonts w:ascii="Calibri Light" w:eastAsia="Times New Roman" w:hAnsi="Calibri Light" w:cs="Times New Roman"/>
          <w:b/>
          <w:i/>
          <w:color w:val="000000"/>
          <w:sz w:val="28"/>
          <w:szCs w:val="24"/>
        </w:rPr>
      </w:pPr>
    </w:p>
    <w:p w14:paraId="3D4CD2B6" w14:textId="11B42B38" w:rsidR="009E5A24" w:rsidRDefault="009E5A24" w:rsidP="009E5A2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sidR="00EE018A">
        <w:rPr>
          <w:rFonts w:ascii="Calibri" w:eastAsia="Calibri" w:hAnsi="Calibri" w:cs="Times New Roman"/>
          <w:szCs w:val="24"/>
        </w:rPr>
        <w:t xml:space="preserve">I </w:t>
      </w:r>
      <w:r>
        <w:rPr>
          <w:rFonts w:ascii="Calibri" w:eastAsia="Calibri" w:hAnsi="Calibri" w:cs="Times New Roman"/>
          <w:szCs w:val="24"/>
        </w:rPr>
        <w:t xml:space="preserve">did not find </w:t>
      </w:r>
      <w:proofErr w:type="gramStart"/>
      <w:r>
        <w:rPr>
          <w:rFonts w:ascii="Calibri" w:eastAsia="Calibri" w:hAnsi="Calibri" w:cs="Times New Roman"/>
          <w:szCs w:val="24"/>
        </w:rPr>
        <w:t>a main</w:t>
      </w:r>
      <w:proofErr w:type="gramEnd"/>
      <w:r>
        <w:rPr>
          <w:rFonts w:ascii="Calibri" w:eastAsia="Calibri" w:hAnsi="Calibri" w:cs="Times New Roman"/>
          <w:szCs w:val="24"/>
        </w:rPr>
        <w:t xml:space="preserve"> effect of social consensus on support for a topic. </w:t>
      </w:r>
      <w:r w:rsidR="00B26B58">
        <w:rPr>
          <w:rFonts w:ascii="Calibri" w:eastAsia="Calibri" w:hAnsi="Calibri" w:cs="Times New Roman"/>
          <w:szCs w:val="24"/>
        </w:rPr>
        <w:t>I</w:t>
      </w:r>
      <w:r>
        <w:rPr>
          <w:rFonts w:ascii="Calibri" w:eastAsia="Calibri" w:hAnsi="Calibri" w:cs="Times New Roman"/>
          <w:szCs w:val="24"/>
        </w:rPr>
        <w:t xml:space="preserve"> also did not find support for H2, as </w:t>
      </w:r>
      <w:r w:rsidR="00B26B58">
        <w:rPr>
          <w:rFonts w:ascii="Calibri" w:eastAsia="Calibri" w:hAnsi="Calibri" w:cs="Times New Roman"/>
          <w:szCs w:val="24"/>
        </w:rPr>
        <w:t>I</w:t>
      </w:r>
      <w:r>
        <w:rPr>
          <w:rFonts w:ascii="Calibri" w:eastAsia="Calibri" w:hAnsi="Calibri" w:cs="Times New Roman"/>
          <w:szCs w:val="24"/>
        </w:rPr>
        <w:t xml:space="preserve"> did not find a significant interaction between the effects of our social consensus and our moral conviction manipulations. However, </w:t>
      </w:r>
      <w:r w:rsidR="00B26B58">
        <w:rPr>
          <w:rFonts w:ascii="Calibri" w:eastAsia="Calibri" w:hAnsi="Calibri" w:cs="Times New Roman"/>
          <w:szCs w:val="24"/>
        </w:rPr>
        <w:t>I</w:t>
      </w:r>
      <w:r>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Pr>
          <w:rFonts w:ascii="Calibri" w:eastAsia="Calibri" w:hAnsi="Calibri" w:cs="Times New Roman"/>
          <w:szCs w:val="24"/>
        </w:rPr>
        <w:t>I</w:t>
      </w:r>
      <w:r>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608D568E" w14:textId="19A9AFEA" w:rsidR="009662AC" w:rsidRDefault="009E5A24" w:rsidP="00AF4D5D">
      <w:pPr>
        <w:spacing w:after="100" w:afterAutospacing="1" w:line="480" w:lineRule="auto"/>
        <w:ind w:firstLine="720"/>
      </w:pPr>
      <w:r>
        <w:rPr>
          <w:rFonts w:ascii="Calibri" w:eastAsia="Calibri" w:hAnsi="Calibri" w:cs="Times New Roman"/>
          <w:szCs w:val="24"/>
        </w:rPr>
        <w:lastRenderedPageBreak/>
        <w:t xml:space="preserve">Additionally, our moral conviction manipulations were </w:t>
      </w:r>
      <w:r w:rsidR="00E5159A">
        <w:rPr>
          <w:rFonts w:ascii="Calibri" w:eastAsia="Calibri" w:hAnsi="Calibri" w:cs="Times New Roman"/>
          <w:szCs w:val="24"/>
        </w:rPr>
        <w:t xml:space="preserve">not </w:t>
      </w:r>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w:t>
      </w:r>
      <w:proofErr w:type="gramStart"/>
      <w:r>
        <w:rPr>
          <w:rFonts w:ascii="Calibri" w:eastAsia="Calibri" w:hAnsi="Calibri" w:cs="Times New Roman"/>
          <w:szCs w:val="24"/>
        </w:rPr>
        <w:t>are</w:t>
      </w:r>
      <w:proofErr w:type="gramEnd"/>
      <w:r>
        <w:rPr>
          <w:rFonts w:ascii="Calibri" w:eastAsia="Calibri" w:hAnsi="Calibri" w:cs="Times New Roman"/>
          <w:szCs w:val="24"/>
        </w:rPr>
        <w:t xml:space="preserve"> focused on what determines ‘right from wrong’, definitionally, greater orientation on both of </w:t>
      </w:r>
      <w:r w:rsidR="00FB2E22">
        <w:rPr>
          <w:rFonts w:ascii="Calibri" w:eastAsia="Calibri" w:hAnsi="Calibri" w:cs="Times New Roman"/>
          <w:szCs w:val="24"/>
        </w:rPr>
        <w:t>these axes</w:t>
      </w:r>
      <w:r>
        <w:rPr>
          <w:rFonts w:ascii="Calibri" w:eastAsia="Calibri" w:hAnsi="Calibri" w:cs="Times New Roman"/>
          <w:szCs w:val="24"/>
        </w:rPr>
        <w:t xml:space="preserve"> should plausibly be associated with greater moral conviction as a whole. However, </w:t>
      </w:r>
      <w:r w:rsidR="00B26B58">
        <w:rPr>
          <w:rFonts w:ascii="Calibri" w:eastAsia="Calibri" w:hAnsi="Calibri" w:cs="Times New Roman"/>
          <w:szCs w:val="24"/>
        </w:rPr>
        <w:t>I found</w:t>
      </w:r>
      <w:r>
        <w:rPr>
          <w:rFonts w:ascii="Calibri" w:eastAsia="Calibri" w:hAnsi="Calibri" w:cs="Times New Roman"/>
          <w:szCs w:val="24"/>
        </w:rPr>
        <w:t xml:space="preserve"> in </w:t>
      </w:r>
      <w:r w:rsidR="00B26B58">
        <w:rPr>
          <w:rFonts w:ascii="Calibri" w:eastAsia="Calibri" w:hAnsi="Calibri" w:cs="Times New Roman"/>
          <w:szCs w:val="24"/>
        </w:rPr>
        <w:t>the</w:t>
      </w:r>
      <w:r>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Pr>
          <w:rFonts w:ascii="Calibri" w:eastAsia="Calibri" w:hAnsi="Calibri" w:cs="Times New Roman"/>
          <w:szCs w:val="24"/>
        </w:rPr>
        <w:t>research into</w:t>
      </w:r>
      <w:r>
        <w:rPr>
          <w:rFonts w:ascii="Calibri" w:eastAsia="Calibri" w:hAnsi="Calibri" w:cs="Times New Roman"/>
          <w:szCs w:val="24"/>
        </w:rPr>
        <w:t xml:space="preserve"> unpacking the mechanics behind this unexpected relationship is needed.</w:t>
      </w:r>
      <w:r w:rsidR="001C2C29">
        <w:rPr>
          <w:rFonts w:ascii="Calibri" w:eastAsia="Calibri" w:hAnsi="Calibri" w:cs="Times New Roman"/>
          <w:szCs w:val="24"/>
        </w:rPr>
        <w:br w:type="page"/>
      </w:r>
    </w:p>
    <w:p w14:paraId="26E53B30" w14:textId="25C80BAC" w:rsidR="00AF4D5D" w:rsidRDefault="00AF4D5D" w:rsidP="00AF4D5D">
      <w:pPr>
        <w:pStyle w:val="Heading1"/>
      </w:pPr>
      <w:bookmarkStart w:id="40" w:name="_Toc195284255"/>
      <w:r>
        <w:lastRenderedPageBreak/>
        <w:t>Conclusions</w:t>
      </w:r>
      <w:bookmarkEnd w:id="40"/>
    </w:p>
    <w:p w14:paraId="133ADC7A" w14:textId="77777777" w:rsidR="00AF4D5D" w:rsidRPr="00AF4D5D" w:rsidRDefault="00AF4D5D" w:rsidP="00AF4D5D"/>
    <w:p w14:paraId="293E68B8" w14:textId="77777777" w:rsidR="009662AC" w:rsidRPr="009662AC" w:rsidRDefault="009662AC" w:rsidP="009662AC">
      <w:pPr>
        <w:spacing w:after="100" w:afterAutospacing="1" w:line="480" w:lineRule="auto"/>
        <w:rPr>
          <w:rFonts w:ascii="Calibri" w:hAnsi="Calibri" w:cs="Calibri"/>
          <w:szCs w:val="28"/>
        </w:rPr>
      </w:pPr>
      <w:r w:rsidRPr="009662AC">
        <w:tab/>
        <w:t xml:space="preserve">The purpose of this dissertation was to test different strategies for increasing openness </w:t>
      </w:r>
      <w:proofErr w:type="gramStart"/>
      <w:r w:rsidRPr="009662AC">
        <w:t>to belief</w:t>
      </w:r>
      <w:proofErr w:type="gramEnd"/>
      <w:r w:rsidRPr="009662AC">
        <w:t xml:space="preserve"> change, as well as to understand resistance to change and the effects of belief polarization on that resistance. To do this, I created an experiment directly testing the effectiveness of increasing or decreasing social consensus on support for a variety of polarized topics (Study 1). Study 1 demonstrated that, across a variety of topics, there was a significant interaction between the effects of </w:t>
      </w:r>
      <w:proofErr w:type="gramStart"/>
      <w:r w:rsidRPr="009662AC">
        <w:t>a social</w:t>
      </w:r>
      <w:proofErr w:type="gramEnd"/>
      <w:r w:rsidRPr="009662AC">
        <w:t xml:space="preserve"> consensus manipulation and time. Furthermore, there was evidence that </w:t>
      </w:r>
      <w:proofErr w:type="gramStart"/>
      <w:r w:rsidRPr="009662AC">
        <w:t>a social</w:t>
      </w:r>
      <w:proofErr w:type="gramEnd"/>
      <w:r w:rsidRPr="009662AC">
        <w:t xml:space="preserve"> consensus manipulation was able to significantly increase support for Universal Healthcare. I then executed on another experiment to understand the effects of moral conviction manipulation on an expanded set of polarized and non-polarized topics (Study 2). There was no evidence to support the hypotheses that the two ‘moral’ interventions would increase moral </w:t>
      </w:r>
      <w:proofErr w:type="gramStart"/>
      <w:r w:rsidRPr="009662AC">
        <w:t>conviction</w:t>
      </w:r>
      <w:proofErr w:type="gramEnd"/>
      <w:r w:rsidRPr="009662AC">
        <w:t xml:space="preserve"> and the pragmatic and hedonic interventions would decrease moral conviction, relative to the control group. While Study 1 and Study 2 examined the impact of moral conviction and social consensus individually, the purpose of Study 3 was to test the interaction between the social consensus and moral conviction manipulations on support for polarized topics. Study 3 also provided the opportunity to replicate the findings of Study 1 and Study 2. Study 3 utilized a within-subjects design that measured support for the topics before and after each of the four interventions (i.e., 2 [high or low social consensus] x 2 [moral essay or pragmatic essay]). While support for all of the topics increased post-intervention compared to pre-intervention, there was no main effect of the social consensus manipulation on support for any of the three topics (UHC, capital punishment, usage of AI in the workforce); </w:t>
      </w:r>
      <w:proofErr w:type="gramStart"/>
      <w:r w:rsidRPr="009662AC">
        <w:t>thus</w:t>
      </w:r>
      <w:proofErr w:type="gramEnd"/>
      <w:r w:rsidRPr="009662AC">
        <w:t xml:space="preserve"> the findings of Study 1 were not replicated with these topics. </w:t>
      </w:r>
      <w:r w:rsidRPr="009662AC">
        <w:lastRenderedPageBreak/>
        <w:t>Additionally, there was no significant interaction between the two factors of moral conviction and social consensus on support for the topics</w:t>
      </w:r>
      <w:r w:rsidRPr="009662AC">
        <w:rPr>
          <w:rFonts w:ascii="Calibri" w:hAnsi="Calibri" w:cs="Calibri"/>
          <w:szCs w:val="28"/>
        </w:rPr>
        <w:t xml:space="preserve">. </w:t>
      </w:r>
    </w:p>
    <w:p w14:paraId="5A441A3B" w14:textId="77777777" w:rsidR="009662AC" w:rsidRPr="009662AC" w:rsidRDefault="009662AC" w:rsidP="009662AC">
      <w:pPr>
        <w:keepNext/>
        <w:keepLines/>
        <w:spacing w:after="0" w:afterAutospacing="1" w:line="240" w:lineRule="auto"/>
        <w:jc w:val="center"/>
        <w:outlineLvl w:val="0"/>
        <w:rPr>
          <w:rFonts w:asciiTheme="majorHAnsi" w:eastAsiaTheme="majorEastAsia" w:hAnsiTheme="majorHAnsi" w:cstheme="majorBidi"/>
          <w:b/>
          <w:color w:val="000000" w:themeColor="text1"/>
          <w:sz w:val="28"/>
          <w:szCs w:val="32"/>
        </w:rPr>
      </w:pPr>
      <w:bookmarkStart w:id="41" w:name="_Toc195284256"/>
      <w:r w:rsidRPr="009662AC">
        <w:rPr>
          <w:rFonts w:asciiTheme="majorHAnsi" w:eastAsiaTheme="majorEastAsia" w:hAnsiTheme="majorHAnsi" w:cstheme="majorBidi"/>
          <w:b/>
          <w:color w:val="000000" w:themeColor="text1"/>
          <w:sz w:val="28"/>
          <w:szCs w:val="32"/>
        </w:rPr>
        <w:t>Discussion</w:t>
      </w:r>
      <w:bookmarkEnd w:id="41"/>
    </w:p>
    <w:p w14:paraId="01AF3CE7"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In light of the full set of results, some preliminary conclusions seem reasonable to draw. I was not successful at empirically replicating the finding that moral conviction inoculates individuals from the effects of social consensus (</w:t>
      </w:r>
      <w:proofErr w:type="spellStart"/>
      <w:r w:rsidRPr="009662AC">
        <w:rPr>
          <w:rFonts w:ascii="Calibri" w:hAnsi="Calibri" w:cs="Calibri"/>
          <w:szCs w:val="28"/>
        </w:rPr>
        <w:t>Skitka</w:t>
      </w:r>
      <w:proofErr w:type="spellEnd"/>
      <w:r w:rsidRPr="009662AC">
        <w:rPr>
          <w:rFonts w:ascii="Calibri" w:hAnsi="Calibri" w:cs="Calibri"/>
          <w:szCs w:val="28"/>
        </w:rPr>
        <w:t>, 2021). One plausible explanation is that the moral conviction manipulations were improperly designed. While previous literature has indicated that framing arguments using moral terms (e.g., freedom, liberty, etc.) or centering on perceptions of harm (e.g., harmful, dangerous, contaminated, etc.) increases perceptions of moral conviction (</w:t>
      </w:r>
      <w:proofErr w:type="spellStart"/>
      <w:r w:rsidRPr="009662AC">
        <w:rPr>
          <w:rFonts w:ascii="Calibri" w:hAnsi="Calibri" w:cs="Calibri"/>
          <w:szCs w:val="28"/>
        </w:rPr>
        <w:t>Kodapanakkal</w:t>
      </w:r>
      <w:proofErr w:type="spellEnd"/>
      <w:r w:rsidRPr="009662AC">
        <w:rPr>
          <w:rFonts w:ascii="Calibri" w:hAnsi="Calibri" w:cs="Calibri"/>
          <w:szCs w:val="28"/>
        </w:rPr>
        <w:t xml:space="preserve"> 2021; Clifford, 2019), I was unable to successfully replicate this pattern in Study 2 or 3. Plausibly, this is due to the fact that the topics covered in prior literature were generally seen to be unpolarized, or at least not explicitly polarized (e.g., hiring algorithms, fish farming), whereas in Study 2 and 3, the majority of the topics were explicitly polarized (UHC, capital punishment, climate change, etc.). </w:t>
      </w:r>
    </w:p>
    <w:p w14:paraId="3AC019DF"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 xml:space="preserve">Additionally, I was not able to find support for the existence of an interaction between social consensus and moral conviction. One conclusion is that this potentially stems from difficulty in successfully manipulating moral conviction. Further improvements in moral conviction manipulation could plausibly allow for replication of this study with superior results. However, another explanation is due to the shared orientation of the arguments in Study 3; all of the essays were ‘in favor’ of the topic in question. A reasonable conclusion is that the directionality of the persuasive arguments (e.g., all in favor) was the most significant factor, as </w:t>
      </w:r>
      <w:r w:rsidRPr="009662AC">
        <w:rPr>
          <w:rFonts w:ascii="Calibri" w:hAnsi="Calibri" w:cs="Calibri"/>
          <w:szCs w:val="28"/>
        </w:rPr>
        <w:lastRenderedPageBreak/>
        <w:t>that interpretation falls in line with the observed results. I could investigate this further in future studies by presenting persuasive essays that are both in favor and opposition to the topic in question.</w:t>
      </w:r>
    </w:p>
    <w:p w14:paraId="76AD6371"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This dissertation showed mixed success at manipulating perception of social consensus using methods adapted from Kobayashi (2018). One plausible reason for the mixed success is that the topics chosen (UHC, climate change, capital punishment), diverged significantly from the original set of topics Kobayashi chose to use (climate change, blood type personality, nuclear power, and whale research). Additionally, it is important to note that while the version of the manipulation that I</w:t>
      </w:r>
      <w:r w:rsidRPr="009662AC">
        <w:rPr>
          <w:rFonts w:ascii="Calibri" w:hAnsi="Calibri" w:cs="Calibri"/>
          <w:szCs w:val="28"/>
        </w:rPr>
        <w:t xml:space="preserve"> </w:t>
      </w:r>
      <w:r w:rsidRPr="009662AC">
        <w:rPr>
          <w:rFonts w:ascii="Calibri" w:hAnsi="Calibri" w:cs="Calibri"/>
          <w:szCs w:val="28"/>
        </w:rPr>
        <w:t>used for this study explicitly relied on deceiving the</w:t>
      </w:r>
      <w:r w:rsidRPr="009662AC">
        <w:rPr>
          <w:rFonts w:ascii="Calibri" w:hAnsi="Calibri" w:cs="Calibri"/>
          <w:szCs w:val="28"/>
        </w:rPr>
        <w:t xml:space="preserve"> </w:t>
      </w:r>
      <w:r w:rsidRPr="009662AC">
        <w:rPr>
          <w:rFonts w:ascii="Calibri" w:hAnsi="Calibri" w:cs="Calibri"/>
          <w:szCs w:val="28"/>
        </w:rPr>
        <w:t>participants as to the base rate of consensus for each of the</w:t>
      </w:r>
      <w:r w:rsidRPr="009662AC">
        <w:rPr>
          <w:rFonts w:ascii="Calibri" w:hAnsi="Calibri" w:cs="Calibri"/>
          <w:szCs w:val="28"/>
        </w:rPr>
        <w:t xml:space="preserve"> </w:t>
      </w:r>
      <w:r w:rsidRPr="009662AC">
        <w:rPr>
          <w:rFonts w:ascii="Calibri" w:hAnsi="Calibri" w:cs="Calibri"/>
          <w:szCs w:val="28"/>
        </w:rPr>
        <w:t>topics, the result that there are substantive differences in support due to shared perceptions on what is popular or unpopular should generalize broadly. Deceiving the public in order to manipulate support for a topic would generally be seen as unethical, but increasing salience of the public as to how much consensus there actually is (i.e., just because the American public supports something in general, that doesn’t mean any given individual is aware of it) could be a low-cost intervention that leverages the strengths of social consensus effects.</w:t>
      </w:r>
    </w:p>
    <w:p w14:paraId="74CCD850" w14:textId="77777777" w:rsidR="009662AC" w:rsidRPr="009662AC" w:rsidRDefault="009662AC" w:rsidP="009662AC">
      <w:pPr>
        <w:spacing w:after="100" w:afterAutospacing="1" w:line="480" w:lineRule="auto"/>
        <w:rPr>
          <w:rFonts w:ascii="Calibri" w:hAnsi="Calibri" w:cs="Calibri"/>
          <w:szCs w:val="28"/>
        </w:rPr>
      </w:pPr>
      <w:r w:rsidRPr="009662AC">
        <w:rPr>
          <w:rFonts w:ascii="Calibri" w:hAnsi="Calibri" w:cs="Calibri"/>
          <w:szCs w:val="28"/>
        </w:rPr>
        <w:tab/>
        <w:t xml:space="preserve">One direction for future work on polarized belief formation and change that could be worth exploring is to delve deeper into using domain specific information. In a pragmatic sense, one approach would be to conduct extensive qualitative research with individuals that have polarized beliefs, so as to determine which shared traits or characteristics of the topic are seen with a moral lens. Domain specific pragmatic or moral arguments would plausibly be more </w:t>
      </w:r>
      <w:r w:rsidRPr="009662AC">
        <w:rPr>
          <w:rFonts w:ascii="Calibri" w:hAnsi="Calibri" w:cs="Calibri"/>
          <w:szCs w:val="28"/>
        </w:rPr>
        <w:lastRenderedPageBreak/>
        <w:t>effective at changing moral convictions, as compared to using the ‘general’ framework of arguments based on morality and harm (increasing moral conviction) or arguments based on economics and practical implementation (decreasing moral conviction). Another context in which domain specific information could provide deeper insight is individual characteristic differences in topics themselves (i.e., why did social consensus manipulation work for UHC but not the other topics?). Future research could focus on what shared characteristics exist in topics that are or are not vulnerable to the effects of social consensus. Knowledge of those shared characteristics would help calibrate how to spend limited public outreach resources such that topics are prioritized based on how likely a social consensus intervention will be effective.</w:t>
      </w:r>
    </w:p>
    <w:p w14:paraId="71937569" w14:textId="77777777" w:rsidR="009662AC" w:rsidRPr="009662AC" w:rsidRDefault="009662AC" w:rsidP="009662AC">
      <w:pPr>
        <w:spacing w:after="100" w:afterAutospacing="1" w:line="480" w:lineRule="auto"/>
      </w:pPr>
      <w:r w:rsidRPr="009662AC">
        <w:tab/>
        <w:t xml:space="preserve">Another direction for future study would be to explore different methods for obtaining evidence of actual revealed preferences, rather than relying on self-reported support for a topic score. One trivially simple example could apply to the non-polarized topic of ‘exercise’ used in Study 2; instead of explicitly measuring ‘support for exercise’ on some form of survey, revealed preferences in the form of biometric information (e.g., step counter, activity tracker, etc.) could directly show evidence of a social consensus or moral conviction manipulation being effective at changing behavior. Another example with the more ‘polarized’ topic of climate change used in studies 2 and </w:t>
      </w:r>
      <w:proofErr w:type="gramStart"/>
      <w:r w:rsidRPr="009662AC">
        <w:t>3,</w:t>
      </w:r>
      <w:proofErr w:type="gramEnd"/>
      <w:r w:rsidRPr="009662AC">
        <w:t xml:space="preserve"> would be </w:t>
      </w:r>
      <w:proofErr w:type="gramStart"/>
      <w:r w:rsidRPr="009662AC">
        <w:t>revealed preferences</w:t>
      </w:r>
      <w:proofErr w:type="gramEnd"/>
      <w:r w:rsidRPr="009662AC">
        <w:t xml:space="preserve"> as they relate to sustainable behavior. For example, it is relatively simple to track (by weight or volume) </w:t>
      </w:r>
      <w:proofErr w:type="gramStart"/>
      <w:r w:rsidRPr="009662AC">
        <w:t>total</w:t>
      </w:r>
      <w:proofErr w:type="gramEnd"/>
      <w:r w:rsidRPr="009662AC">
        <w:t xml:space="preserve"> amount of landfill waste and/or recycling generated by a single individual over a fixed period of time. These more direct measures</w:t>
      </w:r>
      <w:ins w:id="42" w:author="Duan, Sean (MU-Student)" w:date="2025-04-10T16:29:00Z" w16du:dateUtc="2025-04-10T21:29:00Z">
        <w:r w:rsidRPr="009662AC">
          <w:t xml:space="preserve"> would significantly increase the external validity of the conclusions that could be drawn. </w:t>
        </w:r>
      </w:ins>
      <w:r w:rsidRPr="009662AC">
        <w:t xml:space="preserve">These direct measures, however, are not well suited to tracking revealed preferences for </w:t>
      </w:r>
      <w:r w:rsidRPr="009662AC">
        <w:lastRenderedPageBreak/>
        <w:t>societal level behaviors (i.e., rate of executions for capital punishment, % of population covered by universal health care).</w:t>
      </w:r>
    </w:p>
    <w:p w14:paraId="410C4331" w14:textId="77777777" w:rsidR="009662AC" w:rsidRPr="009662AC" w:rsidRDefault="009662AC" w:rsidP="009662AC">
      <w:pPr>
        <w:spacing w:after="100" w:afterAutospacing="1" w:line="480" w:lineRule="auto"/>
      </w:pPr>
      <w:r w:rsidRPr="009662AC">
        <w:tab/>
        <w:t>Finally, one future goal for this research would be to see if the effect of social consensus on belief formation and change functions differently based on the type of social consensus manipulation. The manipulation I used in my</w:t>
      </w:r>
      <w:r w:rsidRPr="009662AC">
        <w:t xml:space="preserve"> </w:t>
      </w:r>
      <w:r w:rsidRPr="009662AC">
        <w:t>research earlier was effective, but relatively impersonal. It would be very useful to research whether the effects of social consensus are greater in small or large group settings, where the relevant comparison group is not the nebulous concept of ‘Americans’ as a whole, but instead the social group immediately and physically around you. This seems especially pertinent, as this structure mimics actual human social dynamics (i.e., social consensus is assessed and formed through shared, in person experience), and thus has greater external validity.</w:t>
      </w:r>
    </w:p>
    <w:p w14:paraId="0E7A86FF" w14:textId="048E1575" w:rsidR="009662AC" w:rsidRDefault="009662AC" w:rsidP="009662AC">
      <w:pPr>
        <w:spacing w:after="100" w:afterAutospacing="1" w:line="480" w:lineRule="auto"/>
        <w:rPr>
          <w:rFonts w:ascii="Calibri" w:hAnsi="Calibri" w:cs="Calibri"/>
          <w:szCs w:val="28"/>
        </w:rPr>
      </w:pPr>
      <w:r w:rsidRPr="009662AC">
        <w:tab/>
        <w:t xml:space="preserve"> </w:t>
      </w:r>
      <w:r w:rsidRPr="009662AC">
        <w:tab/>
        <w:t>In summary, I found mixed evidence that manipulated social consensus affects support for a variety of polarized topics; In the case where it was successful (UHC), greater perception of social consensus in favor of a topic was associated with increased support. However, there was no evidence that the obverse was associated with decreased support. Furthermore, I</w:t>
      </w:r>
      <w:r w:rsidRPr="009662AC">
        <w:t xml:space="preserve"> </w:t>
      </w:r>
      <w:r w:rsidRPr="009662AC">
        <w:t xml:space="preserve">found that I was unable to successfully manipulate moral conviction for several polarized topics by </w:t>
      </w:r>
      <w:r w:rsidRPr="009662AC">
        <w:rPr>
          <w:rFonts w:ascii="Calibri" w:hAnsi="Calibri" w:cs="Calibri"/>
          <w:szCs w:val="28"/>
        </w:rPr>
        <w:t>framing arguments using moral terms (e.g., freedom, liberty, etc.) or centering on perceptions of harm (e.g., harmful, dangerous, contaminated, etc.). Given this, I could not find evidence in support of a significant interaction between the effects of social consensus and moral conviction on support for a polarized topic, as I</w:t>
      </w:r>
      <w:r w:rsidRPr="009662AC">
        <w:rPr>
          <w:rFonts w:ascii="Calibri" w:hAnsi="Calibri" w:cs="Calibri"/>
          <w:szCs w:val="28"/>
        </w:rPr>
        <w:t xml:space="preserve"> </w:t>
      </w:r>
      <w:r w:rsidRPr="009662AC">
        <w:rPr>
          <w:rFonts w:ascii="Calibri" w:hAnsi="Calibri" w:cs="Calibri"/>
          <w:szCs w:val="28"/>
        </w:rPr>
        <w:t xml:space="preserve">previously theorized. Researchers’ inability to reliably manipulate social consensus and moral conviction continues to </w:t>
      </w:r>
      <w:r w:rsidRPr="009662AC">
        <w:rPr>
          <w:rFonts w:ascii="Calibri" w:hAnsi="Calibri" w:cs="Calibri"/>
          <w:szCs w:val="28"/>
        </w:rPr>
        <w:lastRenderedPageBreak/>
        <w:t>be a major impediment in synthesizing a cohesive framework for the effects of consensus and conviction (as well as their potential interaction) on polarized topics. However, these difficulties also indicate fruitful directions for future work; Developing more sophisticated tools to delineate between different characteristics of polarized topics will allow researchers to isolate promising targets for polarized belief change, and increased domain knowledge for what aspects of moral conviction are relevant for that specific population will ideally allow researchers a more thorough empirical test of the theorized relationship between social consensus and moral conviction.</w:t>
      </w:r>
    </w:p>
    <w:p w14:paraId="12AA5D17" w14:textId="1347BA28" w:rsidR="0033330D" w:rsidRPr="009662AC" w:rsidRDefault="009662AC" w:rsidP="009662AC">
      <w:pPr>
        <w:rPr>
          <w:rFonts w:ascii="Calibri" w:hAnsi="Calibri" w:cs="Calibri"/>
          <w:szCs w:val="28"/>
        </w:rPr>
      </w:pPr>
      <w:r>
        <w:rPr>
          <w:rFonts w:ascii="Calibri" w:hAnsi="Calibri" w:cs="Calibri"/>
          <w:szCs w:val="28"/>
        </w:rPr>
        <w:br w:type="page"/>
      </w:r>
    </w:p>
    <w:p w14:paraId="23D2F87D" w14:textId="454567C2" w:rsidR="001A4A69" w:rsidRPr="0033330D" w:rsidRDefault="0033330D" w:rsidP="0033330D">
      <w:pPr>
        <w:pStyle w:val="Heading1"/>
      </w:pPr>
      <w:bookmarkStart w:id="43" w:name="_Toc195284257"/>
      <w:r w:rsidRPr="0033330D">
        <w:lastRenderedPageBreak/>
        <w:t>References</w:t>
      </w:r>
      <w:bookmarkEnd w:id="43"/>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12"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w:t>
      </w:r>
      <w:proofErr w:type="spellStart"/>
      <w:r w:rsidRPr="0033330D">
        <w:t>Kumkale</w:t>
      </w:r>
      <w:proofErr w:type="spellEnd"/>
      <w:r w:rsidRPr="0033330D">
        <w:t xml:space="preserv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w:t>
      </w:r>
      <w:proofErr w:type="spellStart"/>
      <w:r w:rsidRPr="0033330D">
        <w:t>Shavitt</w:t>
      </w:r>
      <w:proofErr w:type="spellEnd"/>
      <w:r w:rsidRPr="0033330D">
        <w:t xml:space="preserve">,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w:t>
      </w:r>
      <w:proofErr w:type="spellStart"/>
      <w:r w:rsidRPr="0033330D">
        <w:t>Lanshaw</w:t>
      </w:r>
      <w:proofErr w:type="spellEnd"/>
      <w:r w:rsidRPr="0033330D">
        <w:t xml:space="preserve">, N., </w:t>
      </w:r>
      <w:proofErr w:type="spellStart"/>
      <w:r w:rsidRPr="0033330D">
        <w:t>Kriebs</w:t>
      </w:r>
      <w:proofErr w:type="spellEnd"/>
      <w:r w:rsidRPr="0033330D">
        <w:t xml:space="preserve">,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13" w:history="1">
        <w:r w:rsidRPr="0033330D">
          <w:rPr>
            <w:rStyle w:val="Hyperlink"/>
            <w:rFonts w:cstheme="minorHAnsi"/>
            <w:bCs/>
          </w:rPr>
          <w:t>https://doi.org/10.1111/jmwh.13233</w:t>
        </w:r>
      </w:hyperlink>
    </w:p>
    <w:p w14:paraId="228C7A42" w14:textId="77777777" w:rsidR="0033330D" w:rsidRPr="0033330D" w:rsidRDefault="0033330D" w:rsidP="0033330D">
      <w:pPr>
        <w:ind w:hanging="720"/>
      </w:pPr>
      <w:proofErr w:type="spellStart"/>
      <w:r w:rsidRPr="0033330D">
        <w:t>Aramovich</w:t>
      </w:r>
      <w:proofErr w:type="spellEnd"/>
      <w:r w:rsidRPr="0033330D">
        <w:t xml:space="preserve">, N. P., Lytle, B. L., &amp; </w:t>
      </w:r>
      <w:proofErr w:type="spellStart"/>
      <w:r w:rsidRPr="0033330D">
        <w:t>Skitka</w:t>
      </w:r>
      <w:proofErr w:type="spellEnd"/>
      <w:r w:rsidRPr="0033330D">
        <w:t xml:space="preserve">,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14"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 xml:space="preserve">Psychological Monographs: General and </w:t>
      </w:r>
      <w:proofErr w:type="gramStart"/>
      <w:r w:rsidRPr="0033330D">
        <w:rPr>
          <w:i/>
          <w:iCs/>
        </w:rPr>
        <w:t>Applied</w:t>
      </w:r>
      <w:proofErr w:type="gramEnd"/>
      <w:r w:rsidRPr="0033330D">
        <w:t xml:space="preserve">, </w:t>
      </w:r>
      <w:r w:rsidRPr="0033330D">
        <w:rPr>
          <w:i/>
          <w:iCs/>
        </w:rPr>
        <w:t>70</w:t>
      </w:r>
      <w:r w:rsidRPr="0033330D">
        <w:t xml:space="preserve">(9), 1–70. </w:t>
      </w:r>
      <w:hyperlink r:id="rId15" w:history="1">
        <w:r w:rsidRPr="0033330D">
          <w:rPr>
            <w:rStyle w:val="Hyperlink"/>
            <w:rFonts w:cstheme="minorHAnsi"/>
            <w:bCs/>
          </w:rPr>
          <w:t>https://doi.org/10.1037/h0093718</w:t>
        </w:r>
      </w:hyperlink>
    </w:p>
    <w:p w14:paraId="2CF4CC75" w14:textId="77777777" w:rsidR="0033330D" w:rsidRPr="0033330D" w:rsidRDefault="0033330D" w:rsidP="0033330D">
      <w:pPr>
        <w:ind w:hanging="720"/>
      </w:pPr>
      <w:proofErr w:type="spellStart"/>
      <w:r w:rsidRPr="0033330D">
        <w:t>Béland</w:t>
      </w:r>
      <w:proofErr w:type="spellEnd"/>
      <w:r w:rsidRPr="0033330D">
        <w:t xml:space="preserve">, D., Rocco, P., &amp; </w:t>
      </w:r>
      <w:proofErr w:type="spellStart"/>
      <w:r w:rsidRPr="0033330D">
        <w:t>Waddan</w:t>
      </w:r>
      <w:proofErr w:type="spellEnd"/>
      <w:r w:rsidRPr="0033330D">
        <w:t xml:space="preserve">,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16"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17"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18"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19"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0"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21"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t xml:space="preserve">Cole Wright, J., Cullum, J., &amp; Schwab, N. (2008). The Cognitive and Affective Dimensions of Moral Conviction: Implications for Attitudinal and Behavioral Measures of Interpersonal Tolerance. </w:t>
      </w:r>
      <w:r w:rsidRPr="0033330D">
        <w:rPr>
          <w:i/>
          <w:iCs/>
        </w:rPr>
        <w:lastRenderedPageBreak/>
        <w:t>Personality and Social Psychology Bulletin</w:t>
      </w:r>
      <w:r w:rsidRPr="0033330D">
        <w:t xml:space="preserve">, </w:t>
      </w:r>
      <w:r w:rsidRPr="0033330D">
        <w:rPr>
          <w:i/>
          <w:iCs/>
        </w:rPr>
        <w:t>34</w:t>
      </w:r>
      <w:r w:rsidRPr="0033330D">
        <w:t xml:space="preserve">(11), 1461–1476. </w:t>
      </w:r>
      <w:hyperlink r:id="rId22"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w:t>
      </w:r>
      <w:proofErr w:type="spellStart"/>
      <w:r w:rsidRPr="0033330D">
        <w:t>Prislin</w:t>
      </w:r>
      <w:proofErr w:type="spellEnd"/>
      <w:r w:rsidRPr="0033330D">
        <w:t xml:space="preserve">, R. (2006). Attitudes and Persuasion. </w:t>
      </w:r>
      <w:r w:rsidRPr="0033330D">
        <w:rPr>
          <w:i/>
          <w:iCs/>
        </w:rPr>
        <w:t>Annual Review of Psychology</w:t>
      </w:r>
      <w:r w:rsidRPr="0033330D">
        <w:t xml:space="preserve">, </w:t>
      </w:r>
      <w:r w:rsidRPr="0033330D">
        <w:rPr>
          <w:i/>
          <w:iCs/>
        </w:rPr>
        <w:t>57</w:t>
      </w:r>
      <w:r w:rsidRPr="0033330D">
        <w:t xml:space="preserve">(1), 345–374. </w:t>
      </w:r>
      <w:hyperlink r:id="rId23"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24"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25"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26"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27"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28"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proofErr w:type="spellStart"/>
      <w:r w:rsidRPr="0033330D">
        <w:t>Eagly</w:t>
      </w:r>
      <w:proofErr w:type="spellEnd"/>
      <w:r w:rsidRPr="0033330D">
        <w:t xml:space="preserve">,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w:t>
      </w:r>
      <w:proofErr w:type="spellStart"/>
      <w:r w:rsidRPr="0033330D">
        <w:t>Hedhli</w:t>
      </w:r>
      <w:proofErr w:type="spellEnd"/>
      <w:r w:rsidRPr="0033330D">
        <w:t xml:space="preserve">, K., &amp; </w:t>
      </w:r>
      <w:proofErr w:type="spellStart"/>
      <w:r w:rsidRPr="0033330D">
        <w:t>Zourrig</w:t>
      </w:r>
      <w:proofErr w:type="spellEnd"/>
      <w:r w:rsidRPr="0033330D">
        <w:t xml:space="preserve">, H. (2023). Dual routes or a one-way to persuasion? The elaboration likelihood model versus the </w:t>
      </w:r>
      <w:proofErr w:type="spellStart"/>
      <w:r w:rsidRPr="0033330D">
        <w:t>unimodel</w:t>
      </w:r>
      <w:proofErr w:type="spellEnd"/>
      <w:r w:rsidRPr="0033330D">
        <w:t xml:space="preserve">. </w:t>
      </w:r>
      <w:r w:rsidRPr="0033330D">
        <w:rPr>
          <w:i/>
          <w:iCs/>
        </w:rPr>
        <w:t>Journal of Marketing Communications</w:t>
      </w:r>
      <w:r w:rsidRPr="0033330D">
        <w:t xml:space="preserve">, </w:t>
      </w:r>
      <w:r w:rsidRPr="0033330D">
        <w:rPr>
          <w:i/>
          <w:iCs/>
        </w:rPr>
        <w:t>29</w:t>
      </w:r>
      <w:r w:rsidRPr="0033330D">
        <w:t xml:space="preserve">(5), 433–454. </w:t>
      </w:r>
      <w:hyperlink r:id="rId29"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0"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w:t>
      </w:r>
      <w:proofErr w:type="spellStart"/>
      <w:r w:rsidRPr="0033330D">
        <w:t>Erdfelder</w:t>
      </w:r>
      <w:proofErr w:type="spellEnd"/>
      <w:r w:rsidRPr="0033330D">
        <w:t xml:space="preserve">,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31"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t xml:space="preserve">Faul, F., </w:t>
      </w:r>
      <w:proofErr w:type="spellStart"/>
      <w:r w:rsidRPr="0033330D">
        <w:t>Erdfelder</w:t>
      </w:r>
      <w:proofErr w:type="spellEnd"/>
      <w:r w:rsidRPr="0033330D">
        <w:t xml:space="preserve">,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32"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lastRenderedPageBreak/>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33"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34"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35"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t>
      </w:r>
      <w:proofErr w:type="spellStart"/>
      <w:r w:rsidRPr="0033330D">
        <w:t>Woolhandler</w:t>
      </w:r>
      <w:proofErr w:type="spellEnd"/>
      <w:r w:rsidRPr="0033330D">
        <w:t xml:space="preserve">, S. (2005). Illness And Injury </w:t>
      </w:r>
      <w:proofErr w:type="gramStart"/>
      <w:r w:rsidRPr="0033330D">
        <w:t>As</w:t>
      </w:r>
      <w:proofErr w:type="gramEnd"/>
      <w:r w:rsidRPr="0033330D">
        <w:t xml:space="preserve"> Contributors </w:t>
      </w:r>
      <w:proofErr w:type="gramStart"/>
      <w:r w:rsidRPr="0033330D">
        <w:t>To</w:t>
      </w:r>
      <w:proofErr w:type="gramEnd"/>
      <w:r w:rsidRPr="0033330D">
        <w:t xml:space="preserve">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36"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37"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w:t>
      </w:r>
      <w:proofErr w:type="spellStart"/>
      <w:r w:rsidRPr="0033330D">
        <w:t>Verplanken</w:t>
      </w:r>
      <w:proofErr w:type="spellEnd"/>
      <w:r w:rsidRPr="0033330D">
        <w:t xml:space="preserve">,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38"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39"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t xml:space="preserve">Jia, K. M., </w:t>
      </w:r>
      <w:proofErr w:type="spellStart"/>
      <w:r w:rsidRPr="0033330D">
        <w:t>Hanage</w:t>
      </w:r>
      <w:proofErr w:type="spellEnd"/>
      <w:r w:rsidRPr="0033330D">
        <w:t xml:space="preserve">, W. P., </w:t>
      </w:r>
      <w:proofErr w:type="spellStart"/>
      <w:r w:rsidRPr="0033330D">
        <w:t>Lipsitch</w:t>
      </w:r>
      <w:proofErr w:type="spellEnd"/>
      <w:r w:rsidRPr="0033330D">
        <w:t xml:space="preserve">, M., Johnson, A. G., Amin, A. B., Ali, A. R., Scobie, H. M., &amp; Swerdlow, D. L. (2023). Estimated preventable COVID-19-associated deaths due to non-vaccination in the United States. </w:t>
      </w:r>
      <w:r w:rsidRPr="0033330D">
        <w:rPr>
          <w:i/>
          <w:iCs/>
        </w:rPr>
        <w:t>European Journal of Epidemiology</w:t>
      </w:r>
      <w:r w:rsidRPr="0033330D">
        <w:t xml:space="preserve">, </w:t>
      </w:r>
      <w:r w:rsidRPr="0033330D">
        <w:rPr>
          <w:i/>
          <w:iCs/>
        </w:rPr>
        <w:t>38</w:t>
      </w:r>
      <w:r w:rsidRPr="0033330D">
        <w:t xml:space="preserve">(11), 1125–1128. </w:t>
      </w:r>
      <w:hyperlink r:id="rId40"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lastRenderedPageBreak/>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w:t>
      </w:r>
      <w:proofErr w:type="spellStart"/>
      <w:r w:rsidRPr="0033330D">
        <w:t>Kiechel</w:t>
      </w:r>
      <w:proofErr w:type="spellEnd"/>
      <w:r w:rsidRPr="0033330D">
        <w:t xml:space="preserve">,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41"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42"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proofErr w:type="spellStart"/>
      <w:r w:rsidRPr="0033330D">
        <w:t>Kodapanakkal</w:t>
      </w:r>
      <w:proofErr w:type="spellEnd"/>
      <w:r w:rsidRPr="0033330D">
        <w:t xml:space="preserve">, R. I., Brandt, M. J., Kogler, C., &amp; Van </w:t>
      </w:r>
      <w:proofErr w:type="spellStart"/>
      <w:r w:rsidRPr="0033330D">
        <w:t>Beest</w:t>
      </w:r>
      <w:proofErr w:type="spellEnd"/>
      <w:r w:rsidRPr="0033330D">
        <w:t xml:space="preserve">,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43"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proofErr w:type="spellStart"/>
      <w:r w:rsidRPr="0033330D">
        <w:t>Kruglanski</w:t>
      </w:r>
      <w:proofErr w:type="spellEnd"/>
      <w:r w:rsidRPr="0033330D">
        <w:t xml:space="preserve">, A. W., &amp; Thompson, E. P. (1999). Persuasion by a Single Route: A View </w:t>
      </w:r>
      <w:proofErr w:type="gramStart"/>
      <w:r w:rsidRPr="0033330D">
        <w:t>From</w:t>
      </w:r>
      <w:proofErr w:type="gramEnd"/>
      <w:r w:rsidRPr="0033330D">
        <w:t xml:space="preserve"> the </w:t>
      </w:r>
      <w:proofErr w:type="spellStart"/>
      <w:r w:rsidRPr="0033330D">
        <w:t>Unimodel</w:t>
      </w:r>
      <w:proofErr w:type="spellEnd"/>
      <w:r w:rsidRPr="0033330D">
        <w:t xml:space="preserve">. </w:t>
      </w:r>
      <w:r w:rsidRPr="0033330D">
        <w:rPr>
          <w:i/>
          <w:iCs/>
        </w:rPr>
        <w:t>Psychological Inquiry</w:t>
      </w:r>
      <w:r w:rsidRPr="0033330D">
        <w:t xml:space="preserve">, </w:t>
      </w:r>
      <w:r w:rsidRPr="0033330D">
        <w:rPr>
          <w:i/>
          <w:iCs/>
        </w:rPr>
        <w:t>10</w:t>
      </w:r>
      <w:r w:rsidRPr="0033330D">
        <w:t xml:space="preserve">(2), 83–109. </w:t>
      </w:r>
      <w:hyperlink r:id="rId44"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proofErr w:type="spellStart"/>
      <w:r w:rsidRPr="0033330D">
        <w:t>Kutlaca</w:t>
      </w:r>
      <w:proofErr w:type="spellEnd"/>
      <w:r w:rsidRPr="0033330D">
        <w:t xml:space="preserve">, M., Van </w:t>
      </w:r>
      <w:proofErr w:type="spellStart"/>
      <w:r w:rsidRPr="0033330D">
        <w:t>Zomeren</w:t>
      </w:r>
      <w:proofErr w:type="spellEnd"/>
      <w:r w:rsidRPr="0033330D">
        <w:t xml:space="preserve">, M., &amp; </w:t>
      </w:r>
      <w:proofErr w:type="spellStart"/>
      <w:r w:rsidRPr="0033330D">
        <w:t>Epstude</w:t>
      </w:r>
      <w:proofErr w:type="spellEnd"/>
      <w:r w:rsidRPr="0033330D">
        <w:t xml:space="preserve">, K. (2016). Preaching to, or </w:t>
      </w:r>
      <w:proofErr w:type="gramStart"/>
      <w:r w:rsidRPr="0033330D">
        <w:t>Beyond</w:t>
      </w:r>
      <w:proofErr w:type="gramEnd"/>
      <w:r w:rsidRPr="0033330D">
        <w:t xml:space="preserve">,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45"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46"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47"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48"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w:t>
      </w:r>
      <w:proofErr w:type="spellStart"/>
      <w:r w:rsidRPr="0033330D">
        <w:t>Littenberg</w:t>
      </w:r>
      <w:proofErr w:type="spellEnd"/>
      <w:r w:rsidRPr="0033330D">
        <w:t xml:space="preserve">,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49"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0"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proofErr w:type="spellStart"/>
      <w:r w:rsidRPr="0033330D">
        <w:lastRenderedPageBreak/>
        <w:t>Panpiemras</w:t>
      </w:r>
      <w:proofErr w:type="spellEnd"/>
      <w:r w:rsidRPr="0033330D">
        <w:t xml:space="preserve">, J., </w:t>
      </w:r>
      <w:proofErr w:type="spellStart"/>
      <w:r w:rsidRPr="0033330D">
        <w:t>Puttitanun</w:t>
      </w:r>
      <w:proofErr w:type="spellEnd"/>
      <w:r w:rsidRPr="0033330D">
        <w:t xml:space="preserve">, T., </w:t>
      </w:r>
      <w:proofErr w:type="spellStart"/>
      <w:r w:rsidRPr="0033330D">
        <w:t>Samphantharak</w:t>
      </w:r>
      <w:proofErr w:type="spellEnd"/>
      <w:r w:rsidRPr="0033330D">
        <w:t xml:space="preserve">, K., &amp; </w:t>
      </w:r>
      <w:proofErr w:type="spellStart"/>
      <w:r w:rsidRPr="0033330D">
        <w:t>Thampanishvong</w:t>
      </w:r>
      <w:proofErr w:type="spellEnd"/>
      <w:r w:rsidRPr="0033330D">
        <w:t xml:space="preserve">,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51"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proofErr w:type="spellStart"/>
      <w:r w:rsidRPr="0033330D">
        <w:t>Papanicolas</w:t>
      </w:r>
      <w:proofErr w:type="spellEnd"/>
      <w:r w:rsidRPr="0033330D">
        <w:t xml:space="preserve">, I., </w:t>
      </w:r>
      <w:proofErr w:type="spellStart"/>
      <w:r w:rsidRPr="0033330D">
        <w:t>Woskie</w:t>
      </w:r>
      <w:proofErr w:type="spellEnd"/>
      <w:r w:rsidRPr="0033330D">
        <w:t xml:space="preserv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52"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w:t>
      </w:r>
      <w:proofErr w:type="spellStart"/>
      <w:r w:rsidRPr="0033330D">
        <w:t>LaViers</w:t>
      </w:r>
      <w:proofErr w:type="spellEnd"/>
      <w:r w:rsidRPr="0033330D">
        <w:t xml:space="preserve">, L., </w:t>
      </w:r>
      <w:proofErr w:type="spellStart"/>
      <w:r w:rsidRPr="0033330D">
        <w:t>Prietula</w:t>
      </w:r>
      <w:proofErr w:type="spellEnd"/>
      <w:r w:rsidRPr="0033330D">
        <w:t xml:space="preserve">,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w:t>
      </w:r>
      <w:proofErr w:type="spellStart"/>
      <w:r w:rsidRPr="0033330D">
        <w:t>Thoma</w:t>
      </w:r>
      <w:proofErr w:type="spellEnd"/>
      <w:r w:rsidRPr="0033330D">
        <w:t xml:space="preserve">,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53"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w:t>
      </w:r>
      <w:proofErr w:type="spellStart"/>
      <w:r w:rsidRPr="0033330D">
        <w:t>Chebat</w:t>
      </w:r>
      <w:proofErr w:type="spellEnd"/>
      <w:r w:rsidRPr="0033330D">
        <w:t xml:space="preserve">,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54"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55"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56"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w:t>
      </w:r>
      <w:proofErr w:type="gramStart"/>
      <w:r w:rsidRPr="0033330D">
        <w:t>Underinsured?:</w:t>
      </w:r>
      <w:proofErr w:type="gramEnd"/>
      <w:r w:rsidRPr="0033330D">
        <w:t xml:space="preserve">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57"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Schuldt, J. P., Konrath, S. H., &amp; Schwarz, N. (2011). “Global warming” or “climate change</w:t>
      </w:r>
      <w:proofErr w:type="gramStart"/>
      <w:r w:rsidRPr="0033330D">
        <w:t>”?:</w:t>
      </w:r>
      <w:proofErr w:type="gramEnd"/>
      <w:r w:rsidRPr="0033330D">
        <w:t xml:space="preserv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58"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59"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proofErr w:type="spellStart"/>
      <w:r w:rsidRPr="0033330D">
        <w:t>Skitka</w:t>
      </w:r>
      <w:proofErr w:type="spellEnd"/>
      <w:r w:rsidRPr="0033330D">
        <w:t xml:space="preserve">,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0"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proofErr w:type="spellStart"/>
      <w:r w:rsidRPr="0033330D">
        <w:t>Skitka</w:t>
      </w:r>
      <w:proofErr w:type="spellEnd"/>
      <w:r w:rsidRPr="0033330D">
        <w:t xml:space="preserve">, L. J., Bauman, C. W., &amp; Lytle, B. (2009). The Limits of Legitimacy: Morality as a Constraint on Deference to Authority. </w:t>
      </w:r>
      <w:r w:rsidRPr="0033330D">
        <w:rPr>
          <w:i/>
          <w:iCs/>
        </w:rPr>
        <w:t>SSRN Electronic Journal</w:t>
      </w:r>
      <w:r w:rsidRPr="0033330D">
        <w:t xml:space="preserve">. </w:t>
      </w:r>
      <w:hyperlink r:id="rId61"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proofErr w:type="spellStart"/>
      <w:r w:rsidRPr="0033330D">
        <w:lastRenderedPageBreak/>
        <w:t>Skitka</w:t>
      </w:r>
      <w:proofErr w:type="spellEnd"/>
      <w:r w:rsidRPr="0033330D">
        <w:t xml:space="preserve">,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62"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proofErr w:type="spellStart"/>
      <w:r w:rsidRPr="0033330D">
        <w:t>Skitka</w:t>
      </w:r>
      <w:proofErr w:type="spellEnd"/>
      <w:r w:rsidRPr="0033330D">
        <w:t xml:space="preserve">,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proofErr w:type="spellStart"/>
      <w:r w:rsidRPr="0033330D">
        <w:t>Skitka</w:t>
      </w:r>
      <w:proofErr w:type="spellEnd"/>
      <w:r w:rsidRPr="0033330D">
        <w:t xml:space="preserve">,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63" w:history="1">
        <w:r w:rsidRPr="0033330D">
          <w:rPr>
            <w:rStyle w:val="Hyperlink"/>
            <w:rFonts w:cstheme="minorHAnsi"/>
            <w:bCs/>
          </w:rPr>
          <w:t>https://doi.org/10.1111/pops.12166</w:t>
        </w:r>
      </w:hyperlink>
    </w:p>
    <w:p w14:paraId="07EE1219" w14:textId="77777777" w:rsidR="0033330D" w:rsidRPr="0033330D" w:rsidRDefault="0033330D" w:rsidP="0033330D">
      <w:pPr>
        <w:ind w:hanging="720"/>
      </w:pPr>
      <w:proofErr w:type="spellStart"/>
      <w:r w:rsidRPr="0033330D">
        <w:t>Skitka</w:t>
      </w:r>
      <w:proofErr w:type="spellEnd"/>
      <w:r w:rsidRPr="0033330D">
        <w:t xml:space="preserve">,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64"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proofErr w:type="spellStart"/>
      <w:r w:rsidRPr="0033330D">
        <w:t>Skitka</w:t>
      </w:r>
      <w:proofErr w:type="spellEnd"/>
      <w:r w:rsidRPr="0033330D">
        <w:t xml:space="preserve">,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65"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66"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proofErr w:type="spellStart"/>
      <w:r w:rsidRPr="0033330D">
        <w:t>Stangor</w:t>
      </w:r>
      <w:proofErr w:type="spellEnd"/>
      <w:r w:rsidRPr="0033330D">
        <w:t xml:space="preserve">,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67"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proofErr w:type="spellStart"/>
      <w:r w:rsidRPr="0033330D">
        <w:t>Steiker</w:t>
      </w:r>
      <w:proofErr w:type="spellEnd"/>
      <w:r w:rsidRPr="0033330D">
        <w:t xml:space="preserve">,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proofErr w:type="spellStart"/>
      <w:r w:rsidRPr="0033330D">
        <w:t>Täuber</w:t>
      </w:r>
      <w:proofErr w:type="spellEnd"/>
      <w:r w:rsidRPr="0033330D">
        <w:t xml:space="preserve">, S., &amp; Van </w:t>
      </w:r>
      <w:proofErr w:type="spellStart"/>
      <w:r w:rsidRPr="0033330D">
        <w:t>Zomeren</w:t>
      </w:r>
      <w:proofErr w:type="spellEnd"/>
      <w:r w:rsidRPr="0033330D">
        <w:t xml:space="preserve">,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68"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xml:space="preserve">. University of Illinois </w:t>
      </w:r>
      <w:proofErr w:type="gramStart"/>
      <w:r w:rsidRPr="0033330D">
        <w:t>press</w:t>
      </w:r>
      <w:proofErr w:type="gramEnd"/>
      <w:r w:rsidRPr="0033330D">
        <w:t>.</w:t>
      </w:r>
    </w:p>
    <w:p w14:paraId="4DB961E7" w14:textId="77777777" w:rsidR="0033330D" w:rsidRPr="0033330D" w:rsidRDefault="0033330D" w:rsidP="0033330D">
      <w:pPr>
        <w:ind w:hanging="720"/>
      </w:pPr>
      <w:r w:rsidRPr="0033330D">
        <w:t xml:space="preserve">Trump, D. J. (Guest). (n.d.). </w:t>
      </w:r>
      <w:r w:rsidRPr="0033330D">
        <w:rPr>
          <w:i/>
          <w:iCs/>
        </w:rPr>
        <w:t xml:space="preserve">2016 Republican Party </w:t>
      </w:r>
      <w:proofErr w:type="spellStart"/>
      <w:r w:rsidRPr="0033330D">
        <w:rPr>
          <w:i/>
          <w:iCs/>
        </w:rPr>
        <w:t>Presidental</w:t>
      </w:r>
      <w:proofErr w:type="spellEnd"/>
      <w:r w:rsidRPr="0033330D">
        <w:rPr>
          <w:i/>
          <w:iCs/>
        </w:rPr>
        <w:t xml:space="preserve"> Debate</w:t>
      </w:r>
      <w:r w:rsidRPr="0033330D">
        <w:t xml:space="preserve"> [Broadcast].</w:t>
      </w:r>
    </w:p>
    <w:p w14:paraId="5BEDAC4A" w14:textId="77777777" w:rsidR="0033330D" w:rsidRPr="0033330D" w:rsidRDefault="0033330D" w:rsidP="0033330D">
      <w:pPr>
        <w:ind w:hanging="720"/>
      </w:pPr>
      <w:r w:rsidRPr="0033330D">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69"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0"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lastRenderedPageBreak/>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71"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w:t>
      </w:r>
      <w:proofErr w:type="gramStart"/>
      <w:r w:rsidRPr="0033330D">
        <w:t>J.</w:t>
      </w:r>
      <w:proofErr w:type="gramEnd"/>
      <w:r w:rsidRPr="0033330D">
        <w:t xml:space="preserve">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72"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w:t>
      </w:r>
      <w:proofErr w:type="spellStart"/>
      <w:r w:rsidRPr="0033330D">
        <w:t>Harreveld</w:t>
      </w:r>
      <w:proofErr w:type="spellEnd"/>
      <w:r w:rsidRPr="0033330D">
        <w:t xml:space="preserve">, F., Van Der </w:t>
      </w:r>
      <w:proofErr w:type="spellStart"/>
      <w:r w:rsidRPr="0033330D">
        <w:t>Pligt</w:t>
      </w:r>
      <w:proofErr w:type="spellEnd"/>
      <w:r w:rsidRPr="0033330D">
        <w:t xml:space="preserve">, J., De Vries, N. K., Wenneker, C., &amp; </w:t>
      </w:r>
      <w:proofErr w:type="spellStart"/>
      <w:r w:rsidRPr="0033330D">
        <w:t>Verhue</w:t>
      </w:r>
      <w:proofErr w:type="spellEnd"/>
      <w:r w:rsidRPr="0033330D">
        <w:t xml:space="preserv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73"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74"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w:t>
      </w:r>
      <w:proofErr w:type="gramStart"/>
      <w:r w:rsidRPr="0033330D">
        <w:t>You</w:t>
      </w:r>
      <w:proofErr w:type="gramEnd"/>
      <w:r w:rsidRPr="0033330D">
        <w:t xml:space="preserve">: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75"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w:t>
      </w:r>
      <w:proofErr w:type="spellStart"/>
      <w:r w:rsidRPr="0033330D">
        <w:t>Sigelman</w:t>
      </w:r>
      <w:proofErr w:type="spellEnd"/>
      <w:r w:rsidRPr="0033330D">
        <w:t xml:space="preserve">, Lee. (n.d.). The “Obama Effect” and White Racial Attitudes. </w:t>
      </w:r>
      <w:r w:rsidRPr="0033330D">
        <w:rPr>
          <w:i/>
          <w:iCs/>
        </w:rPr>
        <w:t xml:space="preserve">The ANNALS of the American Academy of </w:t>
      </w:r>
      <w:proofErr w:type="spellStart"/>
      <w:r w:rsidRPr="0033330D">
        <w:rPr>
          <w:i/>
          <w:iCs/>
        </w:rPr>
        <w:t>Politcal</w:t>
      </w:r>
      <w:proofErr w:type="spellEnd"/>
      <w:r w:rsidRPr="0033330D">
        <w:rPr>
          <w:i/>
          <w:iCs/>
        </w:rPr>
        <w:t xml:space="preserve"> and Social Science</w:t>
      </w:r>
      <w:r w:rsidRPr="0033330D">
        <w:t xml:space="preserve">, </w:t>
      </w:r>
      <w:r w:rsidRPr="0033330D">
        <w:rPr>
          <w:i/>
          <w:iCs/>
        </w:rPr>
        <w:t>634</w:t>
      </w:r>
      <w:r w:rsidRPr="0033330D">
        <w:t xml:space="preserve">(1). </w:t>
      </w:r>
      <w:hyperlink r:id="rId76"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77"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78"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44" w:name="_Toc173848418"/>
      <w:bookmarkStart w:id="45" w:name="_Toc195284258"/>
      <w:r w:rsidRPr="00F22ED1">
        <w:t>Appendices</w:t>
      </w:r>
      <w:bookmarkEnd w:id="44"/>
      <w:bookmarkEnd w:id="45"/>
    </w:p>
    <w:p w14:paraId="3A7D5E45" w14:textId="77777777" w:rsidR="007D6B8D" w:rsidRPr="00F22ED1" w:rsidRDefault="007D6B8D" w:rsidP="007D6B8D"/>
    <w:p w14:paraId="0020B900" w14:textId="7C90DA61" w:rsidR="007D6B8D" w:rsidRDefault="007D6B8D" w:rsidP="007D6B8D">
      <w:pPr>
        <w:pStyle w:val="Heading2"/>
      </w:pPr>
      <w:bookmarkStart w:id="46" w:name="_Toc173848419"/>
      <w:bookmarkStart w:id="47" w:name="_Toc195284259"/>
      <w:r w:rsidRPr="00F22ED1">
        <w:lastRenderedPageBreak/>
        <w:t>Appendix A –</w:t>
      </w:r>
      <w:r w:rsidR="00BF3ED5">
        <w:t xml:space="preserve"> </w:t>
      </w:r>
      <w:r w:rsidRPr="00F22ED1">
        <w:t>Study 1</w:t>
      </w:r>
      <w:bookmarkEnd w:id="46"/>
      <w:bookmarkEnd w:id="47"/>
    </w:p>
    <w:p w14:paraId="69411CCA" w14:textId="28AED626" w:rsidR="00CC4608" w:rsidRPr="00CC4608" w:rsidRDefault="00CC4608" w:rsidP="00CA4B61">
      <w:pPr>
        <w:pStyle w:val="Heading3"/>
      </w:pPr>
      <w:bookmarkStart w:id="48" w:name="_Toc195284260"/>
      <w:r>
        <w:t>Study Materials</w:t>
      </w:r>
      <w:bookmarkEnd w:id="48"/>
    </w:p>
    <w:p w14:paraId="5602BC4A" w14:textId="75C04680" w:rsidR="003C3732" w:rsidRPr="00F22ED1" w:rsidRDefault="003C3732" w:rsidP="00CA4B61">
      <w:pPr>
        <w:pStyle w:val="Heading4"/>
      </w:pPr>
      <w:bookmarkStart w:id="49" w:name="_Toc173848420"/>
      <w:r w:rsidRPr="00F22ED1">
        <w:t>Cover Letter</w:t>
      </w:r>
      <w:bookmarkEnd w:id="49"/>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F22ED1">
        <w:t>being be</w:t>
      </w:r>
      <w:proofErr w:type="gramEnd"/>
      <w:r w:rsidRPr="00F22ED1">
        <w:t xml:space="preserve"> asked to participate in </w:t>
      </w:r>
      <w:proofErr w:type="spellStart"/>
      <w:proofErr w:type="gramStart"/>
      <w:r w:rsidRPr="00F22ED1">
        <w:t>a</w:t>
      </w:r>
      <w:proofErr w:type="spellEnd"/>
      <w:proofErr w:type="gramEnd"/>
      <w:r w:rsidRPr="00F22ED1">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American public opinion, circa 2018. Furthermore, we believe that </w:t>
      </w:r>
      <w:r w:rsidRPr="00F22ED1">
        <w:lastRenderedPageBreak/>
        <w:t>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r>
      <w:r w:rsidRPr="00F22ED1">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CA4B61">
      <w:pPr>
        <w:pStyle w:val="Heading4"/>
      </w:pPr>
      <w:bookmarkStart w:id="50" w:name="_Toc173848421"/>
      <w:r w:rsidRPr="00F22ED1">
        <w:t>Debrief</w:t>
      </w:r>
      <w:bookmarkEnd w:id="50"/>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lastRenderedPageBreak/>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proofErr w:type="gramStart"/>
      <w:r w:rsidRPr="00F22ED1">
        <w:t>Additionally</w:t>
      </w:r>
      <w:proofErr w:type="gramEnd"/>
      <w:r w:rsidRPr="00F22ED1">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 xml:space="preserve">Thank you, </w:t>
      </w:r>
      <w:proofErr w:type="gramStart"/>
      <w:r w:rsidRPr="00F22ED1">
        <w:rPr>
          <w:b/>
          <w:bCs/>
        </w:rPr>
        <w:t>specifically</w:t>
      </w:r>
      <w:proofErr w:type="gramEnd"/>
      <w:r w:rsidRPr="00F22ED1">
        <w:rPr>
          <w:b/>
          <w:bCs/>
        </w:rPr>
        <w:t>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CA4B61">
      <w:pPr>
        <w:pStyle w:val="Heading4"/>
      </w:pPr>
      <w:bookmarkStart w:id="51" w:name="_Toc173848422"/>
      <w:r w:rsidRPr="00F22ED1">
        <w:t>Measures</w:t>
      </w:r>
      <w:bookmarkEnd w:id="51"/>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3E63F26C">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5FF7BEEA">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168DFB8B">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5C392003">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Default="00CC4608" w:rsidP="00CA4B61">
      <w:pPr>
        <w:pStyle w:val="Heading3"/>
      </w:pPr>
      <w:bookmarkStart w:id="52" w:name="_Toc195284261"/>
      <w:r>
        <w:lastRenderedPageBreak/>
        <w:t>Exploratory Analyses</w:t>
      </w:r>
      <w:bookmarkEnd w:id="52"/>
    </w:p>
    <w:p w14:paraId="3EEFED1F" w14:textId="77777777" w:rsidR="00CC4608" w:rsidRDefault="00CC4608" w:rsidP="00CC4608">
      <w:pPr>
        <w:pStyle w:val="BodyText"/>
      </w:pPr>
    </w:p>
    <w:p w14:paraId="224BB586" w14:textId="77777777" w:rsidR="00067F13" w:rsidRPr="00EC6100" w:rsidRDefault="00067F13" w:rsidP="00067F13">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Secondary Outcomes. Estimates of public support </w:t>
      </w:r>
      <w:r>
        <w:rPr>
          <w:rFonts w:eastAsia="Calibri" w:cstheme="minorHAnsi"/>
          <w:kern w:val="0"/>
          <w:szCs w:val="24"/>
          <w14:ligatures w14:val="none"/>
        </w:rPr>
        <w:t>for each topic</w:t>
      </w:r>
      <w:r w:rsidRPr="00EC6100">
        <w:rPr>
          <w:rFonts w:eastAsia="Calibri" w:cstheme="minorHAnsi"/>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EC6100">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 xml:space="preserve">The individual difference of </w:t>
      </w:r>
      <w:r w:rsidRPr="00EC6100">
        <w:rPr>
          <w:rFonts w:eastAsia="Calibri" w:cstheme="minorHAnsi"/>
          <w:kern w:val="0"/>
          <w:szCs w:val="24"/>
          <w14:ligatures w14:val="none"/>
        </w:rPr>
        <w:t xml:space="preserve">Health literacy was measured using the Single Item Health Literacy Screener (SILS) developed by Morris, MacLean, Chew, and </w:t>
      </w:r>
      <w:proofErr w:type="spellStart"/>
      <w:r w:rsidRPr="00EC6100">
        <w:rPr>
          <w:rFonts w:eastAsia="Calibri" w:cstheme="minorHAnsi"/>
          <w:kern w:val="0"/>
          <w:szCs w:val="24"/>
          <w14:ligatures w14:val="none"/>
        </w:rPr>
        <w:t>Littenberg</w:t>
      </w:r>
      <w:proofErr w:type="spellEnd"/>
      <w:r w:rsidRPr="00EC6100">
        <w:rPr>
          <w:rFonts w:eastAsia="Calibri" w:cstheme="minorHAnsi"/>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EC6100">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CD2A38"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We originally had a secondary hypothesis for Study 1, but given that it was about an individual difference, and we did</w:t>
      </w:r>
      <w:r w:rsidR="00422D6A">
        <w:rPr>
          <w:rFonts w:eastAsia="Calibri" w:cstheme="minorHAnsi"/>
          <w:kern w:val="0"/>
          <w:szCs w:val="24"/>
          <w14:ligatures w14:val="none"/>
        </w:rPr>
        <w:t xml:space="preserve"> no</w:t>
      </w:r>
      <w:r>
        <w:rPr>
          <w:rFonts w:eastAsia="Calibri" w:cstheme="minorHAnsi"/>
          <w:kern w:val="0"/>
          <w:szCs w:val="24"/>
          <w14:ligatures w14:val="none"/>
        </w:rPr>
        <w:t>t have an explicit moderating hypothesis, I chose to move it here to the appendix. This</w:t>
      </w:r>
      <w:r w:rsidRPr="00CD2A38">
        <w:rPr>
          <w:rFonts w:eastAsia="Calibri" w:cstheme="minorHAnsi"/>
          <w:kern w:val="0"/>
          <w:szCs w:val="24"/>
          <w14:ligatures w14:val="none"/>
        </w:rPr>
        <w:t xml:space="preserve"> second hypothesis is that the two subscales, Utilitarian (H2a) and Deontological Orientation (H2b), of the ethical standards of judgement questionnaire</w:t>
      </w:r>
      <w:r>
        <w:rPr>
          <w:rFonts w:eastAsia="Calibri" w:cstheme="minorHAnsi"/>
          <w:kern w:val="0"/>
          <w:szCs w:val="24"/>
          <w14:ligatures w14:val="none"/>
        </w:rPr>
        <w:t xml:space="preserve"> </w:t>
      </w:r>
      <w:r w:rsidRPr="00CD2A38">
        <w:rPr>
          <w:rFonts w:eastAsia="Calibri" w:cstheme="minorHAnsi"/>
          <w:kern w:val="0"/>
          <w:szCs w:val="24"/>
          <w14:ligatures w14:val="none"/>
        </w:rPr>
        <w:t>(ESJQ) would be significant predictors of support for these polarized issues (e.g., our hypothesis had no a-priori directional effect).</w:t>
      </w:r>
    </w:p>
    <w:p w14:paraId="684B1593"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There was mixed support of H2</w:t>
      </w:r>
      <w:r>
        <w:rPr>
          <w:rFonts w:eastAsia="Calibri" w:cstheme="minorHAnsi"/>
          <w:szCs w:val="24"/>
        </w:rPr>
        <w:t>a</w:t>
      </w:r>
      <w:r w:rsidRPr="00EC6100">
        <w:rPr>
          <w:rFonts w:eastAsia="Calibri" w:cstheme="minorHAnsi"/>
          <w:szCs w:val="24"/>
        </w:rPr>
        <w:t xml:space="preserve">. Deontological orientation was a significant predictor of support </w:t>
      </w:r>
      <w:r w:rsidRPr="00FB1C98">
        <w:rPr>
          <w:rFonts w:eastAsia="Calibri" w:cstheme="minorHAnsi"/>
          <w:szCs w:val="24"/>
        </w:rPr>
        <w:t xml:space="preserve">for </w:t>
      </w:r>
      <w:r>
        <w:rPr>
          <w:rFonts w:eastAsia="Calibri" w:cstheme="minorHAnsi"/>
          <w:szCs w:val="24"/>
        </w:rPr>
        <w:t>UHC</w:t>
      </w:r>
      <w:r w:rsidRPr="00FB1C98">
        <w:rPr>
          <w:rFonts w:eastAsia="Calibri" w:cstheme="minorHAnsi"/>
          <w:szCs w:val="24"/>
        </w:rPr>
        <w:t xml:space="preserve"> (ß = 3.504, </w:t>
      </w:r>
      <w:r w:rsidRPr="00FB1C98">
        <w:rPr>
          <w:rFonts w:eastAsia="Calibri" w:cstheme="minorHAnsi"/>
          <w:i/>
          <w:iCs/>
          <w:szCs w:val="24"/>
        </w:rPr>
        <w:t>p</w:t>
      </w:r>
      <w:r w:rsidRPr="00FB1C98">
        <w:rPr>
          <w:rFonts w:eastAsia="Calibri" w:cstheme="minorHAnsi"/>
          <w:szCs w:val="24"/>
        </w:rPr>
        <w:t xml:space="preserve"> &lt; .05), where greater deontological orientation was associated with greater support for UHC but not for </w:t>
      </w:r>
      <w:r>
        <w:rPr>
          <w:rFonts w:eastAsia="Calibri" w:cstheme="minorHAnsi"/>
          <w:szCs w:val="24"/>
        </w:rPr>
        <w:t>capital punishment</w:t>
      </w:r>
      <w:r w:rsidRPr="00FB1C98">
        <w:rPr>
          <w:rFonts w:eastAsia="Calibri" w:cstheme="minorHAnsi"/>
          <w:szCs w:val="24"/>
        </w:rPr>
        <w:t xml:space="preserve"> (ß = 1.28,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0.423</w:t>
      </w:r>
      <w:r w:rsidRPr="00FB1C98">
        <w:rPr>
          <w:rFonts w:eastAsia="Calibri" w:cstheme="minorHAnsi"/>
          <w:szCs w:val="24"/>
        </w:rPr>
        <w:t xml:space="preserve">) or </w:t>
      </w:r>
      <w:r>
        <w:rPr>
          <w:rFonts w:eastAsia="Calibri" w:cstheme="minorHAnsi"/>
          <w:szCs w:val="24"/>
        </w:rPr>
        <w:t>climate change</w:t>
      </w:r>
      <w:r w:rsidRPr="00FB1C98">
        <w:rPr>
          <w:rFonts w:eastAsia="Calibri" w:cstheme="minorHAnsi"/>
          <w:szCs w:val="24"/>
        </w:rPr>
        <w:t xml:space="preserve"> (ß = 1.03,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0.398</w:t>
      </w:r>
      <w:r w:rsidRPr="00FB1C98">
        <w:rPr>
          <w:rFonts w:eastAsia="Calibri" w:cstheme="minorHAnsi"/>
          <w:szCs w:val="24"/>
        </w:rPr>
        <w:t xml:space="preserve">). Furthermore, there was no support for H2b; utilitarian orientation was not a significant predictor of </w:t>
      </w:r>
      <w:r>
        <w:rPr>
          <w:rFonts w:eastAsia="Calibri" w:cstheme="minorHAnsi"/>
          <w:szCs w:val="24"/>
        </w:rPr>
        <w:t>UHC</w:t>
      </w:r>
      <w:r w:rsidRPr="00FB1C98">
        <w:rPr>
          <w:rFonts w:eastAsia="Calibri" w:cstheme="minorHAnsi"/>
          <w:szCs w:val="24"/>
        </w:rPr>
        <w:t xml:space="preserve"> (ß = -0.470,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0.724</w:t>
      </w:r>
      <w:r w:rsidRPr="00FB1C98">
        <w:rPr>
          <w:rFonts w:eastAsia="Calibri" w:cstheme="minorHAnsi"/>
          <w:szCs w:val="24"/>
        </w:rPr>
        <w:t xml:space="preserve">), </w:t>
      </w:r>
      <w:r>
        <w:rPr>
          <w:rFonts w:eastAsia="Calibri" w:cstheme="minorHAnsi"/>
          <w:szCs w:val="24"/>
        </w:rPr>
        <w:t>c</w:t>
      </w:r>
      <w:r w:rsidRPr="00FB1C98">
        <w:rPr>
          <w:rFonts w:eastAsia="Calibri" w:cstheme="minorHAnsi"/>
          <w:szCs w:val="24"/>
        </w:rPr>
        <w:t xml:space="preserve">apital </w:t>
      </w:r>
      <w:r>
        <w:rPr>
          <w:rFonts w:eastAsia="Calibri" w:cstheme="minorHAnsi"/>
          <w:szCs w:val="24"/>
        </w:rPr>
        <w:t>p</w:t>
      </w:r>
      <w:r w:rsidRPr="00FB1C98">
        <w:rPr>
          <w:rFonts w:eastAsia="Calibri" w:cstheme="minorHAnsi"/>
          <w:szCs w:val="24"/>
        </w:rPr>
        <w:t xml:space="preserve">unishment (ß = -1.00,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0.544</w:t>
      </w:r>
      <w:r w:rsidRPr="00FB1C98">
        <w:rPr>
          <w:rFonts w:eastAsia="Calibri" w:cstheme="minorHAnsi"/>
          <w:szCs w:val="24"/>
        </w:rPr>
        <w:t xml:space="preserve">), or </w:t>
      </w:r>
      <w:r>
        <w:rPr>
          <w:rFonts w:eastAsia="Calibri" w:cstheme="minorHAnsi"/>
          <w:szCs w:val="24"/>
        </w:rPr>
        <w:t>c</w:t>
      </w:r>
      <w:r w:rsidRPr="00FB1C98">
        <w:rPr>
          <w:rFonts w:eastAsia="Calibri" w:cstheme="minorHAnsi"/>
          <w:szCs w:val="24"/>
        </w:rPr>
        <w:t xml:space="preserve">limate </w:t>
      </w:r>
      <w:r>
        <w:rPr>
          <w:rFonts w:eastAsia="Calibri" w:cstheme="minorHAnsi"/>
          <w:szCs w:val="24"/>
        </w:rPr>
        <w:t>c</w:t>
      </w:r>
      <w:r w:rsidRPr="00FB1C98">
        <w:rPr>
          <w:rFonts w:eastAsia="Calibri" w:cstheme="minorHAnsi"/>
          <w:szCs w:val="24"/>
        </w:rPr>
        <w:t xml:space="preserve">hange (ß = 1.256,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0.316</w:t>
      </w:r>
      <w:r w:rsidRPr="00FB1C98">
        <w:rPr>
          <w:rFonts w:eastAsia="Calibri" w:cstheme="minorHAnsi"/>
          <w:szCs w:val="24"/>
        </w:rPr>
        <w:t>).</w:t>
      </w:r>
    </w:p>
    <w:p w14:paraId="23879520"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 xml:space="preserve">In addition to our planned analyses, we conducted additional </w:t>
      </w:r>
      <w:proofErr w:type="gramStart"/>
      <w:r w:rsidRPr="00EC6100">
        <w:rPr>
          <w:rFonts w:eastAsia="Calibri" w:cstheme="minorHAnsi"/>
          <w:szCs w:val="24"/>
        </w:rPr>
        <w:t>exploratory</w:t>
      </w:r>
      <w:proofErr w:type="gramEnd"/>
      <w:r w:rsidRPr="00EC6100">
        <w:rPr>
          <w:rFonts w:eastAsia="Calibri" w:cstheme="minorHAnsi"/>
          <w:szCs w:val="24"/>
        </w:rPr>
        <w:t xml:space="preserve">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 xml:space="preserve">Capital </w:t>
      </w:r>
      <w:r w:rsidRPr="00BF3ED5">
        <w:rPr>
          <w:rFonts w:eastAsia="Calibri" w:cstheme="minorHAnsi"/>
          <w:szCs w:val="24"/>
        </w:rPr>
        <w:lastRenderedPageBreak/>
        <w:t>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BF3ED5">
        <w:rPr>
          <w:rFonts w:eastAsia="Calibri" w:cstheme="minorHAnsi"/>
          <w:szCs w:val="24"/>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p>
    <w:p w14:paraId="6B1872A0" w14:textId="7D3910E9" w:rsidR="003C3732" w:rsidRDefault="003C3732" w:rsidP="003C3732">
      <w:pPr>
        <w:pStyle w:val="Heading2"/>
      </w:pPr>
      <w:bookmarkStart w:id="53" w:name="_Toc173848423"/>
      <w:bookmarkStart w:id="54" w:name="_Toc195284262"/>
      <w:r w:rsidRPr="00F22ED1">
        <w:t>Appendix B</w:t>
      </w:r>
      <w:r w:rsidR="001A4A69" w:rsidRPr="00F22ED1">
        <w:t xml:space="preserve"> –</w:t>
      </w:r>
      <w:r w:rsidR="00743FBF">
        <w:t xml:space="preserve"> </w:t>
      </w:r>
      <w:r w:rsidR="001A4A69" w:rsidRPr="00F22ED1">
        <w:t>Study 2</w:t>
      </w:r>
      <w:bookmarkEnd w:id="53"/>
      <w:bookmarkEnd w:id="54"/>
    </w:p>
    <w:p w14:paraId="4A33FB5F" w14:textId="1E3F31F6" w:rsidR="00CA4B61" w:rsidRPr="00CA4B61" w:rsidRDefault="00CA4B61" w:rsidP="00CA4B61">
      <w:pPr>
        <w:pStyle w:val="Heading3"/>
      </w:pPr>
      <w:bookmarkStart w:id="55" w:name="_Toc195284263"/>
      <w:r>
        <w:t>Study Materials</w:t>
      </w:r>
      <w:bookmarkEnd w:id="55"/>
    </w:p>
    <w:p w14:paraId="6FFA0373" w14:textId="3AD8D7F9" w:rsidR="003C3732" w:rsidRPr="00F22ED1" w:rsidRDefault="003C3732" w:rsidP="00CA4B61">
      <w:pPr>
        <w:pStyle w:val="Heading4"/>
      </w:pPr>
      <w:bookmarkStart w:id="56" w:name="_Toc173848424"/>
      <w:r w:rsidRPr="00F22ED1">
        <w:t>Cover Letter</w:t>
      </w:r>
      <w:bookmarkEnd w:id="56"/>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F22ED1">
        <w:lastRenderedPageBreak/>
        <w:t xml:space="preserve">have different moral weight. You are being asked to participate in </w:t>
      </w:r>
      <w:proofErr w:type="spellStart"/>
      <w:proofErr w:type="gramStart"/>
      <w:r w:rsidRPr="00F22ED1">
        <w:t>a</w:t>
      </w:r>
      <w:proofErr w:type="spellEnd"/>
      <w:proofErr w:type="gramEnd"/>
      <w:r w:rsidRPr="00F22ED1">
        <w:t xml:space="preserve">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w:t>
      </w:r>
      <w:r w:rsidRPr="00F22ED1">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CA4B61">
      <w:pPr>
        <w:pStyle w:val="Heading4"/>
      </w:pPr>
      <w:bookmarkStart w:id="57" w:name="_Toc173848425"/>
      <w:r w:rsidRPr="00F22ED1">
        <w:t>Debrief</w:t>
      </w:r>
      <w:bookmarkEnd w:id="57"/>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F22ED1">
        <w:lastRenderedPageBreak/>
        <w:t xml:space="preserve">changed their mind, their stance could change as well! However, there are definitely some people who support abortion access because they feel deep in their </w:t>
      </w:r>
      <w:proofErr w:type="gramStart"/>
      <w:r w:rsidRPr="00F22ED1">
        <w:t>hearts,</w:t>
      </w:r>
      <w:proofErr w:type="gramEnd"/>
      <w:r w:rsidRPr="00F22ED1">
        <w:t xml:space="preserve">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lastRenderedPageBreak/>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59552A82" w:rsidR="003C3732" w:rsidRPr="00F22ED1" w:rsidRDefault="00CA4B61" w:rsidP="00CA4B61">
      <w:pPr>
        <w:pStyle w:val="Heading4"/>
      </w:pPr>
      <w:r>
        <w:t>Persuasive Essays (Manipulation Conditions)</w:t>
      </w:r>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 xml:space="preserve">The answer is the U.S. government. The U.S. government has an obligation to fulfill its promise of life, liberty, and the pursuit of happiness. These guaranteed rights are a moral </w:t>
      </w:r>
      <w:proofErr w:type="gramStart"/>
      <w:r w:rsidRPr="00F22ED1">
        <w:t>issue, and</w:t>
      </w:r>
      <w:proofErr w:type="gramEnd"/>
      <w:r w:rsidRPr="00F22ED1">
        <w:t xml:space="preserve">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r>
      <w:r w:rsidRPr="00F22ED1">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 xml:space="preserve">Wellness is a virtue. Exercise is good for you and </w:t>
      </w:r>
      <w:proofErr w:type="gramStart"/>
      <w:r w:rsidRPr="00F22ED1">
        <w:t>moral</w:t>
      </w:r>
      <w:proofErr w:type="gramEnd"/>
      <w:r w:rsidRPr="00F22ED1">
        <w:t>.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position is that climate change is a moral issue. Climate change affects basic human rights. </w:t>
      </w:r>
      <w:r w:rsidRPr="00F22ED1">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 xml:space="preserve">Good health </w:t>
      </w:r>
      <w:proofErr w:type="gramStart"/>
      <w:r w:rsidRPr="00F22ED1">
        <w:t>has</w:t>
      </w:r>
      <w:proofErr w:type="gramEnd"/>
      <w:r w:rsidRPr="00F22ED1">
        <w:t xml:space="preserve"> </w:t>
      </w:r>
      <w:proofErr w:type="gramStart"/>
      <w:r w:rsidRPr="00F22ED1">
        <w:t>no</w:t>
      </w:r>
      <w:proofErr w:type="gramEnd"/>
      <w:r w:rsidRPr="00F22ED1">
        <w:t xml:space="preserve">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r>
      <w:r w:rsidRPr="00F22ED1">
        <w:lastRenderedPageBreak/>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F22ED1">
        <w:t>guilty</w:t>
      </w:r>
      <w:proofErr w:type="gramEnd"/>
      <w:r w:rsidRPr="00F22ED1">
        <w:t xml:space="preserve"> is not worth decreasing the value of human life. Harming others is not the goal of 'justice'. Abandoning the principles of sanctity of life is a slippery slope. Easily leading to sacrificing human lives and safety for profit.</w:t>
      </w:r>
      <w:r w:rsidRPr="00F22ED1">
        <w:br/>
      </w:r>
      <w:r w:rsidRPr="00F22ED1">
        <w:br/>
        <w:t xml:space="preserve">If protecting life is ethically important, then we cannot support the death penalty. Society bears large moral costs in doing so. The state-sanctioned ending of </w:t>
      </w:r>
      <w:proofErr w:type="gramStart"/>
      <w:r w:rsidRPr="00F22ED1">
        <w:t>lives</w:t>
      </w:r>
      <w:proofErr w:type="gramEnd"/>
      <w:r w:rsidRPr="00F22ED1">
        <w:t xml:space="preserve">, regardless of </w:t>
      </w:r>
      <w:proofErr w:type="gramStart"/>
      <w:r w:rsidRPr="00F22ED1">
        <w:t>the life</w:t>
      </w:r>
      <w:proofErr w:type="gramEnd"/>
      <w:r w:rsidRPr="00F22ED1">
        <w:t>,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F22ED1">
        <w:t>values</w:t>
      </w:r>
      <w:proofErr w:type="gramEnd"/>
      <w:r w:rsidRPr="00F22ED1">
        <w:t xml:space="preserve"> as well. Nobody wants to be lazy and unproductive! Exercise helps fight both of these. Keeping this </w:t>
      </w:r>
      <w:proofErr w:type="gramStart"/>
      <w:r w:rsidRPr="00F22ED1">
        <w:t>all in</w:t>
      </w:r>
      <w:proofErr w:type="gramEnd"/>
      <w:r w:rsidRPr="00F22ED1">
        <w:t xml:space="preserve">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r>
      <w:r w:rsidRPr="00F22ED1">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 xml:space="preserve">More healthcare coverage helps American citizens directly. UHC leads to lower healthcare costs, lower </w:t>
      </w:r>
      <w:proofErr w:type="gramStart"/>
      <w:r w:rsidRPr="00F22ED1">
        <w:t>infant</w:t>
      </w:r>
      <w:proofErr w:type="gramEnd"/>
      <w:r w:rsidRPr="00F22ED1">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F22ED1">
        <w:t>life-span</w:t>
      </w:r>
      <w:proofErr w:type="gramEnd"/>
      <w:r w:rsidRPr="00F22ED1">
        <w:t xml:space="preserve">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 xml:space="preserve">Capital punishment in America is expensive. Capital punishment cases need over twice as many hearings and court filings (20 and 65, as opposed to 10 and 29). Sentencing also takes a lot </w:t>
      </w:r>
      <w:r w:rsidRPr="00F22ED1">
        <w:lastRenderedPageBreak/>
        <w:t xml:space="preserve">longer. Capital punishment cases need about 200 days more than </w:t>
      </w:r>
      <w:proofErr w:type="gramStart"/>
      <w:r w:rsidRPr="00F22ED1">
        <w:t>other,</w:t>
      </w:r>
      <w:proofErr w:type="gramEnd"/>
      <w:r w:rsidRPr="00F22ED1">
        <w:t xml:space="preserve">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F22ED1">
        <w:t>Youtube</w:t>
      </w:r>
      <w:proofErr w:type="spellEnd"/>
      <w:r w:rsidRPr="00F22ED1">
        <w:t xml:space="preserv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r>
      <w:r w:rsidRPr="00F22ED1">
        <w:lastRenderedPageBreak/>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the economic impact. Excess carbon costs about $51 per ton, in the form of reduced air and water quality, and extreme weather events. Carbon taxes in America set at $25 per ton </w:t>
      </w:r>
      <w:proofErr w:type="gramStart"/>
      <w:r w:rsidRPr="00F22ED1">
        <w:t>leads</w:t>
      </w:r>
      <w:proofErr w:type="gramEnd"/>
      <w:r w:rsidRPr="00F22ED1">
        <w:t xml:space="preserve">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F22ED1">
        <w:t>trip, or</w:t>
      </w:r>
      <w:proofErr w:type="gramEnd"/>
      <w:r w:rsidRPr="00F22ED1">
        <w:t xml:space="preserve">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lastRenderedPageBreak/>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Execution leads to higher </w:t>
      </w:r>
      <w:proofErr w:type="gramStart"/>
      <w:r w:rsidRPr="00F22ED1">
        <w:t>taxes .</w:t>
      </w:r>
      <w:proofErr w:type="gramEnd"/>
      <w:r w:rsidRPr="00F22ED1">
        <w:t xml:space="preserve">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how climate change affects you directly. Millions of premature deaths occur every year due to air pollution. Nobody wants to live in a place where the air smells awful </w:t>
      </w:r>
      <w:proofErr w:type="gramStart"/>
      <w:r w:rsidRPr="00F22ED1">
        <w:t>and</w:t>
      </w:r>
      <w:proofErr w:type="gramEnd"/>
      <w:r w:rsidRPr="00F22ED1">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CA4B61">
      <w:pPr>
        <w:pStyle w:val="Heading4"/>
      </w:pPr>
      <w:bookmarkStart w:id="58" w:name="_Toc173848427"/>
      <w:r w:rsidRPr="00F22ED1">
        <w:t>Measures</w:t>
      </w:r>
      <w:bookmarkEnd w:id="58"/>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F260098" w14:textId="2F4B5995" w:rsidR="009F4E7A" w:rsidRDefault="00F91160" w:rsidP="009F4E7A">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9" w:name="_Toc173848428"/>
    </w:p>
    <w:p w14:paraId="4C4FDFD9" w14:textId="5AD00E16" w:rsidR="009F4E7A" w:rsidRDefault="009F4E7A" w:rsidP="009F4E7A">
      <w:r>
        <w:br w:type="page"/>
      </w:r>
    </w:p>
    <w:p w14:paraId="5525E75E" w14:textId="21F419DB" w:rsidR="009F4E7A" w:rsidRDefault="009F4E7A" w:rsidP="009F4E7A">
      <w:pPr>
        <w:pStyle w:val="Heading3"/>
      </w:pPr>
      <w:bookmarkStart w:id="60" w:name="_Toc195284264"/>
      <w:r>
        <w:lastRenderedPageBreak/>
        <w:t>Exploratory Analyses</w:t>
      </w:r>
      <w:bookmarkEnd w:id="60"/>
    </w:p>
    <w:p w14:paraId="0EF52EF1" w14:textId="77777777" w:rsidR="009F4E7A" w:rsidRPr="009F4E7A" w:rsidRDefault="009F4E7A" w:rsidP="009F4E7A"/>
    <w:p w14:paraId="077180A1" w14:textId="77777777" w:rsidR="009F4E7A" w:rsidRDefault="009F4E7A" w:rsidP="00B176E4">
      <w:pPr>
        <w:spacing w:after="100" w:afterAutospacing="1" w:line="480" w:lineRule="auto"/>
        <w:ind w:firstLine="720"/>
        <w:rPr>
          <w:rFonts w:eastAsia="Calibri" w:cstheme="minorHAnsi"/>
          <w:szCs w:val="24"/>
        </w:rPr>
      </w:pPr>
      <w:r w:rsidRPr="00EC6100">
        <w:rPr>
          <w:rFonts w:eastAsia="Calibri" w:cstheme="minorHAnsi"/>
          <w:szCs w:val="24"/>
        </w:rPr>
        <w:t>In addition to our planned analyses,</w:t>
      </w:r>
      <w:r>
        <w:rPr>
          <w:rFonts w:eastAsia="Calibri" w:cstheme="minorHAnsi"/>
          <w:szCs w:val="24"/>
        </w:rPr>
        <w:t xml:space="preserve"> we also wanted to determine if our moral conviction manipulation had an effect on support for each topic. O</w:t>
      </w:r>
      <w:r w:rsidRPr="00EC6100">
        <w:rPr>
          <w:rFonts w:eastAsia="Calibri" w:cstheme="minorHAnsi"/>
          <w:szCs w:val="24"/>
        </w:rPr>
        <w:t xml:space="preserve">ur moral conviction manipulation had no main effect on support </w:t>
      </w:r>
      <w:r w:rsidRPr="0004297B">
        <w:rPr>
          <w:rFonts w:eastAsia="Calibri" w:cstheme="minorHAnsi"/>
          <w:szCs w:val="24"/>
        </w:rPr>
        <w:t xml:space="preserve">for: 1) </w:t>
      </w:r>
      <w:r>
        <w:rPr>
          <w:rFonts w:eastAsia="Calibri" w:cstheme="minorHAnsi"/>
          <w:szCs w:val="24"/>
        </w:rPr>
        <w:t>UHC</w:t>
      </w:r>
      <w:r w:rsidRPr="0004297B">
        <w:rPr>
          <w:rFonts w:eastAsia="Calibri" w:cstheme="minorHAnsi"/>
          <w:szCs w:val="24"/>
        </w:rPr>
        <w:t>, (</w:t>
      </w:r>
      <w:r w:rsidRPr="0004297B">
        <w:rPr>
          <w:rFonts w:eastAsia="Calibri" w:cstheme="minorHAnsi"/>
          <w:i/>
          <w:iCs/>
          <w:szCs w:val="24"/>
        </w:rPr>
        <w:t>F</w:t>
      </w:r>
      <w:r w:rsidRPr="0004297B">
        <w:rPr>
          <w:rFonts w:eastAsia="Calibri" w:cstheme="minorHAnsi"/>
          <w:szCs w:val="24"/>
        </w:rPr>
        <w:t xml:space="preserve"> (4, 198) = 0.235,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0.918</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04297B">
        <w:rPr>
          <w:rFonts w:eastAsia="Calibri" w:cstheme="minorHAnsi"/>
          <w:i/>
          <w:iCs/>
          <w:szCs w:val="24"/>
        </w:rPr>
        <w:t>F</w:t>
      </w:r>
      <w:r w:rsidRPr="0004297B">
        <w:rPr>
          <w:rFonts w:eastAsia="Calibri" w:cstheme="minorHAnsi"/>
          <w:szCs w:val="24"/>
        </w:rPr>
        <w:t xml:space="preserve"> (4, 201) = 0.901,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0.464</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sidRPr="0004297B">
        <w:rPr>
          <w:rFonts w:eastAsia="Calibri" w:cstheme="minorHAnsi"/>
          <w:i/>
          <w:iCs/>
          <w:szCs w:val="24"/>
        </w:rPr>
        <w:t>F</w:t>
      </w:r>
      <w:r w:rsidRPr="0004297B">
        <w:rPr>
          <w:rFonts w:eastAsia="Calibri" w:cstheme="minorHAnsi"/>
          <w:szCs w:val="24"/>
        </w:rPr>
        <w:t xml:space="preserve"> (4, 199) = 0.364,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0.834</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sidRPr="0004297B">
        <w:rPr>
          <w:rFonts w:eastAsia="Calibri" w:cstheme="minorHAnsi"/>
          <w:i/>
          <w:iCs/>
          <w:szCs w:val="24"/>
        </w:rPr>
        <w:t>F</w:t>
      </w:r>
      <w:r w:rsidRPr="0004297B">
        <w:rPr>
          <w:rFonts w:eastAsia="Calibri" w:cstheme="minorHAnsi"/>
          <w:szCs w:val="24"/>
        </w:rPr>
        <w:t xml:space="preserve"> (4, 200) = 1.442,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0.222</w:t>
      </w:r>
      <w:r w:rsidRPr="0004297B">
        <w:rPr>
          <w:rFonts w:eastAsia="Calibri" w:cstheme="minorHAnsi"/>
          <w:szCs w:val="24"/>
        </w:rPr>
        <w:t>). However, there was a significant main effect of openness to belief change on support for UHC (</w:t>
      </w:r>
      <w:r w:rsidRPr="0004297B">
        <w:rPr>
          <w:rFonts w:eastAsia="Calibri" w:cstheme="minorHAnsi"/>
          <w:i/>
          <w:iCs/>
          <w:szCs w:val="24"/>
        </w:rPr>
        <w:t>F</w:t>
      </w:r>
      <w:r w:rsidRPr="0004297B">
        <w:rPr>
          <w:rFonts w:eastAsia="Calibri" w:cstheme="minorHAnsi"/>
          <w:szCs w:val="24"/>
        </w:rPr>
        <w:t xml:space="preserve"> (1, 198) = 6.825, </w:t>
      </w:r>
      <w:r w:rsidRPr="0004297B">
        <w:rPr>
          <w:rFonts w:eastAsia="Calibri" w:cstheme="minorHAnsi"/>
          <w:i/>
          <w:iCs/>
          <w:szCs w:val="24"/>
        </w:rPr>
        <w:t>p</w:t>
      </w:r>
      <w:r w:rsidRPr="0004297B">
        <w:rPr>
          <w:rFonts w:eastAsia="Calibri" w:cstheme="minorHAnsi"/>
          <w:szCs w:val="24"/>
        </w:rPr>
        <w:t xml:space="preserve"> &lt; .001) and e</w:t>
      </w:r>
      <w:r w:rsidRPr="00EC6100">
        <w:rPr>
          <w:rFonts w:eastAsia="Calibri" w:cstheme="minorHAnsi"/>
          <w:szCs w:val="24"/>
        </w:rPr>
        <w:t>xercise (</w:t>
      </w:r>
      <w:r w:rsidRPr="00EC6100">
        <w:rPr>
          <w:rFonts w:eastAsia="Calibri" w:cstheme="minorHAnsi"/>
          <w:i/>
          <w:iCs/>
          <w:szCs w:val="24"/>
        </w:rPr>
        <w:t>F</w:t>
      </w:r>
      <w:r w:rsidRPr="00EC6100">
        <w:rPr>
          <w:rFonts w:eastAsia="Calibri" w:cstheme="minorHAnsi"/>
          <w:szCs w:val="24"/>
        </w:rPr>
        <w:t xml:space="preserve"> (1, 200) = 2.819, </w:t>
      </w:r>
      <w:r w:rsidRPr="00EC6100">
        <w:rPr>
          <w:rFonts w:eastAsia="Calibri" w:cstheme="minorHAnsi"/>
          <w:i/>
          <w:iCs/>
          <w:szCs w:val="24"/>
        </w:rPr>
        <w:t>p</w:t>
      </w:r>
      <w:r w:rsidRPr="00EC6100">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EC6100">
        <w:rPr>
          <w:rFonts w:eastAsia="Calibri" w:cstheme="minorHAnsi"/>
          <w:i/>
          <w:iCs/>
          <w:szCs w:val="24"/>
        </w:rPr>
        <w:t>F</w:t>
      </w:r>
      <w:r w:rsidRPr="00EC6100">
        <w:rPr>
          <w:rFonts w:eastAsia="Calibri" w:cstheme="minorHAnsi"/>
          <w:szCs w:val="24"/>
        </w:rPr>
        <w:t xml:space="preserve"> (4, 198) = 3.924, </w:t>
      </w:r>
      <w:r w:rsidRPr="00EC6100">
        <w:rPr>
          <w:rFonts w:eastAsia="Calibri" w:cstheme="minorHAnsi"/>
          <w:i/>
          <w:iCs/>
          <w:szCs w:val="24"/>
        </w:rPr>
        <w:t>p</w:t>
      </w:r>
      <w:r w:rsidRPr="00EC6100">
        <w:rPr>
          <w:rFonts w:eastAsia="Calibri" w:cstheme="minorHAnsi"/>
          <w:szCs w:val="24"/>
        </w:rPr>
        <w:t xml:space="preserve"> &lt; .01). Given that this assumption was violated, we re-examined this data with a multiple regression model instead, predicting support for our topic with the predictors of experimental </w:t>
      </w:r>
      <w:proofErr w:type="gramStart"/>
      <w:r w:rsidRPr="00EC6100">
        <w:rPr>
          <w:rFonts w:eastAsia="Calibri" w:cstheme="minorHAnsi"/>
          <w:szCs w:val="24"/>
        </w:rPr>
        <w:t>condition, ‘</w:t>
      </w:r>
      <w:proofErr w:type="gramEnd"/>
      <w:r w:rsidRPr="00EC6100">
        <w:rPr>
          <w:rFonts w:eastAsia="Calibri" w:cstheme="minorHAnsi"/>
          <w:szCs w:val="24"/>
        </w:rPr>
        <w:t xml:space="preserve">openness to belief change’, and their interaction. For the topic of UHC, we found a significant main effect of openness to belief change (ß = 0.3919, </w:t>
      </w:r>
      <w:r w:rsidRPr="00EC6100">
        <w:rPr>
          <w:rFonts w:eastAsia="Calibri" w:cstheme="minorHAnsi"/>
          <w:i/>
          <w:iCs/>
          <w:szCs w:val="24"/>
        </w:rPr>
        <w:t>p</w:t>
      </w:r>
      <w:r w:rsidRPr="00EC6100">
        <w:rPr>
          <w:rFonts w:eastAsia="Calibri" w:cstheme="minorHAnsi"/>
          <w:szCs w:val="24"/>
        </w:rPr>
        <w:t xml:space="preserve"> &lt; .01) and the pragmatic condition (ß = 11.816, </w:t>
      </w:r>
      <w:r w:rsidRPr="00EC6100">
        <w:rPr>
          <w:rFonts w:eastAsia="Calibri" w:cstheme="minorHAnsi"/>
          <w:i/>
          <w:iCs/>
          <w:szCs w:val="24"/>
        </w:rPr>
        <w:t>p</w:t>
      </w:r>
      <w:r w:rsidRPr="00EC6100">
        <w:rPr>
          <w:rFonts w:eastAsia="Calibri" w:cstheme="minorHAnsi"/>
          <w:szCs w:val="24"/>
        </w:rPr>
        <w:t xml:space="preserve"> &lt; .05), as well as significant interactions between openness to belief change and the pragmatic conditions (ß = -0.5181, </w:t>
      </w:r>
      <w:r w:rsidRPr="00EC6100">
        <w:rPr>
          <w:rFonts w:eastAsia="Calibri" w:cstheme="minorHAnsi"/>
          <w:i/>
          <w:iCs/>
          <w:szCs w:val="24"/>
        </w:rPr>
        <w:t>p</w:t>
      </w:r>
      <w:r w:rsidRPr="00EC6100">
        <w:rPr>
          <w:rFonts w:eastAsia="Calibri" w:cstheme="minorHAnsi"/>
          <w:szCs w:val="24"/>
        </w:rPr>
        <w:t xml:space="preserve"> &lt; .01).</w:t>
      </w:r>
    </w:p>
    <w:p w14:paraId="2860669F" w14:textId="77777777" w:rsidR="009F4E7A" w:rsidRPr="00EC6100" w:rsidRDefault="009F4E7A" w:rsidP="009F4E7A">
      <w:pPr>
        <w:spacing w:after="100" w:afterAutospacing="1" w:line="480" w:lineRule="auto"/>
        <w:ind w:firstLine="720"/>
        <w:rPr>
          <w:rFonts w:eastAsia="Calibri" w:cstheme="minorHAnsi"/>
          <w:szCs w:val="24"/>
        </w:rPr>
      </w:pPr>
      <w:r>
        <w:rPr>
          <w:rFonts w:eastAsia="Calibri" w:cstheme="minorHAnsi"/>
          <w:szCs w:val="24"/>
        </w:rPr>
        <w:t xml:space="preserve">Additionally, </w:t>
      </w:r>
      <w:r w:rsidRPr="00EC6100">
        <w:rPr>
          <w:rFonts w:eastAsia="Calibri" w:cstheme="minorHAnsi"/>
          <w:szCs w:val="24"/>
        </w:rPr>
        <w:t>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EC6100">
        <w:rPr>
          <w:rFonts w:cstheme="minorHAnsi"/>
          <w:szCs w:val="24"/>
        </w:rPr>
        <w:t xml:space="preserve"> Our first</w:t>
      </w:r>
      <w:r w:rsidRPr="00EC6100">
        <w:rPr>
          <w:rFonts w:eastAsia="Calibri" w:cstheme="minorHAnsi"/>
          <w:szCs w:val="24"/>
        </w:rPr>
        <w:t xml:space="preserve"> one-way ANOVA revealed that there was a statistically significant difference in openness to belief change between at least two of our topics (</w:t>
      </w:r>
      <w:r w:rsidRPr="00EC6100">
        <w:rPr>
          <w:rFonts w:eastAsia="Calibri" w:cstheme="minorHAnsi"/>
          <w:i/>
          <w:iCs/>
          <w:szCs w:val="24"/>
        </w:rPr>
        <w:t>F</w:t>
      </w:r>
      <w:r w:rsidRPr="00EC6100">
        <w:rPr>
          <w:rFonts w:eastAsia="Calibri" w:cstheme="minorHAnsi"/>
          <w:szCs w:val="24"/>
        </w:rPr>
        <w:t xml:space="preserve"> (3, 822) </w:t>
      </w:r>
      <w:r w:rsidRPr="00EC6100">
        <w:rPr>
          <w:rFonts w:eastAsia="Calibri" w:cstheme="minorHAnsi"/>
          <w:szCs w:val="24"/>
        </w:rPr>
        <w:lastRenderedPageBreak/>
        <w:t xml:space="preserve">= 6.443, </w:t>
      </w:r>
      <w:r w:rsidRPr="00EC6100">
        <w:rPr>
          <w:rFonts w:eastAsia="Calibri" w:cstheme="minorHAnsi"/>
          <w:i/>
          <w:iCs/>
          <w:szCs w:val="24"/>
        </w:rPr>
        <w:t>p</w:t>
      </w:r>
      <w:r w:rsidRPr="00EC6100">
        <w:rPr>
          <w:rFonts w:eastAsia="Calibri" w:cstheme="minorHAnsi"/>
          <w:szCs w:val="24"/>
        </w:rPr>
        <w:t xml:space="preserve"> &lt; .001). A post hoc Tukey test showed that </w:t>
      </w:r>
      <w:proofErr w:type="gramStart"/>
      <w:r w:rsidRPr="00EC6100">
        <w:rPr>
          <w:rFonts w:eastAsia="Calibri" w:cstheme="minorHAnsi"/>
          <w:szCs w:val="24"/>
        </w:rPr>
        <w:t>topic</w:t>
      </w:r>
      <w:proofErr w:type="gramEnd"/>
      <w:r w:rsidRPr="00EC6100">
        <w:rPr>
          <w:rFonts w:eastAsia="Calibri" w:cstheme="minorHAnsi"/>
          <w:szCs w:val="24"/>
        </w:rPr>
        <w:t xml:space="preserve"> of UHC had significantly greater openness to belief change at p &lt; .05; there were no significant differences between any of the other topics on openness to belief change. </w:t>
      </w:r>
    </w:p>
    <w:p w14:paraId="154DBC34" w14:textId="77777777" w:rsidR="009F4E7A" w:rsidRPr="00EC6100" w:rsidRDefault="009F4E7A" w:rsidP="009F4E7A">
      <w:pPr>
        <w:spacing w:after="100" w:afterAutospacing="1" w:line="480" w:lineRule="auto"/>
        <w:ind w:firstLine="720"/>
        <w:rPr>
          <w:rFonts w:eastAsia="Calibri" w:cstheme="minorHAnsi"/>
          <w:szCs w:val="24"/>
        </w:rPr>
      </w:pPr>
      <w:r w:rsidRPr="00EC6100">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Default="009F4E7A" w:rsidP="009F4E7A">
      <w:pPr>
        <w:pStyle w:val="BodyText"/>
        <w:spacing w:line="480" w:lineRule="auto"/>
      </w:pPr>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w:t>
      </w:r>
      <w:proofErr w:type="gramStart"/>
      <w:r w:rsidRPr="00EC6100">
        <w:rPr>
          <w:rFonts w:eastAsia="Calibri" w:cstheme="minorHAnsi"/>
          <w:szCs w:val="24"/>
        </w:rPr>
        <w:t>topic</w:t>
      </w:r>
      <w:proofErr w:type="gramEnd"/>
      <w:r w:rsidRPr="00EC6100">
        <w:rPr>
          <w:rFonts w:eastAsia="Calibri" w:cstheme="minorHAnsi"/>
          <w:szCs w:val="24"/>
        </w:rPr>
        <w:t xml:space="preserve"> of exercise had significantly lower levels of moral conviction at p &lt; .05; there were no significant differences between any of the other topics on moral conviction.</w:t>
      </w:r>
      <w:r w:rsidRPr="0026570F">
        <w:rPr>
          <w:rFonts w:eastAsia="Calibri" w:cstheme="minorHAnsi"/>
          <w:szCs w:val="24"/>
        </w:rPr>
        <w:t xml:space="preserve"> </w:t>
      </w:r>
      <w:r w:rsidRPr="00EC6100">
        <w:rPr>
          <w:rFonts w:eastAsia="Calibri" w:cstheme="minorHAnsi"/>
          <w:szCs w:val="24"/>
        </w:rPr>
        <w:t xml:space="preserve">Additionally, our exploratory analyses replicated previous findings by Wright and colleagues, </w:t>
      </w:r>
      <w:r w:rsidRPr="00EC6100">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EC6100" w:rsidRDefault="009F4E7A" w:rsidP="009F4E7A">
      <w:pPr>
        <w:spacing w:after="100" w:afterAutospacing="1" w:line="480" w:lineRule="auto"/>
        <w:ind w:firstLine="720"/>
        <w:rPr>
          <w:rFonts w:cstheme="minorHAnsi"/>
          <w:szCs w:val="24"/>
        </w:rPr>
      </w:pPr>
      <w:r w:rsidRPr="00EC6100">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9F4E7A" w:rsidRDefault="009F4E7A" w:rsidP="009F4E7A"/>
    <w:p w14:paraId="42DD337C" w14:textId="60015BA7" w:rsidR="001A4A69" w:rsidRPr="00F22ED1" w:rsidRDefault="001A4A69" w:rsidP="001A4A69">
      <w:pPr>
        <w:pStyle w:val="Heading2"/>
      </w:pPr>
      <w:bookmarkStart w:id="61" w:name="_Toc195284265"/>
      <w:r w:rsidRPr="00F22ED1">
        <w:t>Appendix C –</w:t>
      </w:r>
      <w:r w:rsidR="00303CE5">
        <w:t xml:space="preserve"> </w:t>
      </w:r>
      <w:r w:rsidRPr="00F22ED1">
        <w:t>Study 3</w:t>
      </w:r>
      <w:bookmarkEnd w:id="59"/>
      <w:bookmarkEnd w:id="61"/>
    </w:p>
    <w:p w14:paraId="46532EE9" w14:textId="2D4F0692" w:rsidR="00E116F2" w:rsidRPr="00F22ED1" w:rsidRDefault="004F0DA5" w:rsidP="004F0DA5">
      <w:pPr>
        <w:pStyle w:val="Heading3"/>
      </w:pPr>
      <w:bookmarkStart w:id="62" w:name="_Toc195284266"/>
      <w:r>
        <w:t>Study Materials</w:t>
      </w:r>
      <w:bookmarkEnd w:id="62"/>
    </w:p>
    <w:p w14:paraId="79DDCB5F" w14:textId="04121F9B" w:rsidR="001A4A69" w:rsidRPr="00F22ED1" w:rsidRDefault="001A4A69" w:rsidP="004F0DA5">
      <w:pPr>
        <w:pStyle w:val="Heading4"/>
      </w:pPr>
      <w:r w:rsidRPr="00F22ED1">
        <w:t>Cover Letter</w:t>
      </w:r>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 xml:space="preserve">You are being asked to participate in a research study. The purpose of the research study is to </w:t>
      </w:r>
      <w:r w:rsidRPr="00F22ED1">
        <w:lastRenderedPageBreak/>
        <w:t xml:space="preserve">examine how moral conviction towards issues as well as individual </w:t>
      </w:r>
      <w:proofErr w:type="gramStart"/>
      <w:r w:rsidRPr="00F22ED1">
        <w:t>differences,</w:t>
      </w:r>
      <w:proofErr w:type="gramEnd"/>
      <w:r w:rsidRPr="00F22ED1">
        <w:t xml:space="preserve">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proofErr w:type="gramStart"/>
      <w:r w:rsidRPr="00F22ED1">
        <w:t>a</w:t>
      </w:r>
      <w:proofErr w:type="spellEnd"/>
      <w:proofErr w:type="gramEnd"/>
      <w:r w:rsidRPr="00F22ED1">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F22ED1">
        <w:lastRenderedPageBreak/>
        <w:t>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 xml:space="preserve">There are minimal risks expected when taking part in this study. The most likely risk will be discomfort if our participant strongly disagrees with the information on </w:t>
      </w:r>
      <w:proofErr w:type="gramStart"/>
      <w:r w:rsidRPr="00F22ED1">
        <w:t>the  topics</w:t>
      </w:r>
      <w:proofErr w:type="gramEnd"/>
      <w:r w:rsidRPr="00F22ED1">
        <w:t xml:space="preserve"> that we have </w:t>
      </w:r>
      <w:proofErr w:type="gramStart"/>
      <w:r w:rsidRPr="00F22ED1">
        <w:t>presented, or</w:t>
      </w:r>
      <w:proofErr w:type="gramEnd"/>
      <w:r w:rsidRPr="00F22ED1">
        <w:t xml:space="preserve">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r>
      <w:r w:rsidRPr="00F22ED1">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4F0DA5">
      <w:pPr>
        <w:pStyle w:val="Heading4"/>
      </w:pPr>
      <w:r w:rsidRPr="00F22ED1">
        <w:t>Debrief</w:t>
      </w:r>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differing levels of moral conviction </w:t>
      </w:r>
      <w:proofErr w:type="gramStart"/>
      <w:r w:rsidRPr="00E116F2">
        <w:t>interacts</w:t>
      </w:r>
      <w:proofErr w:type="gramEnd"/>
      <w:r w:rsidRPr="00E116F2">
        <w:t xml:space="preserve">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lastRenderedPageBreak/>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E116F2">
        <w:t>hearts,</w:t>
      </w:r>
      <w:proofErr w:type="gramEnd"/>
      <w:r w:rsidRPr="00E116F2">
        <w:t xml:space="preserve"> that it is the 'right' thing to do and is worth fighting for.</w:t>
      </w:r>
    </w:p>
    <w:p w14:paraId="7202F564" w14:textId="77777777" w:rsidR="00E116F2" w:rsidRPr="00E116F2" w:rsidRDefault="00E116F2" w:rsidP="00E116F2">
      <w:pPr>
        <w:pStyle w:val="BodyText"/>
      </w:pPr>
      <w:r w:rsidRPr="00E116F2">
        <w:br/>
        <w:t xml:space="preserve">Interestingly enough, this could go in both directions! There are people who would </w:t>
      </w:r>
      <w:proofErr w:type="gramStart"/>
      <w:r w:rsidRPr="00E116F2">
        <w:t>care</w:t>
      </w:r>
      <w:proofErr w:type="gramEnd"/>
      <w:r w:rsidRPr="00E116F2">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r>
      <w:r w:rsidRPr="00E116F2">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F22ED1" w:rsidRDefault="004F0DA5" w:rsidP="004F0DA5">
      <w:pPr>
        <w:pStyle w:val="Heading4"/>
      </w:pPr>
      <w:r>
        <w:t>Persuasive Essays (Manipulation Conditions)</w:t>
      </w:r>
    </w:p>
    <w:p w14:paraId="6B50AC16" w14:textId="77777777" w:rsidR="004F0DA5" w:rsidRPr="00F22ED1" w:rsidRDefault="004F0DA5" w:rsidP="004F0DA5"/>
    <w:p w14:paraId="10E6B491" w14:textId="77777777" w:rsidR="004F0DA5" w:rsidRPr="00F22ED1" w:rsidRDefault="004F0DA5" w:rsidP="004F0DA5">
      <w:r w:rsidRPr="00F22ED1">
        <w:t>Moral Responsibility Essay – Universal Health Care</w:t>
      </w:r>
    </w:p>
    <w:p w14:paraId="1452C999" w14:textId="77777777" w:rsidR="00130C98" w:rsidRDefault="004F0DA5" w:rsidP="00130C98">
      <w:r w:rsidRPr="00F22ED1">
        <w:rPr>
          <w:b/>
          <w:bCs/>
        </w:rPr>
        <w:t>[Universal Health Care]</w:t>
      </w:r>
      <w:r w:rsidRPr="00F22ED1">
        <w:br/>
      </w:r>
      <w:r w:rsidRPr="00F22ED1">
        <w:br/>
      </w:r>
      <w:r w:rsidR="00130C98">
        <w:t>Some countries guarantee healthcare to all citizens for free through Universal Health Care (UHC). Just guaranteeing UHC through the law isn’t enough though. The big question is, who will pay for UHC?</w:t>
      </w:r>
    </w:p>
    <w:p w14:paraId="4D762629" w14:textId="77777777" w:rsidR="00130C98" w:rsidRDefault="00130C98" w:rsidP="00130C98">
      <w:r>
        <w:t xml:space="preserve">The answer is the U.S. government. The U.S. government has an obligation to fulfill its promise of life, liberty, and the pursuit of happiness. These guaranteed rights are a moral </w:t>
      </w:r>
      <w:proofErr w:type="gramStart"/>
      <w:r>
        <w:t>issue, and</w:t>
      </w:r>
      <w:proofErr w:type="gramEnd"/>
      <w:r>
        <w:t xml:space="preserve"> require good health.</w:t>
      </w:r>
    </w:p>
    <w:p w14:paraId="2A0DA907" w14:textId="77777777" w:rsidR="00130C98" w:rsidRDefault="00130C98" w:rsidP="00130C98">
      <w: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F22ED1" w:rsidRDefault="00130C98" w:rsidP="00130C98">
      <w:r>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Default="00130C98" w:rsidP="004F0DA5"/>
    <w:p w14:paraId="781526A5" w14:textId="676B4D85" w:rsidR="004F0DA5" w:rsidRPr="00F22ED1" w:rsidRDefault="004F0DA5" w:rsidP="004F0DA5">
      <w:r w:rsidRPr="00F22ED1">
        <w:t>Moral Responsibility Essay – Capital Punishment</w:t>
      </w:r>
    </w:p>
    <w:p w14:paraId="097B7BFC" w14:textId="77777777" w:rsidR="00130C98" w:rsidRDefault="004F0DA5" w:rsidP="00130C98">
      <w:r w:rsidRPr="00F22ED1">
        <w:rPr>
          <w:b/>
          <w:bCs/>
        </w:rPr>
        <w:t>[Capital Punishment]</w:t>
      </w:r>
      <w:r w:rsidRPr="00F22ED1">
        <w:br/>
      </w:r>
      <w:r w:rsidRPr="00F22ED1">
        <w:br/>
      </w:r>
      <w:r w:rsidR="00130C98">
        <w:t>In many countries, killing is used as punishment for a crime. This is capital punishment (or the death penalty). Should this be used in America?</w:t>
      </w:r>
    </w:p>
    <w:p w14:paraId="5B763E59" w14:textId="77777777" w:rsidR="00130C98" w:rsidRDefault="00130C98" w:rsidP="00130C98">
      <w:r>
        <w:t xml:space="preserve">Many believe that capital punishment is ethical. Those who murder or do </w:t>
      </w:r>
      <w:proofErr w:type="gramStart"/>
      <w:r>
        <w:t>worse,</w:t>
      </w:r>
      <w:proofErr w:type="gramEnd"/>
      <w:r>
        <w:t xml:space="preserve"> give up their right to life. Capital punishment is a fair form of retribution.</w:t>
      </w:r>
    </w:p>
    <w:p w14:paraId="38AED57B" w14:textId="77777777" w:rsidR="00130C98" w:rsidRDefault="00130C98" w:rsidP="00130C98">
      <w:r>
        <w:t>Capital punishment in America deters potential killers from murdering. Protecting the lives of the guilty over innocents is morally wrong. Those who are executed cannot kill again.</w:t>
      </w:r>
    </w:p>
    <w:p w14:paraId="5139C31E" w14:textId="15BAB923" w:rsidR="004F0DA5" w:rsidRPr="00F22ED1" w:rsidRDefault="00130C98" w:rsidP="00130C98">
      <w:r>
        <w:t>Capital punishment is an ethical thing to do. Society pays large moral costs when it keeps its worst criminals alive. America has to allow capital punishment to be used.</w:t>
      </w:r>
    </w:p>
    <w:p w14:paraId="7BD7B98A" w14:textId="6C806A9B" w:rsidR="00476A40" w:rsidRPr="00F22ED1" w:rsidRDefault="00476A40" w:rsidP="00476A40">
      <w:r w:rsidRPr="00F22ED1">
        <w:t xml:space="preserve">Moral Responsibility Essay – </w:t>
      </w:r>
      <w:r>
        <w:t>AI in the Workplace</w:t>
      </w:r>
    </w:p>
    <w:p w14:paraId="1DBF1D74" w14:textId="283DF17A" w:rsidR="009760D9" w:rsidRPr="00F22ED1" w:rsidRDefault="009760D9" w:rsidP="009760D9">
      <w:r w:rsidRPr="00F22ED1">
        <w:rPr>
          <w:b/>
          <w:bCs/>
        </w:rPr>
        <w:t>[</w:t>
      </w:r>
      <w:r>
        <w:rPr>
          <w:b/>
          <w:bCs/>
        </w:rPr>
        <w:t>AI in the Workplace</w:t>
      </w:r>
      <w:r w:rsidRPr="00F22ED1">
        <w:rPr>
          <w:b/>
          <w:bCs/>
        </w:rPr>
        <w:t>]</w:t>
      </w:r>
      <w:r w:rsidRPr="00F22ED1">
        <w:br/>
      </w:r>
      <w:r w:rsidRPr="00F22ED1">
        <w:br/>
      </w:r>
      <w:r w:rsidR="0019524B" w:rsidRPr="0019524B">
        <w:t>Artificial intelligence (AI) is the science of making computers that can think like humans. Nowadays, many people use AI as a replacement for traditional writing. However, should ordinary Americans use AI for a job application?</w:t>
      </w:r>
      <w:r w:rsidR="0019524B" w:rsidRPr="0019524B">
        <w:br/>
      </w:r>
      <w:r w:rsidR="0019524B" w:rsidRPr="0019524B">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19524B">
        <w:br/>
      </w:r>
      <w:r w:rsidR="0019524B" w:rsidRPr="0019524B">
        <w:br/>
        <w:t>The use of AI in job applications is ethical. Using new technology to improve productivity and grow opportunity is the morally right thing to do.</w:t>
      </w:r>
    </w:p>
    <w:p w14:paraId="31B46480" w14:textId="77777777" w:rsidR="00484D17" w:rsidRDefault="00484D17" w:rsidP="004F0DA5"/>
    <w:p w14:paraId="7D2491AA" w14:textId="69C47B20" w:rsidR="004F0DA5" w:rsidRPr="00F22ED1" w:rsidRDefault="004F0DA5" w:rsidP="004F0DA5">
      <w:r w:rsidRPr="00F22ED1">
        <w:t>Pragmatic/Practical Essay – Universal Health Care</w:t>
      </w:r>
    </w:p>
    <w:p w14:paraId="6FD357E9" w14:textId="77777777" w:rsidR="00D30732" w:rsidRDefault="004F0DA5" w:rsidP="00D30732">
      <w:r w:rsidRPr="00F22ED1">
        <w:rPr>
          <w:b/>
          <w:bCs/>
        </w:rPr>
        <w:t>[Universal Health Care]</w:t>
      </w:r>
      <w:r w:rsidRPr="00F22ED1">
        <w:br/>
      </w:r>
      <w:r w:rsidRPr="00F22ED1">
        <w:br/>
      </w:r>
      <w:r w:rsidR="00D30732">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Default="00D30732" w:rsidP="00D30732">
      <w: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Default="00D30732" w:rsidP="00D30732">
      <w:r>
        <w:t xml:space="preserve">More healthcare coverage helps American citizens directly. UHC leads to lower healthcare costs, lower </w:t>
      </w:r>
      <w:proofErr w:type="gramStart"/>
      <w:r>
        <w:t>infant</w:t>
      </w:r>
      <w:proofErr w:type="gramEnd"/>
      <w:r>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F22ED1" w:rsidRDefault="00D30732" w:rsidP="00D30732">
      <w:r>
        <w:t xml:space="preserve">Health care today costs too much, and America has been spending more money to get worse outcomes. This is unacceptable. American citizens should demand UHC from their government. That way, everyone can benefit from an increased </w:t>
      </w:r>
      <w:proofErr w:type="gramStart"/>
      <w:r>
        <w:t>life-span</w:t>
      </w:r>
      <w:proofErr w:type="gramEnd"/>
      <w:r>
        <w:t xml:space="preserve"> and a greater quality of life.</w:t>
      </w:r>
    </w:p>
    <w:p w14:paraId="735DE103" w14:textId="77777777" w:rsidR="00925C90" w:rsidRDefault="00925C90" w:rsidP="004F0DA5"/>
    <w:p w14:paraId="1E5A57BD" w14:textId="3B20C622" w:rsidR="004F0DA5" w:rsidRPr="00F22ED1" w:rsidRDefault="004F0DA5" w:rsidP="004F0DA5">
      <w:r w:rsidRPr="00F22ED1">
        <w:t>Pragmatic/Practical Essay – Capital Punishment</w:t>
      </w:r>
    </w:p>
    <w:p w14:paraId="0AE4B79E" w14:textId="33C6185A" w:rsidR="004F0DA5" w:rsidRDefault="004F0DA5" w:rsidP="004F0DA5">
      <w:r w:rsidRPr="00F22ED1">
        <w:rPr>
          <w:b/>
          <w:bCs/>
        </w:rPr>
        <w:t>[Capital Punishment]</w:t>
      </w:r>
      <w:r w:rsidRPr="00F22ED1">
        <w:br/>
      </w:r>
      <w:r w:rsidRPr="00F22ED1">
        <w:br/>
      </w:r>
      <w:r w:rsidR="00D30732" w:rsidRPr="00D30732">
        <w:t>In many countries, killing is used as punishment for a crime. This is capital punishment (or the death penalty). Should this be used in America?</w:t>
      </w:r>
      <w:r w:rsidR="00D30732" w:rsidRPr="00D30732">
        <w:br/>
      </w:r>
      <w:r w:rsidR="00D30732" w:rsidRPr="00D30732">
        <w:br/>
        <w:t>Many believe that capital punishment is a practical choice. The cost of an execution is a one-time thing. Keeping a criminal in prison instead drains tax dollars for the rest of their life.</w:t>
      </w:r>
      <w:r w:rsidR="00D30732" w:rsidRPr="00D30732">
        <w:br/>
        <w:t>Capital punishment is reasonable because it is proportional. Those who have done good things deserve good treatment. It is likewise rational to punish killers with death. Those who are executed cannot kill again.</w:t>
      </w:r>
      <w:r w:rsidR="00D30732" w:rsidRPr="00D30732">
        <w:br/>
      </w:r>
      <w:r w:rsidR="00D30732" w:rsidRPr="00D30732">
        <w:br/>
        <w:t>Capital punishment is a practical thing to do. Society pays large costs when it keeps its worst criminals alive. America has to allow capital punishment to be used.</w:t>
      </w:r>
    </w:p>
    <w:p w14:paraId="778149FA" w14:textId="77777777" w:rsidR="004F010F" w:rsidRDefault="004F010F" w:rsidP="004F010F"/>
    <w:p w14:paraId="7154AFA9" w14:textId="0B327EA9" w:rsidR="004F010F" w:rsidRPr="00F22ED1" w:rsidRDefault="004F010F" w:rsidP="004F010F">
      <w:r w:rsidRPr="00F22ED1">
        <w:t xml:space="preserve">Pragmatic/Practical Essay – </w:t>
      </w:r>
      <w:r>
        <w:t>AI in the Workplace</w:t>
      </w:r>
    </w:p>
    <w:p w14:paraId="58E3D91C" w14:textId="6F14944B" w:rsidR="004F010F" w:rsidRPr="00F22ED1" w:rsidRDefault="004F010F" w:rsidP="004F010F">
      <w:r w:rsidRPr="00F22ED1">
        <w:rPr>
          <w:b/>
          <w:bCs/>
        </w:rPr>
        <w:t>[</w:t>
      </w:r>
      <w:r>
        <w:rPr>
          <w:b/>
          <w:bCs/>
        </w:rPr>
        <w:t>AI in the Workplace</w:t>
      </w:r>
      <w:r w:rsidRPr="00F22ED1">
        <w:rPr>
          <w:b/>
          <w:bCs/>
        </w:rPr>
        <w:t>]</w:t>
      </w:r>
      <w:r w:rsidRPr="00F22ED1">
        <w:br/>
      </w:r>
      <w:r w:rsidRPr="00F22ED1">
        <w:br/>
      </w:r>
      <w:r w:rsidRPr="004F010F">
        <w:t xml:space="preserve">Artificial intelligence (AI) is the science of making computers that can think like humans. </w:t>
      </w:r>
      <w:r w:rsidRPr="004F010F">
        <w:lastRenderedPageBreak/>
        <w:t>Nowadays, many people use AI as a replacement for traditional writing. However, should ordinary Americans use AI for a job application?</w:t>
      </w:r>
      <w:r w:rsidRPr="004F010F">
        <w:br/>
      </w:r>
      <w:r w:rsidRPr="004F010F">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4F010F">
        <w:br/>
      </w:r>
      <w:r w:rsidRPr="004F010F">
        <w:br/>
        <w:t>The use of AI in job applications is practical. Using new technology to improve productivity and grow opportunity makes economic sense.</w:t>
      </w:r>
    </w:p>
    <w:p w14:paraId="68EAC4FD" w14:textId="77777777" w:rsidR="00E116F2" w:rsidRPr="00F22ED1" w:rsidRDefault="00E116F2" w:rsidP="00E116F2">
      <w:pPr>
        <w:pStyle w:val="BodyText"/>
      </w:pPr>
    </w:p>
    <w:p w14:paraId="1C98AC99" w14:textId="77777777" w:rsidR="00927723" w:rsidRPr="00F22ED1" w:rsidRDefault="00927723" w:rsidP="00927723">
      <w:pPr>
        <w:pStyle w:val="Heading4"/>
      </w:pPr>
      <w:r w:rsidRPr="00F22ED1">
        <w:t>Measures</w:t>
      </w:r>
    </w:p>
    <w:p w14:paraId="675409D6" w14:textId="77777777" w:rsidR="00A84D9E" w:rsidRDefault="00A84D9E" w:rsidP="00A84D9E"/>
    <w:p w14:paraId="4CC3F583" w14:textId="13921C4A" w:rsidR="00A84D9E" w:rsidRPr="00F22ED1" w:rsidRDefault="00A84D9E" w:rsidP="00A84D9E">
      <w:r w:rsidRPr="00F22ED1">
        <w:t>Ethical Standards of Judgement Questionnaire – Utilitarian Subscale</w:t>
      </w:r>
    </w:p>
    <w:p w14:paraId="14AE6FEB" w14:textId="77777777" w:rsidR="00A84D9E" w:rsidRPr="00F22ED1" w:rsidRDefault="00A84D9E" w:rsidP="00A84D9E">
      <w:r w:rsidRPr="00F22ED1">
        <w:rPr>
          <w:noProof/>
        </w:rPr>
        <w:drawing>
          <wp:inline distT="0" distB="0" distL="0" distR="0" wp14:anchorId="78ABBEE1" wp14:editId="4A6D3FE5">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F22ED1" w:rsidRDefault="00A84D9E" w:rsidP="00A84D9E"/>
    <w:p w14:paraId="70D4617F" w14:textId="77777777" w:rsidR="00A84D9E" w:rsidRPr="00F22ED1" w:rsidRDefault="00A84D9E" w:rsidP="00A84D9E">
      <w:r w:rsidRPr="00F22ED1">
        <w:t>Ethical Standards of Judgement Questionnaire – Deontological Subscale</w:t>
      </w:r>
    </w:p>
    <w:p w14:paraId="1EAD47E4" w14:textId="77777777" w:rsidR="00A84D9E" w:rsidRPr="00F22ED1" w:rsidRDefault="00A84D9E" w:rsidP="00A84D9E">
      <w:r w:rsidRPr="00F22ED1">
        <w:rPr>
          <w:noProof/>
        </w:rPr>
        <w:drawing>
          <wp:inline distT="0" distB="0" distL="0" distR="0" wp14:anchorId="370431C7" wp14:editId="37C6385E">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F22ED1" w:rsidRDefault="00927723" w:rsidP="00927723"/>
    <w:p w14:paraId="445C2519" w14:textId="77777777" w:rsidR="00927723" w:rsidRPr="00F22ED1" w:rsidRDefault="00927723" w:rsidP="00927723">
      <w:r w:rsidRPr="00F22ED1">
        <w:lastRenderedPageBreak/>
        <w:t>Openness to Belief Change on [Topic] – Example item for UHC</w:t>
      </w:r>
    </w:p>
    <w:p w14:paraId="1E0807D3" w14:textId="77777777" w:rsidR="00927723" w:rsidRPr="00F22ED1" w:rsidRDefault="00927723" w:rsidP="00927723">
      <w:r w:rsidRPr="00F22ED1">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F22ED1" w:rsidRDefault="00927723" w:rsidP="00927723">
      <w:r w:rsidRPr="00F22ED1">
        <w:t>Moral conviction on [Topic] – Example item for UHC</w:t>
      </w:r>
    </w:p>
    <w:p w14:paraId="4CD7FE3B" w14:textId="77777777" w:rsidR="00927723" w:rsidRPr="00F22ED1" w:rsidRDefault="00927723" w:rsidP="00927723">
      <w:r w:rsidRPr="00F22ED1">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F22ED1" w:rsidRDefault="00927723" w:rsidP="00927723">
      <w:r w:rsidRPr="00F22ED1">
        <w:t>Persuasiveness of Essay on [Topic] - Example item for UHC</w:t>
      </w:r>
    </w:p>
    <w:p w14:paraId="7ACACE09" w14:textId="77777777" w:rsidR="00927723" w:rsidRDefault="00927723" w:rsidP="00927723">
      <w:r w:rsidRPr="00F22ED1">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Default="00A84D9E" w:rsidP="00927723"/>
    <w:p w14:paraId="514F231C" w14:textId="77777777" w:rsidR="00927723" w:rsidRDefault="00927723" w:rsidP="00927723">
      <w:r>
        <w:br w:type="page"/>
      </w:r>
    </w:p>
    <w:p w14:paraId="142A2C63" w14:textId="7FFFDB2F" w:rsidR="00E116F2" w:rsidRDefault="00B176E4" w:rsidP="00B176E4">
      <w:pPr>
        <w:pStyle w:val="Heading3"/>
      </w:pPr>
      <w:bookmarkStart w:id="63" w:name="_Toc195284267"/>
      <w:r>
        <w:lastRenderedPageBreak/>
        <w:t>Exploratory Analyses</w:t>
      </w:r>
      <w:bookmarkEnd w:id="63"/>
    </w:p>
    <w:p w14:paraId="2FFC1BF5" w14:textId="77777777" w:rsidR="00B176E4" w:rsidRDefault="00B176E4" w:rsidP="00B176E4">
      <w:pPr>
        <w:spacing w:after="100" w:afterAutospacing="1" w:line="480" w:lineRule="auto"/>
        <w:rPr>
          <w:rFonts w:ascii="Calibri" w:eastAsia="Calibri" w:hAnsi="Calibri" w:cs="Times New Roman"/>
          <w:i/>
          <w:iCs/>
        </w:rPr>
      </w:pPr>
    </w:p>
    <w:p w14:paraId="26CBA7E2" w14:textId="5EF31F14" w:rsidR="00B176E4" w:rsidRPr="0053741E" w:rsidRDefault="00B176E4" w:rsidP="00B176E4">
      <w:pPr>
        <w:spacing w:after="100" w:afterAutospacing="1" w:line="480" w:lineRule="auto"/>
        <w:rPr>
          <w:rFonts w:ascii="Calibri" w:eastAsia="Calibri" w:hAnsi="Calibri" w:cs="Times New Roman"/>
          <w:i/>
          <w:iCs/>
        </w:rPr>
      </w:pPr>
      <w:r>
        <w:rPr>
          <w:rFonts w:ascii="Calibri" w:eastAsia="Calibri" w:hAnsi="Calibri" w:cs="Times New Roman"/>
          <w:i/>
          <w:iCs/>
        </w:rPr>
        <w:t>Individual Difference Measures</w:t>
      </w:r>
    </w:p>
    <w:p w14:paraId="6DF44292" w14:textId="77777777" w:rsidR="00B176E4" w:rsidRPr="007A6A46" w:rsidRDefault="00B176E4" w:rsidP="00B176E4">
      <w:pPr>
        <w:spacing w:after="100" w:afterAutospacing="1" w:line="480" w:lineRule="auto"/>
        <w:ind w:firstLine="720"/>
        <w:rPr>
          <w:rFonts w:ascii="Calibri" w:eastAsia="Calibri" w:hAnsi="Calibri" w:cs="Calibri"/>
        </w:rPr>
      </w:pPr>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r>
        <w:rPr>
          <w:rFonts w:ascii="Calibri" w:eastAsia="Calibri" w:hAnsi="Calibri" w:cs="Calibri"/>
        </w:rPr>
        <w:t xml:space="preserve"> This baseline difference in openness to belief change was relevant because t</w:t>
      </w:r>
      <w:r w:rsidRPr="00F22ED1">
        <w:rPr>
          <w:rFonts w:ascii="Calibri" w:eastAsia="Calibri" w:hAnsi="Calibri" w:cs="Times New Roman"/>
        </w:rPr>
        <w:t>here was a significant main effect of openness to belief change on</w:t>
      </w:r>
      <w:r>
        <w:rPr>
          <w:rFonts w:ascii="Calibri" w:eastAsia="Calibri" w:hAnsi="Calibri" w:cs="Times New Roman"/>
        </w:rPr>
        <w:t xml:space="preserve">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0629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rPr>
        <w:t>0.05</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121</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1745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Pr>
          <w:rFonts w:ascii="Calibri" w:eastAsia="Calibri" w:hAnsi="Calibri" w:cs="Calibri"/>
        </w:rPr>
        <w:t xml:space="preserve"> </w:t>
      </w:r>
    </w:p>
    <w:p w14:paraId="4EAAC117"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 xml:space="preserve">One additional exploratory analysis was to determine if the effects of the social consensus and moral conviction manipulations were related to </w:t>
      </w:r>
      <w:proofErr w:type="gramStart"/>
      <w:r>
        <w:rPr>
          <w:rFonts w:ascii="Calibri" w:eastAsia="Calibri" w:hAnsi="Calibri" w:cs="Times New Roman"/>
        </w:rPr>
        <w:t>initial</w:t>
      </w:r>
      <w:proofErr w:type="gramEnd"/>
      <w:r>
        <w:rPr>
          <w:rFonts w:ascii="Calibri" w:eastAsia="Calibri" w:hAnsi="Calibri" w:cs="Times New Roman"/>
        </w:rPr>
        <w:t xml:space="preserve">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w:t>
      </w:r>
      <w:proofErr w:type="gramStart"/>
      <w:r>
        <w:rPr>
          <w:rFonts w:ascii="Calibri" w:eastAsia="Calibri" w:hAnsi="Calibri" w:cs="Times New Roman"/>
        </w:rPr>
        <w:t>individuals</w:t>
      </w:r>
      <w:proofErr w:type="gramEnd"/>
      <w:r>
        <w:rPr>
          <w:rFonts w:ascii="Calibri" w:eastAsia="Calibri" w:hAnsi="Calibri" w:cs="Times New Roman"/>
        </w:rPr>
        <w:t xml:space="preserve"> were in each </w:t>
      </w:r>
      <w:proofErr w:type="gramStart"/>
      <w:r>
        <w:rPr>
          <w:rFonts w:ascii="Calibri" w:eastAsia="Calibri" w:hAnsi="Calibri" w:cs="Times New Roman"/>
        </w:rPr>
        <w:t>category,</w:t>
      </w:r>
      <w:proofErr w:type="gramEnd"/>
      <w:r>
        <w:rPr>
          <w:rFonts w:ascii="Calibri" w:eastAsia="Calibri" w:hAnsi="Calibri" w:cs="Times New Roman"/>
        </w:rPr>
        <w:t xml:space="preserve"> for each topic. Additionally, the graphs below </w:t>
      </w:r>
      <w:proofErr w:type="gramStart"/>
      <w:r>
        <w:rPr>
          <w:rFonts w:ascii="Calibri" w:eastAsia="Calibri" w:hAnsi="Calibri" w:cs="Times New Roman"/>
        </w:rPr>
        <w:t>shows</w:t>
      </w:r>
      <w:proofErr w:type="gramEnd"/>
      <w:r>
        <w:rPr>
          <w:rFonts w:ascii="Calibri" w:eastAsia="Calibri" w:hAnsi="Calibri" w:cs="Times New Roman"/>
        </w:rPr>
        <w:t xml:space="preserve">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14:paraId="415D6148" w14:textId="77777777" w:rsidTr="00630FB2">
        <w:tc>
          <w:tcPr>
            <w:tcW w:w="2337" w:type="dxa"/>
          </w:tcPr>
          <w:p w14:paraId="3120DA74" w14:textId="77777777" w:rsidR="00B176E4"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Negative</w:t>
            </w:r>
          </w:p>
        </w:tc>
        <w:tc>
          <w:tcPr>
            <w:tcW w:w="2338" w:type="dxa"/>
          </w:tcPr>
          <w:p w14:paraId="6C1A42F0"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Neutral</w:t>
            </w:r>
          </w:p>
        </w:tc>
        <w:tc>
          <w:tcPr>
            <w:tcW w:w="2338" w:type="dxa"/>
          </w:tcPr>
          <w:p w14:paraId="4686EDCB"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Positive</w:t>
            </w:r>
          </w:p>
        </w:tc>
      </w:tr>
      <w:tr w:rsidR="00B176E4" w14:paraId="00981683" w14:textId="77777777" w:rsidTr="00630FB2">
        <w:tc>
          <w:tcPr>
            <w:tcW w:w="2337" w:type="dxa"/>
          </w:tcPr>
          <w:p w14:paraId="3669ED82"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UHC</w:t>
            </w:r>
          </w:p>
        </w:tc>
        <w:tc>
          <w:tcPr>
            <w:tcW w:w="2337" w:type="dxa"/>
          </w:tcPr>
          <w:p w14:paraId="18C972B7"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72</w:t>
            </w:r>
          </w:p>
        </w:tc>
        <w:tc>
          <w:tcPr>
            <w:tcW w:w="2338" w:type="dxa"/>
          </w:tcPr>
          <w:p w14:paraId="03428BD5"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47</w:t>
            </w:r>
          </w:p>
        </w:tc>
        <w:tc>
          <w:tcPr>
            <w:tcW w:w="2338" w:type="dxa"/>
          </w:tcPr>
          <w:p w14:paraId="2AFB2A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372</w:t>
            </w:r>
          </w:p>
        </w:tc>
      </w:tr>
      <w:tr w:rsidR="00B176E4" w14:paraId="0DF78C23" w14:textId="77777777" w:rsidTr="00630FB2">
        <w:tc>
          <w:tcPr>
            <w:tcW w:w="2337" w:type="dxa"/>
          </w:tcPr>
          <w:p w14:paraId="65A44175"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Capital Punishment</w:t>
            </w:r>
          </w:p>
        </w:tc>
        <w:tc>
          <w:tcPr>
            <w:tcW w:w="2337" w:type="dxa"/>
          </w:tcPr>
          <w:p w14:paraId="6970033D"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260</w:t>
            </w:r>
          </w:p>
        </w:tc>
        <w:tc>
          <w:tcPr>
            <w:tcW w:w="2338" w:type="dxa"/>
          </w:tcPr>
          <w:p w14:paraId="0939296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51</w:t>
            </w:r>
          </w:p>
        </w:tc>
        <w:tc>
          <w:tcPr>
            <w:tcW w:w="2338" w:type="dxa"/>
          </w:tcPr>
          <w:p w14:paraId="70F54F7E"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180</w:t>
            </w:r>
          </w:p>
        </w:tc>
      </w:tr>
      <w:tr w:rsidR="00B176E4" w14:paraId="00627903" w14:textId="77777777" w:rsidTr="00630FB2">
        <w:tc>
          <w:tcPr>
            <w:tcW w:w="2337" w:type="dxa"/>
          </w:tcPr>
          <w:p w14:paraId="6CC7DB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AI in the Workplace</w:t>
            </w:r>
          </w:p>
        </w:tc>
        <w:tc>
          <w:tcPr>
            <w:tcW w:w="2337" w:type="dxa"/>
          </w:tcPr>
          <w:p w14:paraId="4A4927EF"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279</w:t>
            </w:r>
          </w:p>
        </w:tc>
        <w:tc>
          <w:tcPr>
            <w:tcW w:w="2338" w:type="dxa"/>
          </w:tcPr>
          <w:p w14:paraId="738DE6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50</w:t>
            </w:r>
          </w:p>
        </w:tc>
        <w:tc>
          <w:tcPr>
            <w:tcW w:w="2338" w:type="dxa"/>
          </w:tcPr>
          <w:p w14:paraId="25CE8F76"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162</w:t>
            </w:r>
          </w:p>
        </w:tc>
      </w:tr>
    </w:tbl>
    <w:p w14:paraId="5CC92514" w14:textId="77777777" w:rsidR="00B176E4" w:rsidRDefault="00B176E4" w:rsidP="00B176E4">
      <w:pPr>
        <w:spacing w:after="100" w:afterAutospacing="1" w:line="480" w:lineRule="auto"/>
        <w:ind w:firstLine="720"/>
        <w:rPr>
          <w:rFonts w:ascii="Calibri" w:eastAsia="Calibri" w:hAnsi="Calibri" w:cs="Times New Roman"/>
        </w:rPr>
      </w:pPr>
    </w:p>
    <w:p w14:paraId="2BA06AED" w14:textId="77777777" w:rsidR="00B176E4" w:rsidRDefault="00B176E4" w:rsidP="00B176E4">
      <w:pPr>
        <w:spacing w:after="100" w:afterAutospacing="1" w:line="480" w:lineRule="auto"/>
        <w:ind w:firstLine="720"/>
        <w:rPr>
          <w:rFonts w:ascii="Calibri" w:eastAsia="Calibri" w:hAnsi="Calibri" w:cs="Times New Roman"/>
        </w:rPr>
      </w:pPr>
      <w:r w:rsidRPr="00FF4E42">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1">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2">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3">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Default="00B176E4" w:rsidP="00B176E4">
      <w:pPr>
        <w:spacing w:after="100" w:afterAutospacing="1" w:line="480" w:lineRule="auto"/>
        <w:ind w:firstLine="720"/>
      </w:pPr>
      <w:r>
        <w:rPr>
          <w:rFonts w:ascii="Calibri" w:eastAsia="Calibri" w:hAnsi="Calibri" w:cs="Times New Roman"/>
        </w:rPr>
        <w:t>Our exploratory analysis on the effect of initial support for a topic by category (e.g., negative, neutral, or positive) revealed that there was a significant two-way interaction between social consensus and initial categorically positive support (</w:t>
      </w:r>
      <w:r w:rsidRPr="00F22ED1">
        <w:rPr>
          <w:rFonts w:ascii="Calibri" w:eastAsia="Calibri" w:hAnsi="Calibri" w:cs="Times New Roman"/>
        </w:rPr>
        <w:t xml:space="preserve">ß = </w:t>
      </w:r>
      <w:r>
        <w:rPr>
          <w:rFonts w:ascii="Calibri" w:eastAsia="Calibri" w:hAnsi="Calibri" w:cs="Times New Roman"/>
        </w:rPr>
        <w:t>-9.86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0.0420) and a significant three-way interaction between conviction condition, social consensus, and categorically positive support (</w:t>
      </w:r>
      <w:r w:rsidRPr="00F22ED1">
        <w:rPr>
          <w:rFonts w:ascii="Calibri" w:eastAsia="Calibri" w:hAnsi="Calibri" w:cs="Times New Roman"/>
        </w:rPr>
        <w:t xml:space="preserve">ß = </w:t>
      </w:r>
      <w:r>
        <w:rPr>
          <w:rFonts w:ascii="Calibri" w:eastAsia="Calibri" w:hAnsi="Calibri" w:cs="Times New Roman"/>
        </w:rPr>
        <w:t>14</w:t>
      </w:r>
      <w:r w:rsidRPr="00F22ED1">
        <w:rPr>
          <w:rFonts w:ascii="Calibri" w:eastAsia="Calibri" w:hAnsi="Calibri" w:cs="Times New Roman"/>
        </w:rPr>
        <w:t>.</w:t>
      </w:r>
      <w:r>
        <w:rPr>
          <w:rFonts w:ascii="Calibri" w:eastAsia="Calibri" w:hAnsi="Calibri" w:cs="Times New Roman"/>
        </w:rPr>
        <w:t>18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0.0463) for the topic of UHC, but not for capital punishment or usage of AI in the workplace. </w:t>
      </w:r>
      <w:r>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BF3ED5" w:rsidRDefault="00B176E4" w:rsidP="00B176E4">
      <w:pPr>
        <w:spacing w:after="100" w:afterAutospacing="1" w:line="480" w:lineRule="auto"/>
        <w:ind w:firstLine="720"/>
      </w:pPr>
      <w:r>
        <w:t>Lastly,</w:t>
      </w:r>
      <w:r>
        <w:rPr>
          <w:rFonts w:ascii="Calibri" w:eastAsia="Calibri" w:hAnsi="Calibri" w:cs="Times New Roman"/>
        </w:rPr>
        <w:t xml:space="preserve"> a sensitivity analysis indicated that, in theory, </w:t>
      </w:r>
      <w:r w:rsidRPr="008A4ED7">
        <w:rPr>
          <w:rFonts w:ascii="Calibri" w:eastAsia="Calibri" w:hAnsi="Calibri" w:cs="Times New Roman"/>
        </w:rPr>
        <w:t xml:space="preserve">unobserved confounders </w:t>
      </w:r>
      <w:r>
        <w:rPr>
          <w:rFonts w:ascii="Calibri" w:eastAsia="Calibri" w:hAnsi="Calibri" w:cs="Times New Roman"/>
        </w:rPr>
        <w:t>explaining 7</w:t>
      </w:r>
      <w:r w:rsidRPr="008A4ED7">
        <w:rPr>
          <w:rFonts w:ascii="Calibri" w:eastAsia="Calibri" w:hAnsi="Calibri" w:cs="Times New Roman"/>
        </w:rPr>
        <w:t>.</w:t>
      </w:r>
      <w:r>
        <w:rPr>
          <w:rFonts w:ascii="Calibri" w:eastAsia="Calibri" w:hAnsi="Calibri" w:cs="Times New Roman"/>
        </w:rPr>
        <w:t>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outcome </w:t>
      </w:r>
      <w:r>
        <w:rPr>
          <w:rFonts w:ascii="Calibri" w:eastAsia="Calibri" w:hAnsi="Calibri" w:cs="Times New Roman"/>
        </w:rPr>
        <w:t>would be</w:t>
      </w:r>
      <w:r w:rsidRPr="008A4ED7">
        <w:rPr>
          <w:rFonts w:ascii="Calibri" w:eastAsia="Calibri" w:hAnsi="Calibri" w:cs="Times New Roman"/>
        </w:rPr>
        <w:t xml:space="preserve"> sufficiently strong </w:t>
      </w:r>
      <w:r w:rsidRPr="008A4ED7">
        <w:rPr>
          <w:rFonts w:ascii="Calibri" w:eastAsia="Calibri" w:hAnsi="Calibri" w:cs="Times New Roman"/>
        </w:rPr>
        <w:lastRenderedPageBreak/>
        <w:t xml:space="preserve">to explain away all the observed effect. </w:t>
      </w:r>
      <w:r>
        <w:rPr>
          <w:rFonts w:ascii="Calibri" w:eastAsia="Calibri" w:hAnsi="Calibri" w:cs="Times New Roman"/>
        </w:rPr>
        <w:t xml:space="preserve">Conversely, this indicates that </w:t>
      </w:r>
      <w:r w:rsidRPr="008A4ED7">
        <w:rPr>
          <w:rFonts w:ascii="Calibri" w:eastAsia="Calibri" w:hAnsi="Calibri" w:cs="Times New Roman"/>
        </w:rPr>
        <w:t xml:space="preserve">unobserved confounders </w:t>
      </w:r>
      <w:r>
        <w:rPr>
          <w:rFonts w:ascii="Calibri" w:eastAsia="Calibri" w:hAnsi="Calibri" w:cs="Times New Roman"/>
        </w:rPr>
        <w:t>that do not explain at least 7.71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the outcome </w:t>
      </w:r>
      <w:r>
        <w:rPr>
          <w:rFonts w:ascii="Calibri" w:eastAsia="Calibri" w:hAnsi="Calibri" w:cs="Times New Roman"/>
        </w:rPr>
        <w:t>would not be sufficiently strong enough to explain our observed effect.</w:t>
      </w:r>
      <w:r w:rsidRPr="00F61697">
        <w:rPr>
          <w:rFonts w:ascii="Calibri" w:eastAsia="Calibri" w:hAnsi="Calibri" w:cs="Times New Roman"/>
          <w:szCs w:val="24"/>
        </w:rPr>
        <w:t xml:space="preserve"> </w:t>
      </w:r>
    </w:p>
    <w:p w14:paraId="2A38036E" w14:textId="77777777" w:rsidR="00235E75" w:rsidRDefault="00235E75" w:rsidP="00E116F2">
      <w:pPr>
        <w:pStyle w:val="BodyText"/>
      </w:pPr>
    </w:p>
    <w:p w14:paraId="3BFFBD9D" w14:textId="5C579CA4" w:rsidR="0078572C" w:rsidRDefault="00235E75" w:rsidP="0078572C">
      <w:pPr>
        <w:pStyle w:val="Heading1"/>
      </w:pPr>
      <w:r>
        <w:br w:type="page"/>
      </w:r>
      <w:bookmarkStart w:id="64" w:name="_Toc195284268"/>
      <w:r w:rsidR="0078572C">
        <w:lastRenderedPageBreak/>
        <w:t>VITA</w:t>
      </w:r>
      <w:bookmarkEnd w:id="64"/>
    </w:p>
    <w:p w14:paraId="5D19F1E5" w14:textId="77777777" w:rsidR="0078572C" w:rsidRDefault="0078572C" w:rsidP="0078572C">
      <w:pPr>
        <w:jc w:val="center"/>
      </w:pPr>
    </w:p>
    <w:p w14:paraId="4761D16E" w14:textId="479F1215" w:rsidR="0078572C" w:rsidRDefault="0078572C" w:rsidP="0078572C">
      <w:r>
        <w:t xml:space="preserve">THIS IS PLACEHOLDER TEXT, I WILL WRITE A VITA LATER </w:t>
      </w:r>
    </w:p>
    <w:p w14:paraId="0EAC50BD" w14:textId="77777777" w:rsidR="0078572C" w:rsidRPr="00B67B0E" w:rsidRDefault="0078572C" w:rsidP="0078572C">
      <w:pPr>
        <w:rPr>
          <w:color w:val="000000" w:themeColor="text1"/>
        </w:rPr>
      </w:pPr>
      <w:r w:rsidRPr="00B67B0E">
        <w:rPr>
          <w:color w:val="000000"/>
        </w:rPr>
        <w:t xml:space="preserve"> </w:t>
      </w:r>
    </w:p>
    <w:p w14:paraId="1C62D669" w14:textId="03A22C18" w:rsidR="00235E75" w:rsidRDefault="00235E75"/>
    <w:sectPr w:rsidR="00235E75" w:rsidSect="00685849">
      <w:footerReference w:type="even" r:id="rId104"/>
      <w:footerReference w:type="default" r:id="rId10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75DC4" w14:textId="77777777" w:rsidR="006F0063" w:rsidRDefault="006F0063" w:rsidP="009C230E">
      <w:pPr>
        <w:spacing w:after="0" w:line="240" w:lineRule="auto"/>
      </w:pPr>
      <w:r>
        <w:separator/>
      </w:r>
    </w:p>
  </w:endnote>
  <w:endnote w:type="continuationSeparator" w:id="0">
    <w:p w14:paraId="4A2189D6" w14:textId="77777777" w:rsidR="006F0063" w:rsidRDefault="006F0063"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51697"/>
      <w:docPartObj>
        <w:docPartGallery w:val="Page Numbers (Bottom of Page)"/>
        <w:docPartUnique/>
      </w:docPartObj>
    </w:sdtPr>
    <w:sdtContent>
      <w:p w14:paraId="0FF08A4E" w14:textId="4AF72A9F" w:rsidR="004F3A3D" w:rsidRDefault="004F3A3D" w:rsidP="00BF3ED5">
        <w:pPr>
          <w:pStyle w:val="Foot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DE0C224" w14:textId="77777777" w:rsidR="009C230E" w:rsidRDefault="009C230E" w:rsidP="00BF3E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3BFFB" w14:textId="77777777" w:rsidR="006F0063" w:rsidRDefault="006F0063" w:rsidP="009C230E">
      <w:pPr>
        <w:spacing w:after="0" w:line="240" w:lineRule="auto"/>
      </w:pPr>
      <w:r>
        <w:separator/>
      </w:r>
    </w:p>
  </w:footnote>
  <w:footnote w:type="continuationSeparator" w:id="0">
    <w:p w14:paraId="4B64A9AF" w14:textId="77777777" w:rsidR="006F0063" w:rsidRDefault="006F0063"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3B5E"/>
    <w:rsid w:val="003F5334"/>
    <w:rsid w:val="003F5C58"/>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5B5D"/>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AAE"/>
    <w:rsid w:val="00595B11"/>
    <w:rsid w:val="0059685A"/>
    <w:rsid w:val="005A109B"/>
    <w:rsid w:val="005A1C16"/>
    <w:rsid w:val="005A2537"/>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5E71"/>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063"/>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72C"/>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4612"/>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5C90"/>
    <w:rsid w:val="00926B2A"/>
    <w:rsid w:val="0092719A"/>
    <w:rsid w:val="009274C3"/>
    <w:rsid w:val="0092772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46E16"/>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62AC"/>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01BF"/>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200C"/>
    <w:rsid w:val="00AE30BB"/>
    <w:rsid w:val="00AE4A12"/>
    <w:rsid w:val="00AE5529"/>
    <w:rsid w:val="00AE5877"/>
    <w:rsid w:val="00AF0A06"/>
    <w:rsid w:val="00AF1569"/>
    <w:rsid w:val="00AF25B3"/>
    <w:rsid w:val="00AF2808"/>
    <w:rsid w:val="00AF3464"/>
    <w:rsid w:val="00AF385F"/>
    <w:rsid w:val="00AF4D5D"/>
    <w:rsid w:val="00AF5533"/>
    <w:rsid w:val="00AF56F5"/>
    <w:rsid w:val="00AF7592"/>
    <w:rsid w:val="00AF7985"/>
    <w:rsid w:val="00B004D7"/>
    <w:rsid w:val="00B0090D"/>
    <w:rsid w:val="00B01764"/>
    <w:rsid w:val="00B01BE1"/>
    <w:rsid w:val="00B01EEF"/>
    <w:rsid w:val="00B0456C"/>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6724"/>
    <w:rsid w:val="00C876C6"/>
    <w:rsid w:val="00C87CBD"/>
    <w:rsid w:val="00C919EC"/>
    <w:rsid w:val="00C925BC"/>
    <w:rsid w:val="00C930C7"/>
    <w:rsid w:val="00C9363A"/>
    <w:rsid w:val="00CA1FF1"/>
    <w:rsid w:val="00CA254B"/>
    <w:rsid w:val="00CA48E3"/>
    <w:rsid w:val="00CA4B61"/>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E7C70"/>
    <w:rsid w:val="00DF1FA1"/>
    <w:rsid w:val="00DF1FA7"/>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0AC"/>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1-9010.86.6.1191" TargetMode="External"/><Relationship Id="rId21" Type="http://schemas.openxmlformats.org/officeDocument/2006/relationships/hyperlink" Target="https://doi.org/10.1111/pops.12507" TargetMode="External"/><Relationship Id="rId42" Type="http://schemas.openxmlformats.org/officeDocument/2006/relationships/hyperlink" Target="https://doi.org/10.1177/1075547017748948" TargetMode="External"/><Relationship Id="rId47" Type="http://schemas.openxmlformats.org/officeDocument/2006/relationships/hyperlink" Target="https://doi.org/10.1007/s10551-018-3937-8" TargetMode="External"/><Relationship Id="rId63" Type="http://schemas.openxmlformats.org/officeDocument/2006/relationships/hyperlink" Target="https://doi.org/10.1111/pops.12166" TargetMode="External"/><Relationship Id="rId68" Type="http://schemas.openxmlformats.org/officeDocument/2006/relationships/hyperlink" Target="https://doi.org/10.1002/ejsp.1930" TargetMode="External"/><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doi.org/10.1111/spol.12237" TargetMode="External"/><Relationship Id="rId107" Type="http://schemas.microsoft.com/office/2011/relationships/people" Target="people.xml"/><Relationship Id="rId11" Type="http://schemas.openxmlformats.org/officeDocument/2006/relationships/image" Target="media/image1.png"/><Relationship Id="rId32" Type="http://schemas.openxmlformats.org/officeDocument/2006/relationships/hyperlink" Target="https://doi.org/10.3758/BF03193146" TargetMode="External"/><Relationship Id="rId37" Type="http://schemas.openxmlformats.org/officeDocument/2006/relationships/hyperlink" Target="https://doi.org/10.1207/S15324834BASP2303_6" TargetMode="External"/><Relationship Id="rId53" Type="http://schemas.openxmlformats.org/officeDocument/2006/relationships/hyperlink" Target="https://doi.org/10.1023/A:1022053215271" TargetMode="External"/><Relationship Id="rId58" Type="http://schemas.openxmlformats.org/officeDocument/2006/relationships/hyperlink" Target="https://doi.org/10.1093/poq/nfq073" TargetMode="External"/><Relationship Id="rId74" Type="http://schemas.openxmlformats.org/officeDocument/2006/relationships/hyperlink" Target="https://doi.org/10.1016/j.jen.2014.11.001" TargetMode="External"/><Relationship Id="rId79" Type="http://schemas.openxmlformats.org/officeDocument/2006/relationships/image" Target="media/image2.png"/><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https://doi.org/10.1177/0146167208322557" TargetMode="External"/><Relationship Id="rId27" Type="http://schemas.openxmlformats.org/officeDocument/2006/relationships/hyperlink" Target="https://doi.org/10.1037/h0046408" TargetMode="External"/><Relationship Id="rId43" Type="http://schemas.openxmlformats.org/officeDocument/2006/relationships/hyperlink" Target="https://doi.org/10.1177/09567976211040803" TargetMode="External"/><Relationship Id="rId48" Type="http://schemas.openxmlformats.org/officeDocument/2006/relationships/hyperlink" Target="https://doi.org/10.1016/S1057-7408(08)80058-7" TargetMode="External"/><Relationship Id="rId64" Type="http://schemas.openxmlformats.org/officeDocument/2006/relationships/hyperlink" Target="https://doi.org/10.1016/j.copsyc.2015.03.025" TargetMode="External"/><Relationship Id="rId69" Type="http://schemas.openxmlformats.org/officeDocument/2006/relationships/hyperlink" Target="https://doi.org/10.3390/ijerph18168565" TargetMode="External"/><Relationship Id="rId80" Type="http://schemas.openxmlformats.org/officeDocument/2006/relationships/image" Target="media/image3.png"/><Relationship Id="rId85" Type="http://schemas.openxmlformats.org/officeDocument/2006/relationships/image" Target="media/image8.png"/><Relationship Id="rId12" Type="http://schemas.openxmlformats.org/officeDocument/2006/relationships/hyperlink" Target="https://doi.org/10.1016/j.jemep.2021.100661" TargetMode="External"/><Relationship Id="rId17" Type="http://schemas.openxmlformats.org/officeDocument/2006/relationships/hyperlink" Target="https://doi.org/10.1037/0022-3514.81.4.566" TargetMode="External"/><Relationship Id="rId33" Type="http://schemas.openxmlformats.org/officeDocument/2006/relationships/hyperlink" Target="https://doi.org/10.1215/03616878-3161212" TargetMode="External"/><Relationship Id="rId38" Type="http://schemas.openxmlformats.org/officeDocument/2006/relationships/hyperlink" Target="https://doi.org/10.1016/S0022-1031(03)00038-6" TargetMode="External"/><Relationship Id="rId59" Type="http://schemas.openxmlformats.org/officeDocument/2006/relationships/hyperlink" Target="https://doi.org/10.1016/j.cogpsych.2011.03.001" TargetMode="External"/><Relationship Id="rId103" Type="http://schemas.openxmlformats.org/officeDocument/2006/relationships/image" Target="media/image26.png"/><Relationship Id="rId108" Type="http://schemas.openxmlformats.org/officeDocument/2006/relationships/theme" Target="theme/theme1.xml"/><Relationship Id="rId20" Type="http://schemas.openxmlformats.org/officeDocument/2006/relationships/hyperlink" Target="https://doi.org/10.1207/s15327965pli1001_6" TargetMode="External"/><Relationship Id="rId41" Type="http://schemas.openxmlformats.org/officeDocument/2006/relationships/hyperlink" Target="https://doi.org/10.1111/j.1467-9280.1996.tb00344.x" TargetMode="External"/><Relationship Id="rId54" Type="http://schemas.openxmlformats.org/officeDocument/2006/relationships/hyperlink" Target="https://doi.org/10.1016/j.jbusres.2015.05.010" TargetMode="External"/><Relationship Id="rId62" Type="http://schemas.openxmlformats.org/officeDocument/2006/relationships/hyperlink" Target="https://doi.org/10.1037/0022-3514.88.6.895" TargetMode="External"/><Relationship Id="rId70" Type="http://schemas.openxmlformats.org/officeDocument/2006/relationships/hyperlink" Target="https://doi.org/10.1126/science.185.4157.1124" TargetMode="External"/><Relationship Id="rId75" Type="http://schemas.openxmlformats.org/officeDocument/2006/relationships/hyperlink" Target="https://doi.org/10.1177/0146167211398364" TargetMode="Externa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37/h0093718" TargetMode="External"/><Relationship Id="rId23" Type="http://schemas.openxmlformats.org/officeDocument/2006/relationships/hyperlink" Target="https://doi.org/10.1146/annurev.psych.57.102904.190034" TargetMode="External"/><Relationship Id="rId28" Type="http://schemas.openxmlformats.org/officeDocument/2006/relationships/hyperlink" Target="https://www.kff.org/affordable-care-act/poll-finding/kaiser-health-policy-tracking-poll-december-2014/" TargetMode="External"/><Relationship Id="rId36" Type="http://schemas.openxmlformats.org/officeDocument/2006/relationships/hyperlink" Target="https://doi.org/10.1377/hlthaff.W5.63" TargetMode="External"/><Relationship Id="rId49" Type="http://schemas.openxmlformats.org/officeDocument/2006/relationships/hyperlink" Target="https://doi.org/10.1186/1471-2296-7-21" TargetMode="External"/><Relationship Id="rId57" Type="http://schemas.openxmlformats.org/officeDocument/2006/relationships/hyperlink" Target="https://doi.org/10.1377/hlthaff.W5.289"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i.org/10.3758/BRM.41.4.1149" TargetMode="External"/><Relationship Id="rId44" Type="http://schemas.openxmlformats.org/officeDocument/2006/relationships/hyperlink" Target="https://doi.org/10.1207/S15327965PL100201" TargetMode="External"/><Relationship Id="rId52" Type="http://schemas.openxmlformats.org/officeDocument/2006/relationships/hyperlink" Target="https://doi.org/10.1001/jama.2018.1150" TargetMode="External"/><Relationship Id="rId60" Type="http://schemas.openxmlformats.org/officeDocument/2006/relationships/hyperlink" Target="https://doi.org/10.1111/j.1751-9004.2010.00254.x" TargetMode="External"/><Relationship Id="rId65" Type="http://schemas.openxmlformats.org/officeDocument/2006/relationships/hyperlink" Target="https://doi.org/10.1177/0963721417727861" TargetMode="External"/><Relationship Id="rId73" Type="http://schemas.openxmlformats.org/officeDocument/2006/relationships/hyperlink" Target="https://doi.org/10.1348/0144666042037971" TargetMode="External"/><Relationship Id="rId78" Type="http://schemas.openxmlformats.org/officeDocument/2006/relationships/hyperlink" Target="https://iris.who.int/handle/10665/112671" TargetMode="Externa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org/10.1111/jmwh.13233" TargetMode="External"/><Relationship Id="rId18" Type="http://schemas.openxmlformats.org/officeDocument/2006/relationships/hyperlink" Target="https://doi.org/10.1007/BF00705573" TargetMode="External"/><Relationship Id="rId39" Type="http://schemas.openxmlformats.org/officeDocument/2006/relationships/hyperlink" Target="https://doi.org/10.1016/j.socscimed.2016.12.006" TargetMode="External"/><Relationship Id="rId34" Type="http://schemas.openxmlformats.org/officeDocument/2006/relationships/hyperlink" Target="https://doi.org/10.1016/S0140-6736(17)32148-7" TargetMode="External"/><Relationship Id="rId50" Type="http://schemas.openxmlformats.org/officeDocument/2006/relationships/hyperlink" Target="https://doi.org/10.1002/9781118766804.wbiect067" TargetMode="External"/><Relationship Id="rId55" Type="http://schemas.openxmlformats.org/officeDocument/2006/relationships/hyperlink" Target="https://doi.org/10.1177/0194599813515839" TargetMode="External"/><Relationship Id="rId76" Type="http://schemas.openxmlformats.org/officeDocument/2006/relationships/hyperlink" Target="https://doi.org/10.1177/000271621038630" TargetMode="External"/><Relationship Id="rId97" Type="http://schemas.openxmlformats.org/officeDocument/2006/relationships/image" Target="media/image20.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doi.org/10.1016/j.pmedr.2018.10.003"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doi.org/10.1080/13527266.2022.2034033" TargetMode="External"/><Relationship Id="rId24" Type="http://schemas.openxmlformats.org/officeDocument/2006/relationships/hyperlink" Target="https://doi.org/10.1016/j.amjmed.2015.01.032" TargetMode="External"/><Relationship Id="rId40" Type="http://schemas.openxmlformats.org/officeDocument/2006/relationships/hyperlink" Target="https://doi.org/10.1007/s10654-023-01006-3" TargetMode="External"/><Relationship Id="rId45" Type="http://schemas.openxmlformats.org/officeDocument/2006/relationships/hyperlink" Target="https://doi.org/10.1027/1864-9335/a000254" TargetMode="External"/><Relationship Id="rId66" Type="http://schemas.openxmlformats.org/officeDocument/2006/relationships/hyperlink" Target="https://doi.org/10.1542/peds.2007-1760" TargetMode="External"/><Relationship Id="rId87" Type="http://schemas.openxmlformats.org/officeDocument/2006/relationships/image" Target="media/image10.png"/><Relationship Id="rId61" Type="http://schemas.openxmlformats.org/officeDocument/2006/relationships/hyperlink" Target="https://doi.org/10.2139/ssrn.1493520" TargetMode="External"/><Relationship Id="rId82" Type="http://schemas.openxmlformats.org/officeDocument/2006/relationships/image" Target="media/image5.png"/><Relationship Id="rId19" Type="http://schemas.openxmlformats.org/officeDocument/2006/relationships/hyperlink" Target="https://doi.org/10.4135/9781452218410.n7" TargetMode="External"/><Relationship Id="rId14" Type="http://schemas.openxmlformats.org/officeDocument/2006/relationships/hyperlink" Target="https://doi.org/10.1080/15534510.2011.640199" TargetMode="External"/><Relationship Id="rId30" Type="http://schemas.openxmlformats.org/officeDocument/2006/relationships/hyperlink" Target="https://doi.org/10.1080/08870440802311348" TargetMode="External"/><Relationship Id="rId35" Type="http://schemas.openxmlformats.org/officeDocument/2006/relationships/hyperlink" Target="https://doi.org/10.7910/DVN/AO7IYJ" TargetMode="External"/><Relationship Id="rId56" Type="http://schemas.openxmlformats.org/officeDocument/2006/relationships/hyperlink" Target="https://doi.org/10.1111/1467-9280.00139" TargetMode="External"/><Relationship Id="rId77" Type="http://schemas.openxmlformats.org/officeDocument/2006/relationships/hyperlink" Target="https://doi.org/10.1017/pls.2020.22" TargetMode="External"/><Relationship Id="rId100" Type="http://schemas.openxmlformats.org/officeDocument/2006/relationships/image" Target="media/image23.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doi.org/10.1016/j.healthpol.2011.08.008" TargetMode="External"/><Relationship Id="rId72" Type="http://schemas.openxmlformats.org/officeDocument/2006/relationships/hyperlink" Target="https://doi.org/10.1111/j.1751-9004.2012.00438.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doi.org/10.3390/cli8110130" TargetMode="External"/><Relationship Id="rId46" Type="http://schemas.openxmlformats.org/officeDocument/2006/relationships/hyperlink" Target="https://doi.org/10.1038/s41598-022-17430-6" TargetMode="External"/><Relationship Id="rId67" Type="http://schemas.openxmlformats.org/officeDocument/2006/relationships/hyperlink" Target="https://doi.org/10.1177/014616720127400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3.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4.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Template>
  <TotalTime>434</TotalTime>
  <Pages>111</Pages>
  <Words>25341</Words>
  <Characters>144449</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327</cp:revision>
  <dcterms:created xsi:type="dcterms:W3CDTF">2025-02-19T16:38:00Z</dcterms:created>
  <dcterms:modified xsi:type="dcterms:W3CDTF">2025-04-11T22:17:00Z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