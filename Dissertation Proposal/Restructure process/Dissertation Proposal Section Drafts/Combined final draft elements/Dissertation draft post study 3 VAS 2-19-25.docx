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1474567" w:displacedByCustomXml="next"/>
    <w:sdt>
      <w:sdtPr>
        <w:rPr>
          <w:rFonts w:asciiTheme="minorHAnsi" w:eastAsiaTheme="minorHAnsi" w:hAnsiTheme="minorHAnsi" w:cstheme="minorBidi"/>
          <w:color w:val="auto"/>
          <w:kern w:val="2"/>
          <w:sz w:val="24"/>
          <w:szCs w:val="22"/>
          <w14:ligatures w14:val="standardContextual"/>
        </w:rPr>
        <w:id w:val="671381905"/>
        <w:docPartObj>
          <w:docPartGallery w:val="Table of Contents"/>
          <w:docPartUnique/>
        </w:docPartObj>
      </w:sdtPr>
      <w:sdtEndPr>
        <w:rPr>
          <w:b/>
          <w:bCs/>
          <w:noProof/>
        </w:rPr>
      </w:sdtEndPr>
      <w:sdtContent>
        <w:p w14:paraId="3DE12EF1" w14:textId="60DF7C54" w:rsidR="00515F86" w:rsidRDefault="00515F86">
          <w:pPr>
            <w:pStyle w:val="TOCHeading"/>
          </w:pPr>
          <w:r>
            <w:t>Contents</w:t>
          </w:r>
        </w:p>
        <w:p w14:paraId="70ABA83E" w14:textId="6288F859" w:rsidR="009E5A24" w:rsidRDefault="00515F86">
          <w:pPr>
            <w:pStyle w:val="TOC1"/>
            <w:tabs>
              <w:tab w:val="right" w:leader="dot" w:pos="9350"/>
            </w:tabs>
            <w:rPr>
              <w:ins w:id="1" w:author="Duan, Sean (MU-Student)" w:date="2025-03-31T13:56:00Z" w16du:dateUtc="2025-03-31T18:56:00Z"/>
              <w:rFonts w:eastAsiaTheme="minorEastAsia"/>
              <w:noProof/>
              <w:szCs w:val="24"/>
            </w:rPr>
          </w:pPr>
          <w:r>
            <w:fldChar w:fldCharType="begin"/>
          </w:r>
          <w:r>
            <w:instrText xml:space="preserve"> TOC \o "1-3" \h \z \u </w:instrText>
          </w:r>
          <w:r>
            <w:fldChar w:fldCharType="separate"/>
          </w:r>
          <w:ins w:id="2" w:author="Duan, Sean (MU-Student)" w:date="2025-03-31T13:56:00Z" w16du:dateUtc="2025-03-31T18:56:00Z">
            <w:r w:rsidR="009E5A24" w:rsidRPr="00AD236D">
              <w:rPr>
                <w:rStyle w:val="Hyperlink"/>
                <w:noProof/>
              </w:rPr>
              <w:fldChar w:fldCharType="begin"/>
            </w:r>
            <w:r w:rsidR="009E5A24" w:rsidRPr="00AD236D">
              <w:rPr>
                <w:rStyle w:val="Hyperlink"/>
                <w:noProof/>
              </w:rPr>
              <w:instrText xml:space="preserve"> </w:instrText>
            </w:r>
            <w:r w:rsidR="009E5A24">
              <w:rPr>
                <w:noProof/>
              </w:rPr>
              <w:instrText>HYPERLINK \l "_Toc194321783"</w:instrText>
            </w:r>
            <w:r w:rsidR="009E5A24" w:rsidRPr="00AD236D">
              <w:rPr>
                <w:rStyle w:val="Hyperlink"/>
                <w:noProof/>
              </w:rPr>
              <w:instrText xml:space="preserve"> </w:instrText>
            </w:r>
            <w:r w:rsidR="009E5A24" w:rsidRPr="00AD236D">
              <w:rPr>
                <w:rStyle w:val="Hyperlink"/>
                <w:noProof/>
              </w:rPr>
            </w:r>
            <w:r w:rsidR="009E5A24" w:rsidRPr="00AD236D">
              <w:rPr>
                <w:rStyle w:val="Hyperlink"/>
                <w:noProof/>
              </w:rPr>
              <w:fldChar w:fldCharType="separate"/>
            </w:r>
            <w:r w:rsidR="009E5A24" w:rsidRPr="00AD236D">
              <w:rPr>
                <w:rStyle w:val="Hyperlink"/>
                <w:noProof/>
              </w:rPr>
              <w:t>Chapter 1: Introduction – Broad Overview of Research</w:t>
            </w:r>
            <w:r w:rsidR="009E5A24">
              <w:rPr>
                <w:noProof/>
                <w:webHidden/>
              </w:rPr>
              <w:tab/>
            </w:r>
            <w:r w:rsidR="009E5A24">
              <w:rPr>
                <w:noProof/>
                <w:webHidden/>
              </w:rPr>
              <w:fldChar w:fldCharType="begin"/>
            </w:r>
            <w:r w:rsidR="009E5A24">
              <w:rPr>
                <w:noProof/>
                <w:webHidden/>
              </w:rPr>
              <w:instrText xml:space="preserve"> PAGEREF _Toc194321783 \h </w:instrText>
            </w:r>
          </w:ins>
          <w:r w:rsidR="009E5A24">
            <w:rPr>
              <w:noProof/>
              <w:webHidden/>
            </w:rPr>
          </w:r>
          <w:r w:rsidR="009E5A24">
            <w:rPr>
              <w:noProof/>
              <w:webHidden/>
            </w:rPr>
            <w:fldChar w:fldCharType="separate"/>
          </w:r>
          <w:ins w:id="3" w:author="Duan, Sean (MU-Student)" w:date="2025-03-31T13:56:00Z" w16du:dateUtc="2025-03-31T18:56:00Z">
            <w:r w:rsidR="009E5A24">
              <w:rPr>
                <w:noProof/>
                <w:webHidden/>
              </w:rPr>
              <w:t>4</w:t>
            </w:r>
            <w:r w:rsidR="009E5A24">
              <w:rPr>
                <w:noProof/>
                <w:webHidden/>
              </w:rPr>
              <w:fldChar w:fldCharType="end"/>
            </w:r>
            <w:r w:rsidR="009E5A24" w:rsidRPr="00AD236D">
              <w:rPr>
                <w:rStyle w:val="Hyperlink"/>
                <w:noProof/>
              </w:rPr>
              <w:fldChar w:fldCharType="end"/>
            </w:r>
          </w:ins>
        </w:p>
        <w:p w14:paraId="04623BCD" w14:textId="118E1F8C" w:rsidR="009E5A24" w:rsidRDefault="009E5A24">
          <w:pPr>
            <w:pStyle w:val="TOC1"/>
            <w:tabs>
              <w:tab w:val="right" w:leader="dot" w:pos="9350"/>
            </w:tabs>
            <w:rPr>
              <w:ins w:id="4" w:author="Duan, Sean (MU-Student)" w:date="2025-03-31T13:56:00Z" w16du:dateUtc="2025-03-31T18:56:00Z"/>
              <w:rFonts w:eastAsiaTheme="minorEastAsia"/>
              <w:noProof/>
              <w:szCs w:val="24"/>
            </w:rPr>
          </w:pPr>
          <w:ins w:id="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Chapter 2: Review of the Literature</w:t>
            </w:r>
            <w:r>
              <w:rPr>
                <w:noProof/>
                <w:webHidden/>
              </w:rPr>
              <w:tab/>
            </w:r>
            <w:r>
              <w:rPr>
                <w:noProof/>
                <w:webHidden/>
              </w:rPr>
              <w:fldChar w:fldCharType="begin"/>
            </w:r>
            <w:r>
              <w:rPr>
                <w:noProof/>
                <w:webHidden/>
              </w:rPr>
              <w:instrText xml:space="preserve"> PAGEREF _Toc194321784 \h </w:instrText>
            </w:r>
          </w:ins>
          <w:r>
            <w:rPr>
              <w:noProof/>
              <w:webHidden/>
            </w:rPr>
          </w:r>
          <w:r>
            <w:rPr>
              <w:noProof/>
              <w:webHidden/>
            </w:rPr>
            <w:fldChar w:fldCharType="separate"/>
          </w:r>
          <w:ins w:id="6" w:author="Duan, Sean (MU-Student)" w:date="2025-03-31T13:56:00Z" w16du:dateUtc="2025-03-31T18:56:00Z">
            <w:r>
              <w:rPr>
                <w:noProof/>
                <w:webHidden/>
              </w:rPr>
              <w:t>6</w:t>
            </w:r>
            <w:r>
              <w:rPr>
                <w:noProof/>
                <w:webHidden/>
              </w:rPr>
              <w:fldChar w:fldCharType="end"/>
            </w:r>
            <w:r w:rsidRPr="00AD236D">
              <w:rPr>
                <w:rStyle w:val="Hyperlink"/>
                <w:noProof/>
              </w:rPr>
              <w:fldChar w:fldCharType="end"/>
            </w:r>
          </w:ins>
        </w:p>
        <w:p w14:paraId="479CE2E4" w14:textId="2BC12EE8" w:rsidR="009E5A24" w:rsidRDefault="009E5A24">
          <w:pPr>
            <w:pStyle w:val="TOC2"/>
            <w:tabs>
              <w:tab w:val="right" w:leader="dot" w:pos="9350"/>
            </w:tabs>
            <w:rPr>
              <w:ins w:id="7" w:author="Duan, Sean (MU-Student)" w:date="2025-03-31T13:56:00Z" w16du:dateUtc="2025-03-31T18:56:00Z"/>
              <w:rFonts w:eastAsiaTheme="minorEastAsia"/>
              <w:noProof/>
              <w:szCs w:val="24"/>
            </w:rPr>
          </w:pPr>
          <w:ins w:id="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Attitude/Belief Formation</w:t>
            </w:r>
            <w:r>
              <w:rPr>
                <w:noProof/>
                <w:webHidden/>
              </w:rPr>
              <w:tab/>
            </w:r>
            <w:r>
              <w:rPr>
                <w:noProof/>
                <w:webHidden/>
              </w:rPr>
              <w:fldChar w:fldCharType="begin"/>
            </w:r>
            <w:r>
              <w:rPr>
                <w:noProof/>
                <w:webHidden/>
              </w:rPr>
              <w:instrText xml:space="preserve"> PAGEREF _Toc194321785 \h </w:instrText>
            </w:r>
          </w:ins>
          <w:r>
            <w:rPr>
              <w:noProof/>
              <w:webHidden/>
            </w:rPr>
          </w:r>
          <w:r>
            <w:rPr>
              <w:noProof/>
              <w:webHidden/>
            </w:rPr>
            <w:fldChar w:fldCharType="separate"/>
          </w:r>
          <w:ins w:id="9" w:author="Duan, Sean (MU-Student)" w:date="2025-03-31T13:56:00Z" w16du:dateUtc="2025-03-31T18:56:00Z">
            <w:r>
              <w:rPr>
                <w:noProof/>
                <w:webHidden/>
              </w:rPr>
              <w:t>6</w:t>
            </w:r>
            <w:r>
              <w:rPr>
                <w:noProof/>
                <w:webHidden/>
              </w:rPr>
              <w:fldChar w:fldCharType="end"/>
            </w:r>
            <w:r w:rsidRPr="00AD236D">
              <w:rPr>
                <w:rStyle w:val="Hyperlink"/>
                <w:noProof/>
              </w:rPr>
              <w:fldChar w:fldCharType="end"/>
            </w:r>
          </w:ins>
        </w:p>
        <w:p w14:paraId="68B9203D" w14:textId="309114AA" w:rsidR="009E5A24" w:rsidRDefault="009E5A24">
          <w:pPr>
            <w:pStyle w:val="TOC2"/>
            <w:tabs>
              <w:tab w:val="right" w:leader="dot" w:pos="9350"/>
            </w:tabs>
            <w:rPr>
              <w:ins w:id="10" w:author="Duan, Sean (MU-Student)" w:date="2025-03-31T13:56:00Z" w16du:dateUtc="2025-03-31T18:56:00Z"/>
              <w:rFonts w:eastAsiaTheme="minorEastAsia"/>
              <w:noProof/>
              <w:szCs w:val="24"/>
            </w:rPr>
          </w:pPr>
          <w:ins w:id="1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Models of Attitude Change</w:t>
            </w:r>
            <w:r>
              <w:rPr>
                <w:noProof/>
                <w:webHidden/>
              </w:rPr>
              <w:tab/>
            </w:r>
            <w:r>
              <w:rPr>
                <w:noProof/>
                <w:webHidden/>
              </w:rPr>
              <w:fldChar w:fldCharType="begin"/>
            </w:r>
            <w:r>
              <w:rPr>
                <w:noProof/>
                <w:webHidden/>
              </w:rPr>
              <w:instrText xml:space="preserve"> PAGEREF _Toc194321786 \h </w:instrText>
            </w:r>
          </w:ins>
          <w:r>
            <w:rPr>
              <w:noProof/>
              <w:webHidden/>
            </w:rPr>
          </w:r>
          <w:r>
            <w:rPr>
              <w:noProof/>
              <w:webHidden/>
            </w:rPr>
            <w:fldChar w:fldCharType="separate"/>
          </w:r>
          <w:ins w:id="12" w:author="Duan, Sean (MU-Student)" w:date="2025-03-31T13:56:00Z" w16du:dateUtc="2025-03-31T18:56:00Z">
            <w:r>
              <w:rPr>
                <w:noProof/>
                <w:webHidden/>
              </w:rPr>
              <w:t>7</w:t>
            </w:r>
            <w:r>
              <w:rPr>
                <w:noProof/>
                <w:webHidden/>
              </w:rPr>
              <w:fldChar w:fldCharType="end"/>
            </w:r>
            <w:r w:rsidRPr="00AD236D">
              <w:rPr>
                <w:rStyle w:val="Hyperlink"/>
                <w:noProof/>
              </w:rPr>
              <w:fldChar w:fldCharType="end"/>
            </w:r>
          </w:ins>
        </w:p>
        <w:p w14:paraId="2116B514" w14:textId="4A4E2E39" w:rsidR="009E5A24" w:rsidRDefault="009E5A24">
          <w:pPr>
            <w:pStyle w:val="TOC2"/>
            <w:tabs>
              <w:tab w:val="right" w:leader="dot" w:pos="9350"/>
            </w:tabs>
            <w:rPr>
              <w:ins w:id="13" w:author="Duan, Sean (MU-Student)" w:date="2025-03-31T13:56:00Z" w16du:dateUtc="2025-03-31T18:56:00Z"/>
              <w:rFonts w:eastAsiaTheme="minorEastAsia"/>
              <w:noProof/>
              <w:szCs w:val="24"/>
            </w:rPr>
          </w:pPr>
          <w:ins w:id="1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Social Consensus</w:t>
            </w:r>
            <w:r>
              <w:rPr>
                <w:noProof/>
                <w:webHidden/>
              </w:rPr>
              <w:tab/>
            </w:r>
            <w:r>
              <w:rPr>
                <w:noProof/>
                <w:webHidden/>
              </w:rPr>
              <w:fldChar w:fldCharType="begin"/>
            </w:r>
            <w:r>
              <w:rPr>
                <w:noProof/>
                <w:webHidden/>
              </w:rPr>
              <w:instrText xml:space="preserve"> PAGEREF _Toc194321787 \h </w:instrText>
            </w:r>
          </w:ins>
          <w:r>
            <w:rPr>
              <w:noProof/>
              <w:webHidden/>
            </w:rPr>
          </w:r>
          <w:r>
            <w:rPr>
              <w:noProof/>
              <w:webHidden/>
            </w:rPr>
            <w:fldChar w:fldCharType="separate"/>
          </w:r>
          <w:ins w:id="15" w:author="Duan, Sean (MU-Student)" w:date="2025-03-31T13:56:00Z" w16du:dateUtc="2025-03-31T18:56:00Z">
            <w:r>
              <w:rPr>
                <w:noProof/>
                <w:webHidden/>
              </w:rPr>
              <w:t>11</w:t>
            </w:r>
            <w:r>
              <w:rPr>
                <w:noProof/>
                <w:webHidden/>
              </w:rPr>
              <w:fldChar w:fldCharType="end"/>
            </w:r>
            <w:r w:rsidRPr="00AD236D">
              <w:rPr>
                <w:rStyle w:val="Hyperlink"/>
                <w:noProof/>
              </w:rPr>
              <w:fldChar w:fldCharType="end"/>
            </w:r>
          </w:ins>
        </w:p>
        <w:p w14:paraId="7F2D8FD6" w14:textId="5B68DDD9" w:rsidR="009E5A24" w:rsidRDefault="009E5A24">
          <w:pPr>
            <w:pStyle w:val="TOC2"/>
            <w:tabs>
              <w:tab w:val="right" w:leader="dot" w:pos="9350"/>
            </w:tabs>
            <w:rPr>
              <w:ins w:id="16" w:author="Duan, Sean (MU-Student)" w:date="2025-03-31T13:56:00Z" w16du:dateUtc="2025-03-31T18:56:00Z"/>
              <w:rFonts w:eastAsiaTheme="minorEastAsia"/>
              <w:noProof/>
              <w:szCs w:val="24"/>
            </w:rPr>
          </w:pPr>
          <w:ins w:id="1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Moral Conviction</w:t>
            </w:r>
            <w:r>
              <w:rPr>
                <w:noProof/>
                <w:webHidden/>
              </w:rPr>
              <w:tab/>
            </w:r>
            <w:r>
              <w:rPr>
                <w:noProof/>
                <w:webHidden/>
              </w:rPr>
              <w:fldChar w:fldCharType="begin"/>
            </w:r>
            <w:r>
              <w:rPr>
                <w:noProof/>
                <w:webHidden/>
              </w:rPr>
              <w:instrText xml:space="preserve"> PAGEREF _Toc194321788 \h </w:instrText>
            </w:r>
          </w:ins>
          <w:r>
            <w:rPr>
              <w:noProof/>
              <w:webHidden/>
            </w:rPr>
          </w:r>
          <w:r>
            <w:rPr>
              <w:noProof/>
              <w:webHidden/>
            </w:rPr>
            <w:fldChar w:fldCharType="separate"/>
          </w:r>
          <w:ins w:id="18" w:author="Duan, Sean (MU-Student)" w:date="2025-03-31T13:56:00Z" w16du:dateUtc="2025-03-31T18:56:00Z">
            <w:r>
              <w:rPr>
                <w:noProof/>
                <w:webHidden/>
              </w:rPr>
              <w:t>13</w:t>
            </w:r>
            <w:r>
              <w:rPr>
                <w:noProof/>
                <w:webHidden/>
              </w:rPr>
              <w:fldChar w:fldCharType="end"/>
            </w:r>
            <w:r w:rsidRPr="00AD236D">
              <w:rPr>
                <w:rStyle w:val="Hyperlink"/>
                <w:noProof/>
              </w:rPr>
              <w:fldChar w:fldCharType="end"/>
            </w:r>
          </w:ins>
        </w:p>
        <w:p w14:paraId="11F40134" w14:textId="0F88536A" w:rsidR="009E5A24" w:rsidRDefault="009E5A24">
          <w:pPr>
            <w:pStyle w:val="TOC2"/>
            <w:tabs>
              <w:tab w:val="right" w:leader="dot" w:pos="9350"/>
            </w:tabs>
            <w:rPr>
              <w:ins w:id="19" w:author="Duan, Sean (MU-Student)" w:date="2025-03-31T13:56:00Z" w16du:dateUtc="2025-03-31T18:56:00Z"/>
              <w:rFonts w:eastAsiaTheme="minorEastAsia"/>
              <w:noProof/>
              <w:szCs w:val="24"/>
            </w:rPr>
          </w:pPr>
          <w:ins w:id="2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Need for Further Research</w:t>
            </w:r>
            <w:r>
              <w:rPr>
                <w:noProof/>
                <w:webHidden/>
              </w:rPr>
              <w:tab/>
            </w:r>
            <w:r>
              <w:rPr>
                <w:noProof/>
                <w:webHidden/>
              </w:rPr>
              <w:fldChar w:fldCharType="begin"/>
            </w:r>
            <w:r>
              <w:rPr>
                <w:noProof/>
                <w:webHidden/>
              </w:rPr>
              <w:instrText xml:space="preserve"> PAGEREF _Toc194321789 \h </w:instrText>
            </w:r>
          </w:ins>
          <w:r>
            <w:rPr>
              <w:noProof/>
              <w:webHidden/>
            </w:rPr>
          </w:r>
          <w:r>
            <w:rPr>
              <w:noProof/>
              <w:webHidden/>
            </w:rPr>
            <w:fldChar w:fldCharType="separate"/>
          </w:r>
          <w:ins w:id="21" w:author="Duan, Sean (MU-Student)" w:date="2025-03-31T13:56:00Z" w16du:dateUtc="2025-03-31T18:56:00Z">
            <w:r>
              <w:rPr>
                <w:noProof/>
                <w:webHidden/>
              </w:rPr>
              <w:t>16</w:t>
            </w:r>
            <w:r>
              <w:rPr>
                <w:noProof/>
                <w:webHidden/>
              </w:rPr>
              <w:fldChar w:fldCharType="end"/>
            </w:r>
            <w:r w:rsidRPr="00AD236D">
              <w:rPr>
                <w:rStyle w:val="Hyperlink"/>
                <w:noProof/>
              </w:rPr>
              <w:fldChar w:fldCharType="end"/>
            </w:r>
          </w:ins>
        </w:p>
        <w:p w14:paraId="58DED020" w14:textId="4C9EFF91" w:rsidR="009E5A24" w:rsidRDefault="009E5A24">
          <w:pPr>
            <w:pStyle w:val="TOC1"/>
            <w:tabs>
              <w:tab w:val="right" w:leader="dot" w:pos="9350"/>
            </w:tabs>
            <w:rPr>
              <w:ins w:id="22" w:author="Duan, Sean (MU-Student)" w:date="2025-03-31T13:56:00Z" w16du:dateUtc="2025-03-31T18:56:00Z"/>
              <w:rFonts w:eastAsiaTheme="minorEastAsia"/>
              <w:noProof/>
              <w:szCs w:val="24"/>
            </w:rPr>
          </w:pPr>
          <w:ins w:id="2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Times New Roman"/>
                <w:noProof/>
              </w:rPr>
              <w:t>Study 1</w:t>
            </w:r>
            <w:r>
              <w:rPr>
                <w:noProof/>
                <w:webHidden/>
              </w:rPr>
              <w:tab/>
            </w:r>
            <w:r>
              <w:rPr>
                <w:noProof/>
                <w:webHidden/>
              </w:rPr>
              <w:fldChar w:fldCharType="begin"/>
            </w:r>
            <w:r>
              <w:rPr>
                <w:noProof/>
                <w:webHidden/>
              </w:rPr>
              <w:instrText xml:space="preserve"> PAGEREF _Toc194321790 \h </w:instrText>
            </w:r>
          </w:ins>
          <w:r>
            <w:rPr>
              <w:noProof/>
              <w:webHidden/>
            </w:rPr>
          </w:r>
          <w:r>
            <w:rPr>
              <w:noProof/>
              <w:webHidden/>
            </w:rPr>
            <w:fldChar w:fldCharType="separate"/>
          </w:r>
          <w:ins w:id="24"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76E34A37" w14:textId="6F88B373" w:rsidR="009E5A24" w:rsidRDefault="009E5A24">
          <w:pPr>
            <w:pStyle w:val="TOC2"/>
            <w:tabs>
              <w:tab w:val="right" w:leader="dot" w:pos="9350"/>
            </w:tabs>
            <w:rPr>
              <w:ins w:id="25" w:author="Duan, Sean (MU-Student)" w:date="2025-03-31T13:56:00Z" w16du:dateUtc="2025-03-31T18:56:00Z"/>
              <w:rFonts w:eastAsiaTheme="minorEastAsia"/>
              <w:noProof/>
              <w:szCs w:val="24"/>
            </w:rPr>
          </w:pPr>
          <w:ins w:id="2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_Toc194321791 \h </w:instrText>
            </w:r>
          </w:ins>
          <w:r>
            <w:rPr>
              <w:noProof/>
              <w:webHidden/>
            </w:rPr>
          </w:r>
          <w:r>
            <w:rPr>
              <w:noProof/>
              <w:webHidden/>
            </w:rPr>
            <w:fldChar w:fldCharType="separate"/>
          </w:r>
          <w:ins w:id="27"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08A32415" w14:textId="4E7DE193" w:rsidR="009E5A24" w:rsidRDefault="009E5A24">
          <w:pPr>
            <w:pStyle w:val="TOC3"/>
            <w:tabs>
              <w:tab w:val="right" w:leader="dot" w:pos="9350"/>
            </w:tabs>
            <w:rPr>
              <w:ins w:id="28" w:author="Duan, Sean (MU-Student)" w:date="2025-03-31T13:56:00Z" w16du:dateUtc="2025-03-31T18:56:00Z"/>
              <w:rFonts w:eastAsiaTheme="minorEastAsia"/>
              <w:noProof/>
              <w:szCs w:val="24"/>
            </w:rPr>
          </w:pPr>
          <w:ins w:id="2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_Toc194321792 \h </w:instrText>
            </w:r>
          </w:ins>
          <w:r>
            <w:rPr>
              <w:noProof/>
              <w:webHidden/>
            </w:rPr>
          </w:r>
          <w:r>
            <w:rPr>
              <w:noProof/>
              <w:webHidden/>
            </w:rPr>
            <w:fldChar w:fldCharType="separate"/>
          </w:r>
          <w:ins w:id="30"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75ABF618" w14:textId="3F849180" w:rsidR="009E5A24" w:rsidRDefault="009E5A24">
          <w:pPr>
            <w:pStyle w:val="TOC3"/>
            <w:tabs>
              <w:tab w:val="right" w:leader="dot" w:pos="9350"/>
            </w:tabs>
            <w:rPr>
              <w:ins w:id="31" w:author="Duan, Sean (MU-Student)" w:date="2025-03-31T13:56:00Z" w16du:dateUtc="2025-03-31T18:56:00Z"/>
              <w:rFonts w:eastAsiaTheme="minorEastAsia"/>
              <w:noProof/>
              <w:szCs w:val="24"/>
            </w:rPr>
          </w:pPr>
          <w:ins w:id="3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_Toc194321793 \h </w:instrText>
            </w:r>
          </w:ins>
          <w:r>
            <w:rPr>
              <w:noProof/>
              <w:webHidden/>
            </w:rPr>
          </w:r>
          <w:r>
            <w:rPr>
              <w:noProof/>
              <w:webHidden/>
            </w:rPr>
            <w:fldChar w:fldCharType="separate"/>
          </w:r>
          <w:ins w:id="33" w:author="Duan, Sean (MU-Student)" w:date="2025-03-31T13:56:00Z" w16du:dateUtc="2025-03-31T18:56:00Z">
            <w:r>
              <w:rPr>
                <w:noProof/>
                <w:webHidden/>
              </w:rPr>
              <w:t>19</w:t>
            </w:r>
            <w:r>
              <w:rPr>
                <w:noProof/>
                <w:webHidden/>
              </w:rPr>
              <w:fldChar w:fldCharType="end"/>
            </w:r>
            <w:r w:rsidRPr="00AD236D">
              <w:rPr>
                <w:rStyle w:val="Hyperlink"/>
                <w:noProof/>
              </w:rPr>
              <w:fldChar w:fldCharType="end"/>
            </w:r>
          </w:ins>
        </w:p>
        <w:p w14:paraId="610CE6F6" w14:textId="7E307BD1" w:rsidR="009E5A24" w:rsidRDefault="009E5A24">
          <w:pPr>
            <w:pStyle w:val="TOC3"/>
            <w:tabs>
              <w:tab w:val="right" w:leader="dot" w:pos="9350"/>
            </w:tabs>
            <w:rPr>
              <w:ins w:id="34" w:author="Duan, Sean (MU-Student)" w:date="2025-03-31T13:56:00Z" w16du:dateUtc="2025-03-31T18:56:00Z"/>
              <w:rFonts w:eastAsiaTheme="minorEastAsia"/>
              <w:noProof/>
              <w:szCs w:val="24"/>
            </w:rPr>
          </w:pPr>
          <w:ins w:id="3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_Toc194321794 \h </w:instrText>
            </w:r>
          </w:ins>
          <w:r>
            <w:rPr>
              <w:noProof/>
              <w:webHidden/>
            </w:rPr>
          </w:r>
          <w:r>
            <w:rPr>
              <w:noProof/>
              <w:webHidden/>
            </w:rPr>
            <w:fldChar w:fldCharType="separate"/>
          </w:r>
          <w:ins w:id="36" w:author="Duan, Sean (MU-Student)" w:date="2025-03-31T13:56:00Z" w16du:dateUtc="2025-03-31T18:56:00Z">
            <w:r>
              <w:rPr>
                <w:noProof/>
                <w:webHidden/>
              </w:rPr>
              <w:t>20</w:t>
            </w:r>
            <w:r>
              <w:rPr>
                <w:noProof/>
                <w:webHidden/>
              </w:rPr>
              <w:fldChar w:fldCharType="end"/>
            </w:r>
            <w:r w:rsidRPr="00AD236D">
              <w:rPr>
                <w:rStyle w:val="Hyperlink"/>
                <w:noProof/>
              </w:rPr>
              <w:fldChar w:fldCharType="end"/>
            </w:r>
          </w:ins>
        </w:p>
        <w:p w14:paraId="4705491A" w14:textId="297BF4D0" w:rsidR="009E5A24" w:rsidRDefault="009E5A24">
          <w:pPr>
            <w:pStyle w:val="TOC3"/>
            <w:tabs>
              <w:tab w:val="right" w:leader="dot" w:pos="9350"/>
            </w:tabs>
            <w:rPr>
              <w:ins w:id="37" w:author="Duan, Sean (MU-Student)" w:date="2025-03-31T13:56:00Z" w16du:dateUtc="2025-03-31T18:56:00Z"/>
              <w:rFonts w:eastAsiaTheme="minorEastAsia"/>
              <w:noProof/>
              <w:szCs w:val="24"/>
            </w:rPr>
          </w:pPr>
          <w:ins w:id="3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1 Hypotheses</w:t>
            </w:r>
            <w:r>
              <w:rPr>
                <w:noProof/>
                <w:webHidden/>
              </w:rPr>
              <w:tab/>
            </w:r>
            <w:r>
              <w:rPr>
                <w:noProof/>
                <w:webHidden/>
              </w:rPr>
              <w:fldChar w:fldCharType="begin"/>
            </w:r>
            <w:r>
              <w:rPr>
                <w:noProof/>
                <w:webHidden/>
              </w:rPr>
              <w:instrText xml:space="preserve"> PAGEREF _Toc194321795 \h </w:instrText>
            </w:r>
          </w:ins>
          <w:r>
            <w:rPr>
              <w:noProof/>
              <w:webHidden/>
            </w:rPr>
          </w:r>
          <w:r>
            <w:rPr>
              <w:noProof/>
              <w:webHidden/>
            </w:rPr>
            <w:fldChar w:fldCharType="separate"/>
          </w:r>
          <w:ins w:id="39" w:author="Duan, Sean (MU-Student)" w:date="2025-03-31T13:56:00Z" w16du:dateUtc="2025-03-31T18:56:00Z">
            <w:r>
              <w:rPr>
                <w:noProof/>
                <w:webHidden/>
              </w:rPr>
              <w:t>22</w:t>
            </w:r>
            <w:r>
              <w:rPr>
                <w:noProof/>
                <w:webHidden/>
              </w:rPr>
              <w:fldChar w:fldCharType="end"/>
            </w:r>
            <w:r w:rsidRPr="00AD236D">
              <w:rPr>
                <w:rStyle w:val="Hyperlink"/>
                <w:noProof/>
              </w:rPr>
              <w:fldChar w:fldCharType="end"/>
            </w:r>
          </w:ins>
        </w:p>
        <w:p w14:paraId="30D24D34" w14:textId="2A41257B" w:rsidR="009E5A24" w:rsidRDefault="009E5A24">
          <w:pPr>
            <w:pStyle w:val="TOC2"/>
            <w:tabs>
              <w:tab w:val="right" w:leader="dot" w:pos="9350"/>
            </w:tabs>
            <w:rPr>
              <w:ins w:id="40" w:author="Duan, Sean (MU-Student)" w:date="2025-03-31T13:56:00Z" w16du:dateUtc="2025-03-31T18:56:00Z"/>
              <w:rFonts w:eastAsiaTheme="minorEastAsia"/>
              <w:noProof/>
              <w:szCs w:val="24"/>
            </w:rPr>
          </w:pPr>
          <w:ins w:id="4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_Toc194321796 \h </w:instrText>
            </w:r>
          </w:ins>
          <w:r>
            <w:rPr>
              <w:noProof/>
              <w:webHidden/>
            </w:rPr>
          </w:r>
          <w:r>
            <w:rPr>
              <w:noProof/>
              <w:webHidden/>
            </w:rPr>
            <w:fldChar w:fldCharType="separate"/>
          </w:r>
          <w:ins w:id="42" w:author="Duan, Sean (MU-Student)" w:date="2025-03-31T13:56:00Z" w16du:dateUtc="2025-03-31T18:56:00Z">
            <w:r>
              <w:rPr>
                <w:noProof/>
                <w:webHidden/>
              </w:rPr>
              <w:t>23</w:t>
            </w:r>
            <w:r>
              <w:rPr>
                <w:noProof/>
                <w:webHidden/>
              </w:rPr>
              <w:fldChar w:fldCharType="end"/>
            </w:r>
            <w:r w:rsidRPr="00AD236D">
              <w:rPr>
                <w:rStyle w:val="Hyperlink"/>
                <w:noProof/>
              </w:rPr>
              <w:fldChar w:fldCharType="end"/>
            </w:r>
          </w:ins>
        </w:p>
        <w:p w14:paraId="0EE886CE" w14:textId="13A8E2C9" w:rsidR="009E5A24" w:rsidRDefault="009E5A24">
          <w:pPr>
            <w:pStyle w:val="TOC3"/>
            <w:tabs>
              <w:tab w:val="right" w:leader="dot" w:pos="9350"/>
            </w:tabs>
            <w:rPr>
              <w:ins w:id="43" w:author="Duan, Sean (MU-Student)" w:date="2025-03-31T13:56:00Z" w16du:dateUtc="2025-03-31T18:56:00Z"/>
              <w:rFonts w:eastAsiaTheme="minorEastAsia"/>
              <w:noProof/>
              <w:szCs w:val="24"/>
            </w:rPr>
          </w:pPr>
          <w:ins w:id="4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Social Consensus Manipulation</w:t>
            </w:r>
            <w:r>
              <w:rPr>
                <w:noProof/>
                <w:webHidden/>
              </w:rPr>
              <w:tab/>
            </w:r>
            <w:r>
              <w:rPr>
                <w:noProof/>
                <w:webHidden/>
              </w:rPr>
              <w:fldChar w:fldCharType="begin"/>
            </w:r>
            <w:r>
              <w:rPr>
                <w:noProof/>
                <w:webHidden/>
              </w:rPr>
              <w:instrText xml:space="preserve"> PAGEREF _Toc194321797 \h </w:instrText>
            </w:r>
          </w:ins>
          <w:r>
            <w:rPr>
              <w:noProof/>
              <w:webHidden/>
            </w:rPr>
          </w:r>
          <w:r>
            <w:rPr>
              <w:noProof/>
              <w:webHidden/>
            </w:rPr>
            <w:fldChar w:fldCharType="separate"/>
          </w:r>
          <w:ins w:id="45" w:author="Duan, Sean (MU-Student)" w:date="2025-03-31T13:56:00Z" w16du:dateUtc="2025-03-31T18:56:00Z">
            <w:r>
              <w:rPr>
                <w:noProof/>
                <w:webHidden/>
              </w:rPr>
              <w:t>23</w:t>
            </w:r>
            <w:r>
              <w:rPr>
                <w:noProof/>
                <w:webHidden/>
              </w:rPr>
              <w:fldChar w:fldCharType="end"/>
            </w:r>
            <w:r w:rsidRPr="00AD236D">
              <w:rPr>
                <w:rStyle w:val="Hyperlink"/>
                <w:noProof/>
              </w:rPr>
              <w:fldChar w:fldCharType="end"/>
            </w:r>
          </w:ins>
        </w:p>
        <w:p w14:paraId="0988482F" w14:textId="24E3FADA" w:rsidR="009E5A24" w:rsidRDefault="009E5A24">
          <w:pPr>
            <w:pStyle w:val="TOC3"/>
            <w:tabs>
              <w:tab w:val="right" w:leader="dot" w:pos="9350"/>
            </w:tabs>
            <w:rPr>
              <w:ins w:id="46" w:author="Duan, Sean (MU-Student)" w:date="2025-03-31T13:56:00Z" w16du:dateUtc="2025-03-31T18:56:00Z"/>
              <w:rFonts w:eastAsiaTheme="minorEastAsia"/>
              <w:noProof/>
              <w:szCs w:val="24"/>
            </w:rPr>
          </w:pPr>
          <w:ins w:id="4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Deontological and Utilitarian Orientation</w:t>
            </w:r>
            <w:r>
              <w:rPr>
                <w:noProof/>
                <w:webHidden/>
              </w:rPr>
              <w:tab/>
            </w:r>
            <w:r>
              <w:rPr>
                <w:noProof/>
                <w:webHidden/>
              </w:rPr>
              <w:fldChar w:fldCharType="begin"/>
            </w:r>
            <w:r>
              <w:rPr>
                <w:noProof/>
                <w:webHidden/>
              </w:rPr>
              <w:instrText xml:space="preserve"> PAGEREF _Toc194321798 \h </w:instrText>
            </w:r>
          </w:ins>
          <w:r>
            <w:rPr>
              <w:noProof/>
              <w:webHidden/>
            </w:rPr>
          </w:r>
          <w:r>
            <w:rPr>
              <w:noProof/>
              <w:webHidden/>
            </w:rPr>
            <w:fldChar w:fldCharType="separate"/>
          </w:r>
          <w:ins w:id="48" w:author="Duan, Sean (MU-Student)" w:date="2025-03-31T13:56:00Z" w16du:dateUtc="2025-03-31T18:56:00Z">
            <w:r>
              <w:rPr>
                <w:noProof/>
                <w:webHidden/>
              </w:rPr>
              <w:t>25</w:t>
            </w:r>
            <w:r>
              <w:rPr>
                <w:noProof/>
                <w:webHidden/>
              </w:rPr>
              <w:fldChar w:fldCharType="end"/>
            </w:r>
            <w:r w:rsidRPr="00AD236D">
              <w:rPr>
                <w:rStyle w:val="Hyperlink"/>
                <w:noProof/>
              </w:rPr>
              <w:fldChar w:fldCharType="end"/>
            </w:r>
          </w:ins>
        </w:p>
        <w:p w14:paraId="4C45E128" w14:textId="5B3DFB24" w:rsidR="009E5A24" w:rsidRDefault="009E5A24">
          <w:pPr>
            <w:pStyle w:val="TOC3"/>
            <w:tabs>
              <w:tab w:val="right" w:leader="dot" w:pos="9350"/>
            </w:tabs>
            <w:rPr>
              <w:ins w:id="49" w:author="Duan, Sean (MU-Student)" w:date="2025-03-31T13:56:00Z" w16du:dateUtc="2025-03-31T18:56:00Z"/>
              <w:rFonts w:eastAsiaTheme="minorEastAsia"/>
              <w:noProof/>
              <w:szCs w:val="24"/>
            </w:rPr>
          </w:pPr>
          <w:ins w:id="5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_Toc194321799 \h </w:instrText>
            </w:r>
          </w:ins>
          <w:r>
            <w:rPr>
              <w:noProof/>
              <w:webHidden/>
            </w:rPr>
          </w:r>
          <w:r>
            <w:rPr>
              <w:noProof/>
              <w:webHidden/>
            </w:rPr>
            <w:fldChar w:fldCharType="separate"/>
          </w:r>
          <w:ins w:id="51" w:author="Duan, Sean (MU-Student)" w:date="2025-03-31T13:56:00Z" w16du:dateUtc="2025-03-31T18:56:00Z">
            <w:r>
              <w:rPr>
                <w:noProof/>
                <w:webHidden/>
              </w:rPr>
              <w:t>26</w:t>
            </w:r>
            <w:r>
              <w:rPr>
                <w:noProof/>
                <w:webHidden/>
              </w:rPr>
              <w:fldChar w:fldCharType="end"/>
            </w:r>
            <w:r w:rsidRPr="00AD236D">
              <w:rPr>
                <w:rStyle w:val="Hyperlink"/>
                <w:noProof/>
              </w:rPr>
              <w:fldChar w:fldCharType="end"/>
            </w:r>
          </w:ins>
        </w:p>
        <w:p w14:paraId="2FDB8A35" w14:textId="444F445E" w:rsidR="009E5A24" w:rsidRDefault="009E5A24">
          <w:pPr>
            <w:pStyle w:val="TOC3"/>
            <w:tabs>
              <w:tab w:val="right" w:leader="dot" w:pos="9350"/>
            </w:tabs>
            <w:rPr>
              <w:ins w:id="52" w:author="Duan, Sean (MU-Student)" w:date="2025-03-31T13:56:00Z" w16du:dateUtc="2025-03-31T18:56:00Z"/>
              <w:rFonts w:eastAsiaTheme="minorEastAsia"/>
              <w:noProof/>
              <w:szCs w:val="24"/>
            </w:rPr>
          </w:pPr>
          <w:ins w:id="5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_Toc194321800 \h </w:instrText>
            </w:r>
          </w:ins>
          <w:r>
            <w:rPr>
              <w:noProof/>
              <w:webHidden/>
            </w:rPr>
          </w:r>
          <w:r>
            <w:rPr>
              <w:noProof/>
              <w:webHidden/>
            </w:rPr>
            <w:fldChar w:fldCharType="separate"/>
          </w:r>
          <w:ins w:id="54" w:author="Duan, Sean (MU-Student)" w:date="2025-03-31T13:56:00Z" w16du:dateUtc="2025-03-31T18:56:00Z">
            <w:r>
              <w:rPr>
                <w:noProof/>
                <w:webHidden/>
              </w:rPr>
              <w:t>26</w:t>
            </w:r>
            <w:r>
              <w:rPr>
                <w:noProof/>
                <w:webHidden/>
              </w:rPr>
              <w:fldChar w:fldCharType="end"/>
            </w:r>
            <w:r w:rsidRPr="00AD236D">
              <w:rPr>
                <w:rStyle w:val="Hyperlink"/>
                <w:noProof/>
              </w:rPr>
              <w:fldChar w:fldCharType="end"/>
            </w:r>
          </w:ins>
        </w:p>
        <w:p w14:paraId="1451E275" w14:textId="56CF394F" w:rsidR="009E5A24" w:rsidRDefault="009E5A24">
          <w:pPr>
            <w:pStyle w:val="TOC1"/>
            <w:tabs>
              <w:tab w:val="right" w:leader="dot" w:pos="9350"/>
            </w:tabs>
            <w:rPr>
              <w:ins w:id="55" w:author="Duan, Sean (MU-Student)" w:date="2025-03-31T13:56:00Z" w16du:dateUtc="2025-03-31T18:56:00Z"/>
              <w:rFonts w:eastAsiaTheme="minorEastAsia"/>
              <w:noProof/>
              <w:szCs w:val="24"/>
            </w:rPr>
          </w:pPr>
          <w:ins w:id="5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Calibri"/>
                <w:noProof/>
              </w:rPr>
              <w:t>Study 2</w:t>
            </w:r>
            <w:r>
              <w:rPr>
                <w:noProof/>
                <w:webHidden/>
              </w:rPr>
              <w:tab/>
            </w:r>
            <w:r>
              <w:rPr>
                <w:noProof/>
                <w:webHidden/>
              </w:rPr>
              <w:fldChar w:fldCharType="begin"/>
            </w:r>
            <w:r>
              <w:rPr>
                <w:noProof/>
                <w:webHidden/>
              </w:rPr>
              <w:instrText xml:space="preserve"> PAGEREF _Toc194321801 \h </w:instrText>
            </w:r>
          </w:ins>
          <w:r>
            <w:rPr>
              <w:noProof/>
              <w:webHidden/>
            </w:rPr>
          </w:r>
          <w:r>
            <w:rPr>
              <w:noProof/>
              <w:webHidden/>
            </w:rPr>
            <w:fldChar w:fldCharType="separate"/>
          </w:r>
          <w:ins w:id="57"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246955C2" w14:textId="4F304429" w:rsidR="009E5A24" w:rsidRDefault="009E5A24">
          <w:pPr>
            <w:pStyle w:val="TOC2"/>
            <w:tabs>
              <w:tab w:val="right" w:leader="dot" w:pos="9350"/>
            </w:tabs>
            <w:rPr>
              <w:ins w:id="58" w:author="Duan, Sean (MU-Student)" w:date="2025-03-31T13:56:00Z" w16du:dateUtc="2025-03-31T18:56:00Z"/>
              <w:rFonts w:eastAsiaTheme="minorEastAsia"/>
              <w:noProof/>
              <w:szCs w:val="24"/>
            </w:rPr>
          </w:pPr>
          <w:ins w:id="5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_Toc194321802 \h </w:instrText>
            </w:r>
          </w:ins>
          <w:r>
            <w:rPr>
              <w:noProof/>
              <w:webHidden/>
            </w:rPr>
          </w:r>
          <w:r>
            <w:rPr>
              <w:noProof/>
              <w:webHidden/>
            </w:rPr>
            <w:fldChar w:fldCharType="separate"/>
          </w:r>
          <w:ins w:id="60"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780BB03E" w14:textId="63D3E521" w:rsidR="009E5A24" w:rsidRDefault="009E5A24">
          <w:pPr>
            <w:pStyle w:val="TOC3"/>
            <w:tabs>
              <w:tab w:val="right" w:leader="dot" w:pos="9350"/>
            </w:tabs>
            <w:rPr>
              <w:ins w:id="61" w:author="Duan, Sean (MU-Student)" w:date="2025-03-31T13:56:00Z" w16du:dateUtc="2025-03-31T18:56:00Z"/>
              <w:rFonts w:eastAsiaTheme="minorEastAsia"/>
              <w:noProof/>
              <w:szCs w:val="24"/>
            </w:rPr>
          </w:pPr>
          <w:ins w:id="6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_Toc194321803 \h </w:instrText>
            </w:r>
          </w:ins>
          <w:r>
            <w:rPr>
              <w:noProof/>
              <w:webHidden/>
            </w:rPr>
          </w:r>
          <w:r>
            <w:rPr>
              <w:noProof/>
              <w:webHidden/>
            </w:rPr>
            <w:fldChar w:fldCharType="separate"/>
          </w:r>
          <w:ins w:id="63"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73752046" w14:textId="1676BF7F" w:rsidR="009E5A24" w:rsidRDefault="009E5A24">
          <w:pPr>
            <w:pStyle w:val="TOC3"/>
            <w:tabs>
              <w:tab w:val="right" w:leader="dot" w:pos="9350"/>
            </w:tabs>
            <w:rPr>
              <w:ins w:id="64" w:author="Duan, Sean (MU-Student)" w:date="2025-03-31T13:56:00Z" w16du:dateUtc="2025-03-31T18:56:00Z"/>
              <w:rFonts w:eastAsiaTheme="minorEastAsia"/>
              <w:noProof/>
              <w:szCs w:val="24"/>
            </w:rPr>
          </w:pPr>
          <w:ins w:id="6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_Toc194321804 \h </w:instrText>
            </w:r>
          </w:ins>
          <w:r>
            <w:rPr>
              <w:noProof/>
              <w:webHidden/>
            </w:rPr>
          </w:r>
          <w:r>
            <w:rPr>
              <w:noProof/>
              <w:webHidden/>
            </w:rPr>
            <w:fldChar w:fldCharType="separate"/>
          </w:r>
          <w:ins w:id="66"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6F64110B" w14:textId="6673AEDF" w:rsidR="009E5A24" w:rsidRDefault="009E5A24">
          <w:pPr>
            <w:pStyle w:val="TOC3"/>
            <w:tabs>
              <w:tab w:val="right" w:leader="dot" w:pos="9350"/>
            </w:tabs>
            <w:rPr>
              <w:ins w:id="67" w:author="Duan, Sean (MU-Student)" w:date="2025-03-31T13:56:00Z" w16du:dateUtc="2025-03-31T18:56:00Z"/>
              <w:rFonts w:eastAsiaTheme="minorEastAsia"/>
              <w:noProof/>
              <w:szCs w:val="24"/>
            </w:rPr>
          </w:pPr>
          <w:ins w:id="6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_Toc194321805 \h </w:instrText>
            </w:r>
          </w:ins>
          <w:r>
            <w:rPr>
              <w:noProof/>
              <w:webHidden/>
            </w:rPr>
          </w:r>
          <w:r>
            <w:rPr>
              <w:noProof/>
              <w:webHidden/>
            </w:rPr>
            <w:fldChar w:fldCharType="separate"/>
          </w:r>
          <w:ins w:id="69" w:author="Duan, Sean (MU-Student)" w:date="2025-03-31T13:56:00Z" w16du:dateUtc="2025-03-31T18:56:00Z">
            <w:r>
              <w:rPr>
                <w:noProof/>
                <w:webHidden/>
              </w:rPr>
              <w:t>30</w:t>
            </w:r>
            <w:r>
              <w:rPr>
                <w:noProof/>
                <w:webHidden/>
              </w:rPr>
              <w:fldChar w:fldCharType="end"/>
            </w:r>
            <w:r w:rsidRPr="00AD236D">
              <w:rPr>
                <w:rStyle w:val="Hyperlink"/>
                <w:noProof/>
              </w:rPr>
              <w:fldChar w:fldCharType="end"/>
            </w:r>
          </w:ins>
        </w:p>
        <w:p w14:paraId="6CEEB753" w14:textId="657555D4" w:rsidR="009E5A24" w:rsidRDefault="009E5A24">
          <w:pPr>
            <w:pStyle w:val="TOC3"/>
            <w:tabs>
              <w:tab w:val="right" w:leader="dot" w:pos="9350"/>
            </w:tabs>
            <w:rPr>
              <w:ins w:id="70" w:author="Duan, Sean (MU-Student)" w:date="2025-03-31T13:56:00Z" w16du:dateUtc="2025-03-31T18:56:00Z"/>
              <w:rFonts w:eastAsiaTheme="minorEastAsia"/>
              <w:noProof/>
              <w:szCs w:val="24"/>
            </w:rPr>
          </w:pPr>
          <w:ins w:id="7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_Toc194321806 \h </w:instrText>
            </w:r>
          </w:ins>
          <w:r>
            <w:rPr>
              <w:noProof/>
              <w:webHidden/>
            </w:rPr>
          </w:r>
          <w:r>
            <w:rPr>
              <w:noProof/>
              <w:webHidden/>
            </w:rPr>
            <w:fldChar w:fldCharType="separate"/>
          </w:r>
          <w:ins w:id="72"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1CFBCD63" w14:textId="7C91398F" w:rsidR="009E5A24" w:rsidRDefault="009E5A24">
          <w:pPr>
            <w:pStyle w:val="TOC3"/>
            <w:tabs>
              <w:tab w:val="right" w:leader="dot" w:pos="9350"/>
            </w:tabs>
            <w:rPr>
              <w:ins w:id="73" w:author="Duan, Sean (MU-Student)" w:date="2025-03-31T13:56:00Z" w16du:dateUtc="2025-03-31T18:56:00Z"/>
              <w:rFonts w:eastAsiaTheme="minorEastAsia"/>
              <w:noProof/>
              <w:szCs w:val="24"/>
            </w:rPr>
          </w:pPr>
          <w:ins w:id="7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2 Hypothesis:</w:t>
            </w:r>
            <w:r>
              <w:rPr>
                <w:noProof/>
                <w:webHidden/>
              </w:rPr>
              <w:tab/>
            </w:r>
            <w:r>
              <w:rPr>
                <w:noProof/>
                <w:webHidden/>
              </w:rPr>
              <w:fldChar w:fldCharType="begin"/>
            </w:r>
            <w:r>
              <w:rPr>
                <w:noProof/>
                <w:webHidden/>
              </w:rPr>
              <w:instrText xml:space="preserve"> PAGEREF _Toc194321807 \h </w:instrText>
            </w:r>
          </w:ins>
          <w:r>
            <w:rPr>
              <w:noProof/>
              <w:webHidden/>
            </w:rPr>
          </w:r>
          <w:r>
            <w:rPr>
              <w:noProof/>
              <w:webHidden/>
            </w:rPr>
            <w:fldChar w:fldCharType="separate"/>
          </w:r>
          <w:ins w:id="75"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0303078A" w14:textId="65DAF1FC" w:rsidR="009E5A24" w:rsidRDefault="009E5A24">
          <w:pPr>
            <w:pStyle w:val="TOC2"/>
            <w:tabs>
              <w:tab w:val="right" w:leader="dot" w:pos="9350"/>
            </w:tabs>
            <w:rPr>
              <w:ins w:id="76" w:author="Duan, Sean (MU-Student)" w:date="2025-03-31T13:56:00Z" w16du:dateUtc="2025-03-31T18:56:00Z"/>
              <w:rFonts w:eastAsiaTheme="minorEastAsia"/>
              <w:noProof/>
              <w:szCs w:val="24"/>
            </w:rPr>
          </w:pPr>
          <w:ins w:id="7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_Toc194321808 \h </w:instrText>
            </w:r>
          </w:ins>
          <w:r>
            <w:rPr>
              <w:noProof/>
              <w:webHidden/>
            </w:rPr>
          </w:r>
          <w:r>
            <w:rPr>
              <w:noProof/>
              <w:webHidden/>
            </w:rPr>
            <w:fldChar w:fldCharType="separate"/>
          </w:r>
          <w:ins w:id="78"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2644F1EE" w14:textId="5A0A41B3" w:rsidR="009E5A24" w:rsidRDefault="009E5A24">
          <w:pPr>
            <w:pStyle w:val="TOC3"/>
            <w:tabs>
              <w:tab w:val="right" w:leader="dot" w:pos="9350"/>
            </w:tabs>
            <w:rPr>
              <w:ins w:id="79" w:author="Duan, Sean (MU-Student)" w:date="2025-03-31T13:56:00Z" w16du:dateUtc="2025-03-31T18:56:00Z"/>
              <w:rFonts w:eastAsiaTheme="minorEastAsia"/>
              <w:noProof/>
              <w:szCs w:val="24"/>
            </w:rPr>
          </w:pPr>
          <w:ins w:id="80" w:author="Duan, Sean (MU-Student)" w:date="2025-03-31T13:56:00Z" w16du:dateUtc="2025-03-31T18:56:00Z">
            <w:r w:rsidRPr="00AD236D">
              <w:rPr>
                <w:rStyle w:val="Hyperlink"/>
                <w:noProof/>
              </w:rPr>
              <w:lastRenderedPageBreak/>
              <w:fldChar w:fldCharType="begin"/>
            </w:r>
            <w:r w:rsidRPr="00AD236D">
              <w:rPr>
                <w:rStyle w:val="Hyperlink"/>
                <w:noProof/>
              </w:rPr>
              <w:instrText xml:space="preserve"> </w:instrText>
            </w:r>
            <w:r>
              <w:rPr>
                <w:noProof/>
              </w:rPr>
              <w:instrText>HYPERLINK \l "_Toc194321809"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Moral Conviction Manipulation – Support for [Topic]</w:t>
            </w:r>
            <w:r>
              <w:rPr>
                <w:noProof/>
                <w:webHidden/>
              </w:rPr>
              <w:tab/>
            </w:r>
            <w:r>
              <w:rPr>
                <w:noProof/>
                <w:webHidden/>
              </w:rPr>
              <w:fldChar w:fldCharType="begin"/>
            </w:r>
            <w:r>
              <w:rPr>
                <w:noProof/>
                <w:webHidden/>
              </w:rPr>
              <w:instrText xml:space="preserve"> PAGEREF _Toc194321809 \h </w:instrText>
            </w:r>
          </w:ins>
          <w:r>
            <w:rPr>
              <w:noProof/>
              <w:webHidden/>
            </w:rPr>
          </w:r>
          <w:r>
            <w:rPr>
              <w:noProof/>
              <w:webHidden/>
            </w:rPr>
            <w:fldChar w:fldCharType="separate"/>
          </w:r>
          <w:ins w:id="81" w:author="Duan, Sean (MU-Student)" w:date="2025-03-31T13:56:00Z" w16du:dateUtc="2025-03-31T18:56:00Z">
            <w:r>
              <w:rPr>
                <w:noProof/>
                <w:webHidden/>
              </w:rPr>
              <w:t>32</w:t>
            </w:r>
            <w:r>
              <w:rPr>
                <w:noProof/>
                <w:webHidden/>
              </w:rPr>
              <w:fldChar w:fldCharType="end"/>
            </w:r>
            <w:r w:rsidRPr="00AD236D">
              <w:rPr>
                <w:rStyle w:val="Hyperlink"/>
                <w:noProof/>
              </w:rPr>
              <w:fldChar w:fldCharType="end"/>
            </w:r>
          </w:ins>
        </w:p>
        <w:p w14:paraId="3E02052A" w14:textId="12206D80" w:rsidR="009E5A24" w:rsidRDefault="009E5A24">
          <w:pPr>
            <w:pStyle w:val="TOC3"/>
            <w:tabs>
              <w:tab w:val="right" w:leader="dot" w:pos="9350"/>
            </w:tabs>
            <w:rPr>
              <w:ins w:id="82" w:author="Duan, Sean (MU-Student)" w:date="2025-03-31T13:56:00Z" w16du:dateUtc="2025-03-31T18:56:00Z"/>
              <w:rFonts w:eastAsiaTheme="minorEastAsia"/>
              <w:noProof/>
              <w:szCs w:val="24"/>
            </w:rPr>
          </w:pPr>
          <w:ins w:id="8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_Toc194321810 \h </w:instrText>
            </w:r>
          </w:ins>
          <w:r>
            <w:rPr>
              <w:noProof/>
              <w:webHidden/>
            </w:rPr>
          </w:r>
          <w:r>
            <w:rPr>
              <w:noProof/>
              <w:webHidden/>
            </w:rPr>
            <w:fldChar w:fldCharType="separate"/>
          </w:r>
          <w:ins w:id="84" w:author="Duan, Sean (MU-Student)" w:date="2025-03-31T13:56:00Z" w16du:dateUtc="2025-03-31T18:56:00Z">
            <w:r>
              <w:rPr>
                <w:noProof/>
                <w:webHidden/>
              </w:rPr>
              <w:t>33</w:t>
            </w:r>
            <w:r>
              <w:rPr>
                <w:noProof/>
                <w:webHidden/>
              </w:rPr>
              <w:fldChar w:fldCharType="end"/>
            </w:r>
            <w:r w:rsidRPr="00AD236D">
              <w:rPr>
                <w:rStyle w:val="Hyperlink"/>
                <w:noProof/>
              </w:rPr>
              <w:fldChar w:fldCharType="end"/>
            </w:r>
          </w:ins>
        </w:p>
        <w:p w14:paraId="6E8CF499" w14:textId="3414B0AD" w:rsidR="009E5A24" w:rsidRDefault="009E5A24">
          <w:pPr>
            <w:pStyle w:val="TOC3"/>
            <w:tabs>
              <w:tab w:val="right" w:leader="dot" w:pos="9350"/>
            </w:tabs>
            <w:rPr>
              <w:ins w:id="85" w:author="Duan, Sean (MU-Student)" w:date="2025-03-31T13:56:00Z" w16du:dateUtc="2025-03-31T18:56:00Z"/>
              <w:rFonts w:eastAsiaTheme="minorEastAsia"/>
              <w:noProof/>
              <w:szCs w:val="24"/>
            </w:rPr>
          </w:pPr>
          <w:ins w:id="8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_Toc194321811 \h </w:instrText>
            </w:r>
          </w:ins>
          <w:r>
            <w:rPr>
              <w:noProof/>
              <w:webHidden/>
            </w:rPr>
          </w:r>
          <w:r>
            <w:rPr>
              <w:noProof/>
              <w:webHidden/>
            </w:rPr>
            <w:fldChar w:fldCharType="separate"/>
          </w:r>
          <w:ins w:id="87" w:author="Duan, Sean (MU-Student)" w:date="2025-03-31T13:56:00Z" w16du:dateUtc="2025-03-31T18:56:00Z">
            <w:r>
              <w:rPr>
                <w:noProof/>
                <w:webHidden/>
              </w:rPr>
              <w:t>34</w:t>
            </w:r>
            <w:r>
              <w:rPr>
                <w:noProof/>
                <w:webHidden/>
              </w:rPr>
              <w:fldChar w:fldCharType="end"/>
            </w:r>
            <w:r w:rsidRPr="00AD236D">
              <w:rPr>
                <w:rStyle w:val="Hyperlink"/>
                <w:noProof/>
              </w:rPr>
              <w:fldChar w:fldCharType="end"/>
            </w:r>
          </w:ins>
        </w:p>
        <w:p w14:paraId="30907157" w14:textId="38F227CF" w:rsidR="009E5A24" w:rsidRDefault="009E5A24">
          <w:pPr>
            <w:pStyle w:val="TOC3"/>
            <w:tabs>
              <w:tab w:val="right" w:leader="dot" w:pos="9350"/>
            </w:tabs>
            <w:rPr>
              <w:ins w:id="88" w:author="Duan, Sean (MU-Student)" w:date="2025-03-31T13:56:00Z" w16du:dateUtc="2025-03-31T18:56:00Z"/>
              <w:rFonts w:eastAsiaTheme="minorEastAsia"/>
              <w:noProof/>
              <w:szCs w:val="24"/>
            </w:rPr>
          </w:pPr>
          <w:ins w:id="8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_Toc194321812 \h </w:instrText>
            </w:r>
          </w:ins>
          <w:r>
            <w:rPr>
              <w:noProof/>
              <w:webHidden/>
            </w:rPr>
          </w:r>
          <w:r>
            <w:rPr>
              <w:noProof/>
              <w:webHidden/>
            </w:rPr>
            <w:fldChar w:fldCharType="separate"/>
          </w:r>
          <w:ins w:id="90" w:author="Duan, Sean (MU-Student)" w:date="2025-03-31T13:56:00Z" w16du:dateUtc="2025-03-31T18:56:00Z">
            <w:r>
              <w:rPr>
                <w:noProof/>
                <w:webHidden/>
              </w:rPr>
              <w:t>36</w:t>
            </w:r>
            <w:r>
              <w:rPr>
                <w:noProof/>
                <w:webHidden/>
              </w:rPr>
              <w:fldChar w:fldCharType="end"/>
            </w:r>
            <w:r w:rsidRPr="00AD236D">
              <w:rPr>
                <w:rStyle w:val="Hyperlink"/>
                <w:noProof/>
              </w:rPr>
              <w:fldChar w:fldCharType="end"/>
            </w:r>
          </w:ins>
        </w:p>
        <w:p w14:paraId="3058F5D7" w14:textId="64F7A171" w:rsidR="009E5A24" w:rsidRDefault="009E5A24">
          <w:pPr>
            <w:pStyle w:val="TOC1"/>
            <w:tabs>
              <w:tab w:val="right" w:leader="dot" w:pos="9350"/>
            </w:tabs>
            <w:rPr>
              <w:ins w:id="91" w:author="Duan, Sean (MU-Student)" w:date="2025-03-31T13:56:00Z" w16du:dateUtc="2025-03-31T18:56:00Z"/>
              <w:rFonts w:eastAsiaTheme="minorEastAsia"/>
              <w:noProof/>
              <w:szCs w:val="24"/>
            </w:rPr>
          </w:pPr>
          <w:ins w:id="9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Times New Roman"/>
                <w:noProof/>
              </w:rPr>
              <w:t>Study 3</w:t>
            </w:r>
            <w:r>
              <w:rPr>
                <w:noProof/>
                <w:webHidden/>
              </w:rPr>
              <w:tab/>
            </w:r>
            <w:r>
              <w:rPr>
                <w:noProof/>
                <w:webHidden/>
              </w:rPr>
              <w:fldChar w:fldCharType="begin"/>
            </w:r>
            <w:r>
              <w:rPr>
                <w:noProof/>
                <w:webHidden/>
              </w:rPr>
              <w:instrText xml:space="preserve"> PAGEREF _Toc194321813 \h </w:instrText>
            </w:r>
          </w:ins>
          <w:r>
            <w:rPr>
              <w:noProof/>
              <w:webHidden/>
            </w:rPr>
          </w:r>
          <w:r>
            <w:rPr>
              <w:noProof/>
              <w:webHidden/>
            </w:rPr>
            <w:fldChar w:fldCharType="separate"/>
          </w:r>
          <w:ins w:id="93"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5FDC0DC6" w14:textId="0EF1832B" w:rsidR="009E5A24" w:rsidRDefault="009E5A24">
          <w:pPr>
            <w:pStyle w:val="TOC2"/>
            <w:tabs>
              <w:tab w:val="right" w:leader="dot" w:pos="9350"/>
            </w:tabs>
            <w:rPr>
              <w:ins w:id="94" w:author="Duan, Sean (MU-Student)" w:date="2025-03-31T13:56:00Z" w16du:dateUtc="2025-03-31T18:56:00Z"/>
              <w:rFonts w:eastAsiaTheme="minorEastAsia"/>
              <w:noProof/>
              <w:szCs w:val="24"/>
            </w:rPr>
          </w:pPr>
          <w:ins w:id="9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_Toc194321814 \h </w:instrText>
            </w:r>
          </w:ins>
          <w:r>
            <w:rPr>
              <w:noProof/>
              <w:webHidden/>
            </w:rPr>
          </w:r>
          <w:r>
            <w:rPr>
              <w:noProof/>
              <w:webHidden/>
            </w:rPr>
            <w:fldChar w:fldCharType="separate"/>
          </w:r>
          <w:ins w:id="96"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18094883" w14:textId="591BCFC7" w:rsidR="009E5A24" w:rsidRDefault="009E5A24">
          <w:pPr>
            <w:pStyle w:val="TOC2"/>
            <w:tabs>
              <w:tab w:val="right" w:leader="dot" w:pos="9350"/>
            </w:tabs>
            <w:rPr>
              <w:ins w:id="97" w:author="Duan, Sean (MU-Student)" w:date="2025-03-31T13:56:00Z" w16du:dateUtc="2025-03-31T18:56:00Z"/>
              <w:rFonts w:eastAsiaTheme="minorEastAsia"/>
              <w:noProof/>
              <w:szCs w:val="24"/>
            </w:rPr>
          </w:pPr>
          <w:ins w:id="9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_Toc194321815 \h </w:instrText>
            </w:r>
          </w:ins>
          <w:r>
            <w:rPr>
              <w:noProof/>
              <w:webHidden/>
            </w:rPr>
          </w:r>
          <w:r>
            <w:rPr>
              <w:noProof/>
              <w:webHidden/>
            </w:rPr>
            <w:fldChar w:fldCharType="separate"/>
          </w:r>
          <w:ins w:id="99"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372F8C6D" w14:textId="36CAE2F2" w:rsidR="009E5A24" w:rsidRDefault="009E5A24">
          <w:pPr>
            <w:pStyle w:val="TOC3"/>
            <w:tabs>
              <w:tab w:val="right" w:leader="dot" w:pos="9350"/>
            </w:tabs>
            <w:rPr>
              <w:ins w:id="100" w:author="Duan, Sean (MU-Student)" w:date="2025-03-31T13:56:00Z" w16du:dateUtc="2025-03-31T18:56:00Z"/>
              <w:rFonts w:eastAsiaTheme="minorEastAsia"/>
              <w:noProof/>
              <w:szCs w:val="24"/>
            </w:rPr>
          </w:pPr>
          <w:ins w:id="10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_Toc194321816 \h </w:instrText>
            </w:r>
          </w:ins>
          <w:r>
            <w:rPr>
              <w:noProof/>
              <w:webHidden/>
            </w:rPr>
          </w:r>
          <w:r>
            <w:rPr>
              <w:noProof/>
              <w:webHidden/>
            </w:rPr>
            <w:fldChar w:fldCharType="separate"/>
          </w:r>
          <w:ins w:id="102"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362B0C56" w14:textId="29ABC727" w:rsidR="009E5A24" w:rsidRDefault="009E5A24">
          <w:pPr>
            <w:pStyle w:val="TOC3"/>
            <w:tabs>
              <w:tab w:val="right" w:leader="dot" w:pos="9350"/>
            </w:tabs>
            <w:rPr>
              <w:ins w:id="103" w:author="Duan, Sean (MU-Student)" w:date="2025-03-31T13:56:00Z" w16du:dateUtc="2025-03-31T18:56:00Z"/>
              <w:rFonts w:eastAsiaTheme="minorEastAsia"/>
              <w:noProof/>
              <w:szCs w:val="24"/>
            </w:rPr>
          </w:pPr>
          <w:ins w:id="10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_Toc194321817 \h </w:instrText>
            </w:r>
          </w:ins>
          <w:r>
            <w:rPr>
              <w:noProof/>
              <w:webHidden/>
            </w:rPr>
          </w:r>
          <w:r>
            <w:rPr>
              <w:noProof/>
              <w:webHidden/>
            </w:rPr>
            <w:fldChar w:fldCharType="separate"/>
          </w:r>
          <w:ins w:id="105" w:author="Duan, Sean (MU-Student)" w:date="2025-03-31T13:56:00Z" w16du:dateUtc="2025-03-31T18:56:00Z">
            <w:r>
              <w:rPr>
                <w:noProof/>
                <w:webHidden/>
              </w:rPr>
              <w:t>39</w:t>
            </w:r>
            <w:r>
              <w:rPr>
                <w:noProof/>
                <w:webHidden/>
              </w:rPr>
              <w:fldChar w:fldCharType="end"/>
            </w:r>
            <w:r w:rsidRPr="00AD236D">
              <w:rPr>
                <w:rStyle w:val="Hyperlink"/>
                <w:noProof/>
              </w:rPr>
              <w:fldChar w:fldCharType="end"/>
            </w:r>
          </w:ins>
        </w:p>
        <w:p w14:paraId="2C8517CF" w14:textId="1E35F225" w:rsidR="009E5A24" w:rsidRDefault="009E5A24">
          <w:pPr>
            <w:pStyle w:val="TOC3"/>
            <w:tabs>
              <w:tab w:val="right" w:leader="dot" w:pos="9350"/>
            </w:tabs>
            <w:rPr>
              <w:ins w:id="106" w:author="Duan, Sean (MU-Student)" w:date="2025-03-31T13:56:00Z" w16du:dateUtc="2025-03-31T18:56:00Z"/>
              <w:rFonts w:eastAsiaTheme="minorEastAsia"/>
              <w:noProof/>
              <w:szCs w:val="24"/>
            </w:rPr>
          </w:pPr>
          <w:ins w:id="10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_Toc194321818 \h </w:instrText>
            </w:r>
          </w:ins>
          <w:r>
            <w:rPr>
              <w:noProof/>
              <w:webHidden/>
            </w:rPr>
          </w:r>
          <w:r>
            <w:rPr>
              <w:noProof/>
              <w:webHidden/>
            </w:rPr>
            <w:fldChar w:fldCharType="separate"/>
          </w:r>
          <w:ins w:id="108" w:author="Duan, Sean (MU-Student)" w:date="2025-03-31T13:56:00Z" w16du:dateUtc="2025-03-31T18:56:00Z">
            <w:r>
              <w:rPr>
                <w:noProof/>
                <w:webHidden/>
              </w:rPr>
              <w:t>41</w:t>
            </w:r>
            <w:r>
              <w:rPr>
                <w:noProof/>
                <w:webHidden/>
              </w:rPr>
              <w:fldChar w:fldCharType="end"/>
            </w:r>
            <w:r w:rsidRPr="00AD236D">
              <w:rPr>
                <w:rStyle w:val="Hyperlink"/>
                <w:noProof/>
              </w:rPr>
              <w:fldChar w:fldCharType="end"/>
            </w:r>
          </w:ins>
        </w:p>
        <w:p w14:paraId="08EF2E81" w14:textId="51E7F6DB" w:rsidR="009E5A24" w:rsidRDefault="009E5A24">
          <w:pPr>
            <w:pStyle w:val="TOC3"/>
            <w:tabs>
              <w:tab w:val="right" w:leader="dot" w:pos="9350"/>
            </w:tabs>
            <w:rPr>
              <w:ins w:id="109" w:author="Duan, Sean (MU-Student)" w:date="2025-03-31T13:56:00Z" w16du:dateUtc="2025-03-31T18:56:00Z"/>
              <w:rFonts w:eastAsiaTheme="minorEastAsia"/>
              <w:noProof/>
              <w:szCs w:val="24"/>
            </w:rPr>
          </w:pPr>
          <w:ins w:id="11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_Toc194321819 \h </w:instrText>
            </w:r>
          </w:ins>
          <w:r>
            <w:rPr>
              <w:noProof/>
              <w:webHidden/>
            </w:rPr>
          </w:r>
          <w:r>
            <w:rPr>
              <w:noProof/>
              <w:webHidden/>
            </w:rPr>
            <w:fldChar w:fldCharType="separate"/>
          </w:r>
          <w:ins w:id="111" w:author="Duan, Sean (MU-Student)" w:date="2025-03-31T13:56:00Z" w16du:dateUtc="2025-03-31T18:56:00Z">
            <w:r>
              <w:rPr>
                <w:noProof/>
                <w:webHidden/>
              </w:rPr>
              <w:t>42</w:t>
            </w:r>
            <w:r>
              <w:rPr>
                <w:noProof/>
                <w:webHidden/>
              </w:rPr>
              <w:fldChar w:fldCharType="end"/>
            </w:r>
            <w:r w:rsidRPr="00AD236D">
              <w:rPr>
                <w:rStyle w:val="Hyperlink"/>
                <w:noProof/>
              </w:rPr>
              <w:fldChar w:fldCharType="end"/>
            </w:r>
          </w:ins>
        </w:p>
        <w:p w14:paraId="5AD7B738" w14:textId="39AB1341" w:rsidR="009E5A24" w:rsidRDefault="009E5A24">
          <w:pPr>
            <w:pStyle w:val="TOC3"/>
            <w:tabs>
              <w:tab w:val="right" w:leader="dot" w:pos="9350"/>
            </w:tabs>
            <w:rPr>
              <w:ins w:id="112" w:author="Duan, Sean (MU-Student)" w:date="2025-03-31T13:56:00Z" w16du:dateUtc="2025-03-31T18:56:00Z"/>
              <w:rFonts w:eastAsiaTheme="minorEastAsia"/>
              <w:noProof/>
              <w:szCs w:val="24"/>
            </w:rPr>
          </w:pPr>
          <w:ins w:id="11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_Toc194321820 \h </w:instrText>
            </w:r>
          </w:ins>
          <w:r>
            <w:rPr>
              <w:noProof/>
              <w:webHidden/>
            </w:rPr>
          </w:r>
          <w:r>
            <w:rPr>
              <w:noProof/>
              <w:webHidden/>
            </w:rPr>
            <w:fldChar w:fldCharType="separate"/>
          </w:r>
          <w:ins w:id="114" w:author="Duan, Sean (MU-Student)" w:date="2025-03-31T13:56:00Z" w16du:dateUtc="2025-03-31T18:56:00Z">
            <w:r>
              <w:rPr>
                <w:noProof/>
                <w:webHidden/>
              </w:rPr>
              <w:t>43</w:t>
            </w:r>
            <w:r>
              <w:rPr>
                <w:noProof/>
                <w:webHidden/>
              </w:rPr>
              <w:fldChar w:fldCharType="end"/>
            </w:r>
            <w:r w:rsidRPr="00AD236D">
              <w:rPr>
                <w:rStyle w:val="Hyperlink"/>
                <w:noProof/>
              </w:rPr>
              <w:fldChar w:fldCharType="end"/>
            </w:r>
          </w:ins>
        </w:p>
        <w:p w14:paraId="209CCD91" w14:textId="3169598A" w:rsidR="009E5A24" w:rsidRDefault="009E5A24">
          <w:pPr>
            <w:pStyle w:val="TOC2"/>
            <w:tabs>
              <w:tab w:val="right" w:leader="dot" w:pos="9350"/>
            </w:tabs>
            <w:rPr>
              <w:ins w:id="115" w:author="Duan, Sean (MU-Student)" w:date="2025-03-31T13:56:00Z" w16du:dateUtc="2025-03-31T18:56:00Z"/>
              <w:rFonts w:eastAsiaTheme="minorEastAsia"/>
              <w:noProof/>
              <w:szCs w:val="24"/>
            </w:rPr>
          </w:pPr>
          <w:ins w:id="11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_Toc194321821 \h </w:instrText>
            </w:r>
          </w:ins>
          <w:r>
            <w:rPr>
              <w:noProof/>
              <w:webHidden/>
            </w:rPr>
          </w:r>
          <w:r>
            <w:rPr>
              <w:noProof/>
              <w:webHidden/>
            </w:rPr>
            <w:fldChar w:fldCharType="separate"/>
          </w:r>
          <w:ins w:id="117" w:author="Duan, Sean (MU-Student)" w:date="2025-03-31T13:56:00Z" w16du:dateUtc="2025-03-31T18:56:00Z">
            <w:r>
              <w:rPr>
                <w:noProof/>
                <w:webHidden/>
              </w:rPr>
              <w:t>44</w:t>
            </w:r>
            <w:r>
              <w:rPr>
                <w:noProof/>
                <w:webHidden/>
              </w:rPr>
              <w:fldChar w:fldCharType="end"/>
            </w:r>
            <w:r w:rsidRPr="00AD236D">
              <w:rPr>
                <w:rStyle w:val="Hyperlink"/>
                <w:noProof/>
              </w:rPr>
              <w:fldChar w:fldCharType="end"/>
            </w:r>
          </w:ins>
        </w:p>
        <w:p w14:paraId="3A86EE92" w14:textId="38EB112A" w:rsidR="009E5A24" w:rsidRDefault="009E5A24">
          <w:pPr>
            <w:pStyle w:val="TOC1"/>
            <w:tabs>
              <w:tab w:val="right" w:leader="dot" w:pos="9350"/>
            </w:tabs>
            <w:rPr>
              <w:ins w:id="118" w:author="Duan, Sean (MU-Student)" w:date="2025-03-31T13:56:00Z" w16du:dateUtc="2025-03-31T18:56:00Z"/>
              <w:rFonts w:eastAsiaTheme="minorEastAsia"/>
              <w:noProof/>
              <w:szCs w:val="24"/>
            </w:rPr>
          </w:pPr>
          <w:ins w:id="11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References</w:t>
            </w:r>
            <w:r>
              <w:rPr>
                <w:noProof/>
                <w:webHidden/>
              </w:rPr>
              <w:tab/>
            </w:r>
            <w:r>
              <w:rPr>
                <w:noProof/>
                <w:webHidden/>
              </w:rPr>
              <w:fldChar w:fldCharType="begin"/>
            </w:r>
            <w:r>
              <w:rPr>
                <w:noProof/>
                <w:webHidden/>
              </w:rPr>
              <w:instrText xml:space="preserve"> PAGEREF _Toc194321822 \h </w:instrText>
            </w:r>
          </w:ins>
          <w:r>
            <w:rPr>
              <w:noProof/>
              <w:webHidden/>
            </w:rPr>
          </w:r>
          <w:r>
            <w:rPr>
              <w:noProof/>
              <w:webHidden/>
            </w:rPr>
            <w:fldChar w:fldCharType="separate"/>
          </w:r>
          <w:ins w:id="120" w:author="Duan, Sean (MU-Student)" w:date="2025-03-31T13:56:00Z" w16du:dateUtc="2025-03-31T18:56:00Z">
            <w:r>
              <w:rPr>
                <w:noProof/>
                <w:webHidden/>
              </w:rPr>
              <w:t>50</w:t>
            </w:r>
            <w:r>
              <w:rPr>
                <w:noProof/>
                <w:webHidden/>
              </w:rPr>
              <w:fldChar w:fldCharType="end"/>
            </w:r>
            <w:r w:rsidRPr="00AD236D">
              <w:rPr>
                <w:rStyle w:val="Hyperlink"/>
                <w:noProof/>
              </w:rPr>
              <w:fldChar w:fldCharType="end"/>
            </w:r>
          </w:ins>
        </w:p>
        <w:p w14:paraId="657B2809" w14:textId="04AAA170" w:rsidR="009E5A24" w:rsidRDefault="009E5A24">
          <w:pPr>
            <w:pStyle w:val="TOC1"/>
            <w:tabs>
              <w:tab w:val="right" w:leader="dot" w:pos="9350"/>
            </w:tabs>
            <w:rPr>
              <w:ins w:id="121" w:author="Duan, Sean (MU-Student)" w:date="2025-03-31T13:56:00Z" w16du:dateUtc="2025-03-31T18:56:00Z"/>
              <w:rFonts w:eastAsiaTheme="minorEastAsia"/>
              <w:noProof/>
              <w:szCs w:val="24"/>
            </w:rPr>
          </w:pPr>
          <w:ins w:id="12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Appendices</w:t>
            </w:r>
            <w:r>
              <w:rPr>
                <w:noProof/>
                <w:webHidden/>
              </w:rPr>
              <w:tab/>
            </w:r>
            <w:r>
              <w:rPr>
                <w:noProof/>
                <w:webHidden/>
              </w:rPr>
              <w:fldChar w:fldCharType="begin"/>
            </w:r>
            <w:r>
              <w:rPr>
                <w:noProof/>
                <w:webHidden/>
              </w:rPr>
              <w:instrText xml:space="preserve"> PAGEREF _Toc194321823 \h </w:instrText>
            </w:r>
          </w:ins>
          <w:r>
            <w:rPr>
              <w:noProof/>
              <w:webHidden/>
            </w:rPr>
          </w:r>
          <w:r>
            <w:rPr>
              <w:noProof/>
              <w:webHidden/>
            </w:rPr>
            <w:fldChar w:fldCharType="separate"/>
          </w:r>
          <w:ins w:id="123"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40BBC8AC" w14:textId="0D93757F" w:rsidR="009E5A24" w:rsidRDefault="009E5A24">
          <w:pPr>
            <w:pStyle w:val="TOC2"/>
            <w:tabs>
              <w:tab w:val="right" w:leader="dot" w:pos="9350"/>
            </w:tabs>
            <w:rPr>
              <w:ins w:id="124" w:author="Duan, Sean (MU-Student)" w:date="2025-03-31T13:56:00Z" w16du:dateUtc="2025-03-31T18:56:00Z"/>
              <w:rFonts w:eastAsiaTheme="minorEastAsia"/>
              <w:noProof/>
              <w:szCs w:val="24"/>
            </w:rPr>
          </w:pPr>
          <w:ins w:id="12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A – Materials for Study 1</w:t>
            </w:r>
            <w:r>
              <w:rPr>
                <w:noProof/>
                <w:webHidden/>
              </w:rPr>
              <w:tab/>
            </w:r>
            <w:r>
              <w:rPr>
                <w:noProof/>
                <w:webHidden/>
              </w:rPr>
              <w:fldChar w:fldCharType="begin"/>
            </w:r>
            <w:r>
              <w:rPr>
                <w:noProof/>
                <w:webHidden/>
              </w:rPr>
              <w:instrText xml:space="preserve"> PAGEREF _Toc194321824 \h </w:instrText>
            </w:r>
          </w:ins>
          <w:r>
            <w:rPr>
              <w:noProof/>
              <w:webHidden/>
            </w:rPr>
          </w:r>
          <w:r>
            <w:rPr>
              <w:noProof/>
              <w:webHidden/>
            </w:rPr>
            <w:fldChar w:fldCharType="separate"/>
          </w:r>
          <w:ins w:id="126"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7F0E3B6F" w14:textId="456F474E" w:rsidR="009E5A24" w:rsidRDefault="009E5A24">
          <w:pPr>
            <w:pStyle w:val="TOC3"/>
            <w:tabs>
              <w:tab w:val="right" w:leader="dot" w:pos="9350"/>
            </w:tabs>
            <w:rPr>
              <w:ins w:id="127" w:author="Duan, Sean (MU-Student)" w:date="2025-03-31T13:56:00Z" w16du:dateUtc="2025-03-31T18:56:00Z"/>
              <w:rFonts w:eastAsiaTheme="minorEastAsia"/>
              <w:noProof/>
              <w:szCs w:val="24"/>
            </w:rPr>
          </w:pPr>
          <w:ins w:id="12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_Toc194321825 \h </w:instrText>
            </w:r>
          </w:ins>
          <w:r>
            <w:rPr>
              <w:noProof/>
              <w:webHidden/>
            </w:rPr>
          </w:r>
          <w:r>
            <w:rPr>
              <w:noProof/>
              <w:webHidden/>
            </w:rPr>
            <w:fldChar w:fldCharType="separate"/>
          </w:r>
          <w:ins w:id="129"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600B0011" w14:textId="76EA4DD2" w:rsidR="009E5A24" w:rsidRDefault="009E5A24">
          <w:pPr>
            <w:pStyle w:val="TOC3"/>
            <w:tabs>
              <w:tab w:val="right" w:leader="dot" w:pos="9350"/>
            </w:tabs>
            <w:rPr>
              <w:ins w:id="130" w:author="Duan, Sean (MU-Student)" w:date="2025-03-31T13:56:00Z" w16du:dateUtc="2025-03-31T18:56:00Z"/>
              <w:rFonts w:eastAsiaTheme="minorEastAsia"/>
              <w:noProof/>
              <w:szCs w:val="24"/>
            </w:rPr>
          </w:pPr>
          <w:ins w:id="13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_Toc194321826 \h </w:instrText>
            </w:r>
          </w:ins>
          <w:r>
            <w:rPr>
              <w:noProof/>
              <w:webHidden/>
            </w:rPr>
          </w:r>
          <w:r>
            <w:rPr>
              <w:noProof/>
              <w:webHidden/>
            </w:rPr>
            <w:fldChar w:fldCharType="separate"/>
          </w:r>
          <w:ins w:id="132" w:author="Duan, Sean (MU-Student)" w:date="2025-03-31T13:56:00Z" w16du:dateUtc="2025-03-31T18:56:00Z">
            <w:r>
              <w:rPr>
                <w:noProof/>
                <w:webHidden/>
              </w:rPr>
              <w:t>59</w:t>
            </w:r>
            <w:r>
              <w:rPr>
                <w:noProof/>
                <w:webHidden/>
              </w:rPr>
              <w:fldChar w:fldCharType="end"/>
            </w:r>
            <w:r w:rsidRPr="00AD236D">
              <w:rPr>
                <w:rStyle w:val="Hyperlink"/>
                <w:noProof/>
              </w:rPr>
              <w:fldChar w:fldCharType="end"/>
            </w:r>
          </w:ins>
        </w:p>
        <w:p w14:paraId="210E7800" w14:textId="4E6867DF" w:rsidR="009E5A24" w:rsidRDefault="009E5A24">
          <w:pPr>
            <w:pStyle w:val="TOC3"/>
            <w:tabs>
              <w:tab w:val="right" w:leader="dot" w:pos="9350"/>
            </w:tabs>
            <w:rPr>
              <w:ins w:id="133" w:author="Duan, Sean (MU-Student)" w:date="2025-03-31T13:56:00Z" w16du:dateUtc="2025-03-31T18:56:00Z"/>
              <w:rFonts w:eastAsiaTheme="minorEastAsia"/>
              <w:noProof/>
              <w:szCs w:val="24"/>
            </w:rPr>
          </w:pPr>
          <w:ins w:id="13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_Toc194321827 \h </w:instrText>
            </w:r>
          </w:ins>
          <w:r>
            <w:rPr>
              <w:noProof/>
              <w:webHidden/>
            </w:rPr>
          </w:r>
          <w:r>
            <w:rPr>
              <w:noProof/>
              <w:webHidden/>
            </w:rPr>
            <w:fldChar w:fldCharType="separate"/>
          </w:r>
          <w:ins w:id="135" w:author="Duan, Sean (MU-Student)" w:date="2025-03-31T13:56:00Z" w16du:dateUtc="2025-03-31T18:56:00Z">
            <w:r>
              <w:rPr>
                <w:noProof/>
                <w:webHidden/>
              </w:rPr>
              <w:t>60</w:t>
            </w:r>
            <w:r>
              <w:rPr>
                <w:noProof/>
                <w:webHidden/>
              </w:rPr>
              <w:fldChar w:fldCharType="end"/>
            </w:r>
            <w:r w:rsidRPr="00AD236D">
              <w:rPr>
                <w:rStyle w:val="Hyperlink"/>
                <w:noProof/>
              </w:rPr>
              <w:fldChar w:fldCharType="end"/>
            </w:r>
          </w:ins>
        </w:p>
        <w:p w14:paraId="431E5A16" w14:textId="61D06964" w:rsidR="009E5A24" w:rsidRDefault="009E5A24">
          <w:pPr>
            <w:pStyle w:val="TOC2"/>
            <w:tabs>
              <w:tab w:val="right" w:leader="dot" w:pos="9350"/>
            </w:tabs>
            <w:rPr>
              <w:ins w:id="136" w:author="Duan, Sean (MU-Student)" w:date="2025-03-31T13:56:00Z" w16du:dateUtc="2025-03-31T18:56:00Z"/>
              <w:rFonts w:eastAsiaTheme="minorEastAsia"/>
              <w:noProof/>
              <w:szCs w:val="24"/>
            </w:rPr>
          </w:pPr>
          <w:ins w:id="13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B – Materials for Study 2</w:t>
            </w:r>
            <w:r>
              <w:rPr>
                <w:noProof/>
                <w:webHidden/>
              </w:rPr>
              <w:tab/>
            </w:r>
            <w:r>
              <w:rPr>
                <w:noProof/>
                <w:webHidden/>
              </w:rPr>
              <w:fldChar w:fldCharType="begin"/>
            </w:r>
            <w:r>
              <w:rPr>
                <w:noProof/>
                <w:webHidden/>
              </w:rPr>
              <w:instrText xml:space="preserve"> PAGEREF _Toc194321828 \h </w:instrText>
            </w:r>
          </w:ins>
          <w:r>
            <w:rPr>
              <w:noProof/>
              <w:webHidden/>
            </w:rPr>
          </w:r>
          <w:r>
            <w:rPr>
              <w:noProof/>
              <w:webHidden/>
            </w:rPr>
            <w:fldChar w:fldCharType="separate"/>
          </w:r>
          <w:ins w:id="138" w:author="Duan, Sean (MU-Student)" w:date="2025-03-31T13:56:00Z" w16du:dateUtc="2025-03-31T18:56:00Z">
            <w:r>
              <w:rPr>
                <w:noProof/>
                <w:webHidden/>
              </w:rPr>
              <w:t>67</w:t>
            </w:r>
            <w:r>
              <w:rPr>
                <w:noProof/>
                <w:webHidden/>
              </w:rPr>
              <w:fldChar w:fldCharType="end"/>
            </w:r>
            <w:r w:rsidRPr="00AD236D">
              <w:rPr>
                <w:rStyle w:val="Hyperlink"/>
                <w:noProof/>
              </w:rPr>
              <w:fldChar w:fldCharType="end"/>
            </w:r>
          </w:ins>
        </w:p>
        <w:p w14:paraId="7E72DFC5" w14:textId="59090D53" w:rsidR="009E5A24" w:rsidRDefault="009E5A24">
          <w:pPr>
            <w:pStyle w:val="TOC3"/>
            <w:tabs>
              <w:tab w:val="right" w:leader="dot" w:pos="9350"/>
            </w:tabs>
            <w:rPr>
              <w:ins w:id="139" w:author="Duan, Sean (MU-Student)" w:date="2025-03-31T13:56:00Z" w16du:dateUtc="2025-03-31T18:56:00Z"/>
              <w:rFonts w:eastAsiaTheme="minorEastAsia"/>
              <w:noProof/>
              <w:szCs w:val="24"/>
            </w:rPr>
          </w:pPr>
          <w:ins w:id="14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_Toc194321829 \h </w:instrText>
            </w:r>
          </w:ins>
          <w:r>
            <w:rPr>
              <w:noProof/>
              <w:webHidden/>
            </w:rPr>
          </w:r>
          <w:r>
            <w:rPr>
              <w:noProof/>
              <w:webHidden/>
            </w:rPr>
            <w:fldChar w:fldCharType="separate"/>
          </w:r>
          <w:ins w:id="141" w:author="Duan, Sean (MU-Student)" w:date="2025-03-31T13:56:00Z" w16du:dateUtc="2025-03-31T18:56:00Z">
            <w:r>
              <w:rPr>
                <w:noProof/>
                <w:webHidden/>
              </w:rPr>
              <w:t>67</w:t>
            </w:r>
            <w:r>
              <w:rPr>
                <w:noProof/>
                <w:webHidden/>
              </w:rPr>
              <w:fldChar w:fldCharType="end"/>
            </w:r>
            <w:r w:rsidRPr="00AD236D">
              <w:rPr>
                <w:rStyle w:val="Hyperlink"/>
                <w:noProof/>
              </w:rPr>
              <w:fldChar w:fldCharType="end"/>
            </w:r>
          </w:ins>
        </w:p>
        <w:p w14:paraId="17FF8A58" w14:textId="5F74EE9E" w:rsidR="009E5A24" w:rsidRDefault="009E5A24">
          <w:pPr>
            <w:pStyle w:val="TOC3"/>
            <w:tabs>
              <w:tab w:val="right" w:leader="dot" w:pos="9350"/>
            </w:tabs>
            <w:rPr>
              <w:ins w:id="142" w:author="Duan, Sean (MU-Student)" w:date="2025-03-31T13:56:00Z" w16du:dateUtc="2025-03-31T18:56:00Z"/>
              <w:rFonts w:eastAsiaTheme="minorEastAsia"/>
              <w:noProof/>
              <w:szCs w:val="24"/>
            </w:rPr>
          </w:pPr>
          <w:ins w:id="14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_Toc194321830 \h </w:instrText>
            </w:r>
          </w:ins>
          <w:r>
            <w:rPr>
              <w:noProof/>
              <w:webHidden/>
            </w:rPr>
          </w:r>
          <w:r>
            <w:rPr>
              <w:noProof/>
              <w:webHidden/>
            </w:rPr>
            <w:fldChar w:fldCharType="separate"/>
          </w:r>
          <w:ins w:id="144" w:author="Duan, Sean (MU-Student)" w:date="2025-03-31T13:56:00Z" w16du:dateUtc="2025-03-31T18:56:00Z">
            <w:r>
              <w:rPr>
                <w:noProof/>
                <w:webHidden/>
              </w:rPr>
              <w:t>69</w:t>
            </w:r>
            <w:r>
              <w:rPr>
                <w:noProof/>
                <w:webHidden/>
              </w:rPr>
              <w:fldChar w:fldCharType="end"/>
            </w:r>
            <w:r w:rsidRPr="00AD236D">
              <w:rPr>
                <w:rStyle w:val="Hyperlink"/>
                <w:noProof/>
              </w:rPr>
              <w:fldChar w:fldCharType="end"/>
            </w:r>
          </w:ins>
        </w:p>
        <w:p w14:paraId="416B1C86" w14:textId="3F3E432E" w:rsidR="009E5A24" w:rsidRDefault="009E5A24">
          <w:pPr>
            <w:pStyle w:val="TOC3"/>
            <w:tabs>
              <w:tab w:val="right" w:leader="dot" w:pos="9350"/>
            </w:tabs>
            <w:rPr>
              <w:ins w:id="145" w:author="Duan, Sean (MU-Student)" w:date="2025-03-31T13:56:00Z" w16du:dateUtc="2025-03-31T18:56:00Z"/>
              <w:rFonts w:eastAsiaTheme="minorEastAsia"/>
              <w:noProof/>
              <w:szCs w:val="24"/>
            </w:rPr>
          </w:pPr>
          <w:ins w:id="14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Materials</w:t>
            </w:r>
            <w:r>
              <w:rPr>
                <w:noProof/>
                <w:webHidden/>
              </w:rPr>
              <w:tab/>
            </w:r>
            <w:r>
              <w:rPr>
                <w:noProof/>
                <w:webHidden/>
              </w:rPr>
              <w:fldChar w:fldCharType="begin"/>
            </w:r>
            <w:r>
              <w:rPr>
                <w:noProof/>
                <w:webHidden/>
              </w:rPr>
              <w:instrText xml:space="preserve"> PAGEREF _Toc194321831 \h </w:instrText>
            </w:r>
          </w:ins>
          <w:r>
            <w:rPr>
              <w:noProof/>
              <w:webHidden/>
            </w:rPr>
          </w:r>
          <w:r>
            <w:rPr>
              <w:noProof/>
              <w:webHidden/>
            </w:rPr>
            <w:fldChar w:fldCharType="separate"/>
          </w:r>
          <w:ins w:id="147" w:author="Duan, Sean (MU-Student)" w:date="2025-03-31T13:56:00Z" w16du:dateUtc="2025-03-31T18:56:00Z">
            <w:r>
              <w:rPr>
                <w:noProof/>
                <w:webHidden/>
              </w:rPr>
              <w:t>70</w:t>
            </w:r>
            <w:r>
              <w:rPr>
                <w:noProof/>
                <w:webHidden/>
              </w:rPr>
              <w:fldChar w:fldCharType="end"/>
            </w:r>
            <w:r w:rsidRPr="00AD236D">
              <w:rPr>
                <w:rStyle w:val="Hyperlink"/>
                <w:noProof/>
              </w:rPr>
              <w:fldChar w:fldCharType="end"/>
            </w:r>
          </w:ins>
        </w:p>
        <w:p w14:paraId="45321041" w14:textId="2E16E690" w:rsidR="009E5A24" w:rsidRDefault="009E5A24">
          <w:pPr>
            <w:pStyle w:val="TOC3"/>
            <w:tabs>
              <w:tab w:val="right" w:leader="dot" w:pos="9350"/>
            </w:tabs>
            <w:rPr>
              <w:ins w:id="148" w:author="Duan, Sean (MU-Student)" w:date="2025-03-31T13:56:00Z" w16du:dateUtc="2025-03-31T18:56:00Z"/>
              <w:rFonts w:eastAsiaTheme="minorEastAsia"/>
              <w:noProof/>
              <w:szCs w:val="24"/>
            </w:rPr>
          </w:pPr>
          <w:ins w:id="14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_Toc194321832 \h </w:instrText>
            </w:r>
          </w:ins>
          <w:r>
            <w:rPr>
              <w:noProof/>
              <w:webHidden/>
            </w:rPr>
          </w:r>
          <w:r>
            <w:rPr>
              <w:noProof/>
              <w:webHidden/>
            </w:rPr>
            <w:fldChar w:fldCharType="separate"/>
          </w:r>
          <w:ins w:id="150" w:author="Duan, Sean (MU-Student)" w:date="2025-03-31T13:56:00Z" w16du:dateUtc="2025-03-31T18:56:00Z">
            <w:r>
              <w:rPr>
                <w:noProof/>
                <w:webHidden/>
              </w:rPr>
              <w:t>79</w:t>
            </w:r>
            <w:r>
              <w:rPr>
                <w:noProof/>
                <w:webHidden/>
              </w:rPr>
              <w:fldChar w:fldCharType="end"/>
            </w:r>
            <w:r w:rsidRPr="00AD236D">
              <w:rPr>
                <w:rStyle w:val="Hyperlink"/>
                <w:noProof/>
              </w:rPr>
              <w:fldChar w:fldCharType="end"/>
            </w:r>
          </w:ins>
        </w:p>
        <w:p w14:paraId="2CA663B5" w14:textId="1333A65C" w:rsidR="009E5A24" w:rsidRDefault="009E5A24">
          <w:pPr>
            <w:pStyle w:val="TOC2"/>
            <w:tabs>
              <w:tab w:val="right" w:leader="dot" w:pos="9350"/>
            </w:tabs>
            <w:rPr>
              <w:ins w:id="151" w:author="Duan, Sean (MU-Student)" w:date="2025-03-31T13:56:00Z" w16du:dateUtc="2025-03-31T18:56:00Z"/>
              <w:rFonts w:eastAsiaTheme="minorEastAsia"/>
              <w:noProof/>
              <w:szCs w:val="24"/>
            </w:rPr>
          </w:pPr>
          <w:ins w:id="15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C – Materials for Study 3</w:t>
            </w:r>
            <w:r>
              <w:rPr>
                <w:noProof/>
                <w:webHidden/>
              </w:rPr>
              <w:tab/>
            </w:r>
            <w:r>
              <w:rPr>
                <w:noProof/>
                <w:webHidden/>
              </w:rPr>
              <w:fldChar w:fldCharType="begin"/>
            </w:r>
            <w:r>
              <w:rPr>
                <w:noProof/>
                <w:webHidden/>
              </w:rPr>
              <w:instrText xml:space="preserve"> PAGEREF _Toc194321833 \h </w:instrText>
            </w:r>
          </w:ins>
          <w:r>
            <w:rPr>
              <w:noProof/>
              <w:webHidden/>
            </w:rPr>
          </w:r>
          <w:r>
            <w:rPr>
              <w:noProof/>
              <w:webHidden/>
            </w:rPr>
            <w:fldChar w:fldCharType="separate"/>
          </w:r>
          <w:ins w:id="153" w:author="Duan, Sean (MU-Student)" w:date="2025-03-31T13:56:00Z" w16du:dateUtc="2025-03-31T18:56:00Z">
            <w:r>
              <w:rPr>
                <w:noProof/>
                <w:webHidden/>
              </w:rPr>
              <w:t>81</w:t>
            </w:r>
            <w:r>
              <w:rPr>
                <w:noProof/>
                <w:webHidden/>
              </w:rPr>
              <w:fldChar w:fldCharType="end"/>
            </w:r>
            <w:r w:rsidRPr="00AD236D">
              <w:rPr>
                <w:rStyle w:val="Hyperlink"/>
                <w:noProof/>
              </w:rPr>
              <w:fldChar w:fldCharType="end"/>
            </w:r>
          </w:ins>
        </w:p>
        <w:p w14:paraId="064BE548" w14:textId="60B94FCC" w:rsidR="009E5A24" w:rsidRDefault="009E5A24">
          <w:pPr>
            <w:pStyle w:val="TOC2"/>
            <w:tabs>
              <w:tab w:val="right" w:leader="dot" w:pos="9350"/>
            </w:tabs>
            <w:rPr>
              <w:ins w:id="154" w:author="Duan, Sean (MU-Student)" w:date="2025-03-31T13:56:00Z" w16du:dateUtc="2025-03-31T18:56:00Z"/>
              <w:rFonts w:eastAsiaTheme="minorEastAsia"/>
              <w:noProof/>
              <w:szCs w:val="24"/>
            </w:rPr>
          </w:pPr>
          <w:ins w:id="15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_Toc194321834 \h </w:instrText>
            </w:r>
          </w:ins>
          <w:r>
            <w:rPr>
              <w:noProof/>
              <w:webHidden/>
            </w:rPr>
          </w:r>
          <w:r>
            <w:rPr>
              <w:noProof/>
              <w:webHidden/>
            </w:rPr>
            <w:fldChar w:fldCharType="separate"/>
          </w:r>
          <w:ins w:id="156" w:author="Duan, Sean (MU-Student)" w:date="2025-03-31T13:56:00Z" w16du:dateUtc="2025-03-31T18:56:00Z">
            <w:r>
              <w:rPr>
                <w:noProof/>
                <w:webHidden/>
              </w:rPr>
              <w:t>81</w:t>
            </w:r>
            <w:r>
              <w:rPr>
                <w:noProof/>
                <w:webHidden/>
              </w:rPr>
              <w:fldChar w:fldCharType="end"/>
            </w:r>
            <w:r w:rsidRPr="00AD236D">
              <w:rPr>
                <w:rStyle w:val="Hyperlink"/>
                <w:noProof/>
              </w:rPr>
              <w:fldChar w:fldCharType="end"/>
            </w:r>
          </w:ins>
        </w:p>
        <w:p w14:paraId="28A7BC6C" w14:textId="3176A70C" w:rsidR="009E5A24" w:rsidRDefault="009E5A24">
          <w:pPr>
            <w:pStyle w:val="TOC2"/>
            <w:tabs>
              <w:tab w:val="right" w:leader="dot" w:pos="9350"/>
            </w:tabs>
            <w:rPr>
              <w:ins w:id="157" w:author="Duan, Sean (MU-Student)" w:date="2025-03-31T13:56:00Z" w16du:dateUtc="2025-03-31T18:56:00Z"/>
              <w:rFonts w:eastAsiaTheme="minorEastAsia"/>
              <w:noProof/>
              <w:szCs w:val="24"/>
            </w:rPr>
          </w:pPr>
          <w:ins w:id="15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_Toc194321835 \h </w:instrText>
            </w:r>
          </w:ins>
          <w:r>
            <w:rPr>
              <w:noProof/>
              <w:webHidden/>
            </w:rPr>
          </w:r>
          <w:r>
            <w:rPr>
              <w:noProof/>
              <w:webHidden/>
            </w:rPr>
            <w:fldChar w:fldCharType="separate"/>
          </w:r>
          <w:ins w:id="159" w:author="Duan, Sean (MU-Student)" w:date="2025-03-31T13:56:00Z" w16du:dateUtc="2025-03-31T18:56:00Z">
            <w:r>
              <w:rPr>
                <w:noProof/>
                <w:webHidden/>
              </w:rPr>
              <w:t>83</w:t>
            </w:r>
            <w:r>
              <w:rPr>
                <w:noProof/>
                <w:webHidden/>
              </w:rPr>
              <w:fldChar w:fldCharType="end"/>
            </w:r>
            <w:r w:rsidRPr="00AD236D">
              <w:rPr>
                <w:rStyle w:val="Hyperlink"/>
                <w:noProof/>
              </w:rPr>
              <w:fldChar w:fldCharType="end"/>
            </w:r>
          </w:ins>
        </w:p>
        <w:p w14:paraId="45F436BA" w14:textId="6A6F0FBC" w:rsidR="009E5A24" w:rsidRDefault="009E5A24">
          <w:pPr>
            <w:pStyle w:val="TOC2"/>
            <w:tabs>
              <w:tab w:val="right" w:leader="dot" w:pos="9350"/>
            </w:tabs>
            <w:rPr>
              <w:ins w:id="160" w:author="Duan, Sean (MU-Student)" w:date="2025-03-31T13:56:00Z" w16du:dateUtc="2025-03-31T18:56:00Z"/>
              <w:rFonts w:eastAsiaTheme="minorEastAsia"/>
              <w:noProof/>
              <w:szCs w:val="24"/>
            </w:rPr>
          </w:pPr>
          <w:ins w:id="161" w:author="Duan, Sean (MU-Student)" w:date="2025-03-31T13:56:00Z" w16du:dateUtc="2025-03-31T18:56:00Z">
            <w:r w:rsidRPr="00AD236D">
              <w:rPr>
                <w:rStyle w:val="Hyperlink"/>
                <w:noProof/>
              </w:rPr>
              <w:lastRenderedPageBreak/>
              <w:fldChar w:fldCharType="begin"/>
            </w:r>
            <w:r w:rsidRPr="00AD236D">
              <w:rPr>
                <w:rStyle w:val="Hyperlink"/>
                <w:noProof/>
              </w:rPr>
              <w:instrText xml:space="preserve"> </w:instrText>
            </w:r>
            <w:r>
              <w:rPr>
                <w:noProof/>
              </w:rPr>
              <w:instrText>HYPERLINK \l "_Toc194321836"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_Toc194321836 \h </w:instrText>
            </w:r>
          </w:ins>
          <w:r>
            <w:rPr>
              <w:noProof/>
              <w:webHidden/>
            </w:rPr>
          </w:r>
          <w:r>
            <w:rPr>
              <w:noProof/>
              <w:webHidden/>
            </w:rPr>
            <w:fldChar w:fldCharType="separate"/>
          </w:r>
          <w:ins w:id="162" w:author="Duan, Sean (MU-Student)" w:date="2025-03-31T13:56:00Z" w16du:dateUtc="2025-03-31T18:56:00Z">
            <w:r>
              <w:rPr>
                <w:noProof/>
                <w:webHidden/>
              </w:rPr>
              <w:t>85</w:t>
            </w:r>
            <w:r>
              <w:rPr>
                <w:noProof/>
                <w:webHidden/>
              </w:rPr>
              <w:fldChar w:fldCharType="end"/>
            </w:r>
            <w:r w:rsidRPr="00AD236D">
              <w:rPr>
                <w:rStyle w:val="Hyperlink"/>
                <w:noProof/>
              </w:rPr>
              <w:fldChar w:fldCharType="end"/>
            </w:r>
          </w:ins>
        </w:p>
        <w:p w14:paraId="44E45FF4" w14:textId="623C4175" w:rsidR="009E5A24" w:rsidRDefault="009E5A24">
          <w:pPr>
            <w:pStyle w:val="TOC2"/>
            <w:tabs>
              <w:tab w:val="right" w:leader="dot" w:pos="9350"/>
            </w:tabs>
            <w:rPr>
              <w:ins w:id="163" w:author="Duan, Sean (MU-Student)" w:date="2025-03-31T13:56:00Z" w16du:dateUtc="2025-03-31T18:56:00Z"/>
              <w:rFonts w:eastAsiaTheme="minorEastAsia"/>
              <w:noProof/>
              <w:szCs w:val="24"/>
            </w:rPr>
          </w:pPr>
          <w:ins w:id="16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D – Exploratory Analyses</w:t>
            </w:r>
            <w:r>
              <w:rPr>
                <w:noProof/>
                <w:webHidden/>
              </w:rPr>
              <w:tab/>
            </w:r>
            <w:r>
              <w:rPr>
                <w:noProof/>
                <w:webHidden/>
              </w:rPr>
              <w:fldChar w:fldCharType="begin"/>
            </w:r>
            <w:r>
              <w:rPr>
                <w:noProof/>
                <w:webHidden/>
              </w:rPr>
              <w:instrText xml:space="preserve"> PAGEREF _Toc194321837 \h </w:instrText>
            </w:r>
          </w:ins>
          <w:r>
            <w:rPr>
              <w:noProof/>
              <w:webHidden/>
            </w:rPr>
          </w:r>
          <w:r>
            <w:rPr>
              <w:noProof/>
              <w:webHidden/>
            </w:rPr>
            <w:fldChar w:fldCharType="separate"/>
          </w:r>
          <w:ins w:id="165"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0841DA14" w14:textId="2FEF1965" w:rsidR="009E5A24" w:rsidRDefault="009E5A24">
          <w:pPr>
            <w:pStyle w:val="TOC3"/>
            <w:tabs>
              <w:tab w:val="right" w:leader="dot" w:pos="9350"/>
            </w:tabs>
            <w:rPr>
              <w:ins w:id="166" w:author="Duan, Sean (MU-Student)" w:date="2025-03-31T13:56:00Z" w16du:dateUtc="2025-03-31T18:56:00Z"/>
              <w:rFonts w:eastAsiaTheme="minorEastAsia"/>
              <w:noProof/>
              <w:szCs w:val="24"/>
            </w:rPr>
          </w:pPr>
          <w:ins w:id="16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1</w:t>
            </w:r>
            <w:r>
              <w:rPr>
                <w:noProof/>
                <w:webHidden/>
              </w:rPr>
              <w:tab/>
            </w:r>
            <w:r>
              <w:rPr>
                <w:noProof/>
                <w:webHidden/>
              </w:rPr>
              <w:fldChar w:fldCharType="begin"/>
            </w:r>
            <w:r>
              <w:rPr>
                <w:noProof/>
                <w:webHidden/>
              </w:rPr>
              <w:instrText xml:space="preserve"> PAGEREF _Toc194321838 \h </w:instrText>
            </w:r>
          </w:ins>
          <w:r>
            <w:rPr>
              <w:noProof/>
              <w:webHidden/>
            </w:rPr>
          </w:r>
          <w:r>
            <w:rPr>
              <w:noProof/>
              <w:webHidden/>
            </w:rPr>
            <w:fldChar w:fldCharType="separate"/>
          </w:r>
          <w:ins w:id="168"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6157DAD9" w14:textId="36974DB5" w:rsidR="009E5A24" w:rsidRDefault="009E5A24">
          <w:pPr>
            <w:pStyle w:val="TOC3"/>
            <w:tabs>
              <w:tab w:val="right" w:leader="dot" w:pos="9350"/>
            </w:tabs>
            <w:rPr>
              <w:ins w:id="169" w:author="Duan, Sean (MU-Student)" w:date="2025-03-31T13:56:00Z" w16du:dateUtc="2025-03-31T18:56:00Z"/>
              <w:rFonts w:eastAsiaTheme="minorEastAsia"/>
              <w:noProof/>
              <w:szCs w:val="24"/>
            </w:rPr>
          </w:pPr>
          <w:ins w:id="17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2</w:t>
            </w:r>
            <w:r>
              <w:rPr>
                <w:noProof/>
                <w:webHidden/>
              </w:rPr>
              <w:tab/>
            </w:r>
            <w:r>
              <w:rPr>
                <w:noProof/>
                <w:webHidden/>
              </w:rPr>
              <w:fldChar w:fldCharType="begin"/>
            </w:r>
            <w:r>
              <w:rPr>
                <w:noProof/>
                <w:webHidden/>
              </w:rPr>
              <w:instrText xml:space="preserve"> PAGEREF _Toc194321839 \h </w:instrText>
            </w:r>
          </w:ins>
          <w:r>
            <w:rPr>
              <w:noProof/>
              <w:webHidden/>
            </w:rPr>
          </w:r>
          <w:r>
            <w:rPr>
              <w:noProof/>
              <w:webHidden/>
            </w:rPr>
            <w:fldChar w:fldCharType="separate"/>
          </w:r>
          <w:ins w:id="171"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0273AFC5" w14:textId="59AF5EE4" w:rsidR="009E5A24" w:rsidRDefault="009E5A24">
          <w:pPr>
            <w:pStyle w:val="TOC3"/>
            <w:tabs>
              <w:tab w:val="right" w:leader="dot" w:pos="9350"/>
            </w:tabs>
            <w:rPr>
              <w:ins w:id="172" w:author="Duan, Sean (MU-Student)" w:date="2025-03-31T13:56:00Z" w16du:dateUtc="2025-03-31T18:56:00Z"/>
              <w:rFonts w:eastAsiaTheme="minorEastAsia"/>
              <w:noProof/>
              <w:szCs w:val="24"/>
            </w:rPr>
          </w:pPr>
          <w:ins w:id="17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"_Toc194321840"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3</w:t>
            </w:r>
            <w:r>
              <w:rPr>
                <w:noProof/>
                <w:webHidden/>
              </w:rPr>
              <w:tab/>
            </w:r>
            <w:r>
              <w:rPr>
                <w:noProof/>
                <w:webHidden/>
              </w:rPr>
              <w:fldChar w:fldCharType="begin"/>
            </w:r>
            <w:r>
              <w:rPr>
                <w:noProof/>
                <w:webHidden/>
              </w:rPr>
              <w:instrText xml:space="preserve"> PAGEREF _Toc194321840 \h </w:instrText>
            </w:r>
          </w:ins>
          <w:r>
            <w:rPr>
              <w:noProof/>
              <w:webHidden/>
            </w:rPr>
          </w:r>
          <w:r>
            <w:rPr>
              <w:noProof/>
              <w:webHidden/>
            </w:rPr>
            <w:fldChar w:fldCharType="separate"/>
          </w:r>
          <w:ins w:id="174"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6EB28794" w14:textId="2B2AD27D" w:rsidR="009A1C85" w:rsidDel="00685849" w:rsidRDefault="009A1C85">
          <w:pPr>
            <w:pStyle w:val="TOC1"/>
            <w:tabs>
              <w:tab w:val="right" w:leader="dot" w:pos="9350"/>
            </w:tabs>
            <w:rPr>
              <w:del w:id="175" w:author="Duan, Sean (MU-Student)" w:date="2025-03-31T13:45:00Z" w16du:dateUtc="2025-03-31T18:45:00Z"/>
              <w:rFonts w:eastAsiaTheme="minorEastAsia"/>
              <w:noProof/>
              <w:szCs w:val="24"/>
            </w:rPr>
          </w:pPr>
          <w:del w:id="176" w:author="Duan, Sean (MU-Student)" w:date="2025-03-31T13:45:00Z" w16du:dateUtc="2025-03-31T18:45:00Z">
            <w:r w:rsidRPr="00685849" w:rsidDel="00685849">
              <w:rPr>
                <w:rPrChange w:id="177" w:author="Duan, Sean (MU-Student)" w:date="2025-03-31T13:45:00Z" w16du:dateUtc="2025-03-31T18:45:00Z">
                  <w:rPr>
                    <w:rStyle w:val="Hyperlink"/>
                    <w:noProof/>
                  </w:rPr>
                </w:rPrChange>
              </w:rPr>
              <w:delText>Chapter 1: Introduction – Broad Overview of Research</w:delText>
            </w:r>
            <w:r w:rsidDel="00685849">
              <w:rPr>
                <w:noProof/>
                <w:webHidden/>
              </w:rPr>
              <w:tab/>
              <w:delText>3</w:delText>
            </w:r>
          </w:del>
        </w:p>
        <w:p w14:paraId="52082BC8" w14:textId="4ABB6C67" w:rsidR="009A1C85" w:rsidDel="00685849" w:rsidRDefault="009A1C85">
          <w:pPr>
            <w:pStyle w:val="TOC1"/>
            <w:tabs>
              <w:tab w:val="right" w:leader="dot" w:pos="9350"/>
            </w:tabs>
            <w:rPr>
              <w:del w:id="178" w:author="Duan, Sean (MU-Student)" w:date="2025-03-31T13:45:00Z" w16du:dateUtc="2025-03-31T18:45:00Z"/>
              <w:rFonts w:eastAsiaTheme="minorEastAsia"/>
              <w:noProof/>
              <w:szCs w:val="24"/>
            </w:rPr>
          </w:pPr>
          <w:del w:id="179" w:author="Duan, Sean (MU-Student)" w:date="2025-03-31T13:45:00Z" w16du:dateUtc="2025-03-31T18:45:00Z">
            <w:r w:rsidRPr="00685849" w:rsidDel="00685849">
              <w:rPr>
                <w:rPrChange w:id="180" w:author="Duan, Sean (MU-Student)" w:date="2025-03-31T13:45:00Z" w16du:dateUtc="2025-03-31T18:45:00Z">
                  <w:rPr>
                    <w:rStyle w:val="Hyperlink"/>
                    <w:noProof/>
                  </w:rPr>
                </w:rPrChange>
              </w:rPr>
              <w:delText>Chapter 2: Review of the Literature</w:delText>
            </w:r>
            <w:r w:rsidDel="00685849">
              <w:rPr>
                <w:noProof/>
                <w:webHidden/>
              </w:rPr>
              <w:tab/>
              <w:delText>5</w:delText>
            </w:r>
          </w:del>
        </w:p>
        <w:p w14:paraId="1E846A9B" w14:textId="4C757A33" w:rsidR="009A1C85" w:rsidDel="00685849" w:rsidRDefault="009A1C85">
          <w:pPr>
            <w:pStyle w:val="TOC2"/>
            <w:tabs>
              <w:tab w:val="right" w:leader="dot" w:pos="9350"/>
            </w:tabs>
            <w:rPr>
              <w:del w:id="181" w:author="Duan, Sean (MU-Student)" w:date="2025-03-31T13:45:00Z" w16du:dateUtc="2025-03-31T18:45:00Z"/>
              <w:rFonts w:eastAsiaTheme="minorEastAsia"/>
              <w:noProof/>
              <w:szCs w:val="24"/>
            </w:rPr>
          </w:pPr>
          <w:del w:id="182" w:author="Duan, Sean (MU-Student)" w:date="2025-03-31T13:45:00Z" w16du:dateUtc="2025-03-31T18:45:00Z">
            <w:r w:rsidRPr="00685849" w:rsidDel="00685849">
              <w:rPr>
                <w:rPrChange w:id="183" w:author="Duan, Sean (MU-Student)" w:date="2025-03-31T13:45:00Z" w16du:dateUtc="2025-03-31T18:45:00Z">
                  <w:rPr>
                    <w:rStyle w:val="Hyperlink"/>
                    <w:noProof/>
                  </w:rPr>
                </w:rPrChange>
              </w:rPr>
              <w:delText>Attitude/Belief Formation</w:delText>
            </w:r>
            <w:r w:rsidDel="00685849">
              <w:rPr>
                <w:noProof/>
                <w:webHidden/>
              </w:rPr>
              <w:tab/>
              <w:delText>5</w:delText>
            </w:r>
          </w:del>
        </w:p>
        <w:p w14:paraId="58FA72B5" w14:textId="424FFB04" w:rsidR="009A1C85" w:rsidDel="00685849" w:rsidRDefault="009A1C85">
          <w:pPr>
            <w:pStyle w:val="TOC2"/>
            <w:tabs>
              <w:tab w:val="right" w:leader="dot" w:pos="9350"/>
            </w:tabs>
            <w:rPr>
              <w:del w:id="184" w:author="Duan, Sean (MU-Student)" w:date="2025-03-31T13:45:00Z" w16du:dateUtc="2025-03-31T18:45:00Z"/>
              <w:rFonts w:eastAsiaTheme="minorEastAsia"/>
              <w:noProof/>
              <w:szCs w:val="24"/>
            </w:rPr>
          </w:pPr>
          <w:del w:id="185" w:author="Duan, Sean (MU-Student)" w:date="2025-03-31T13:45:00Z" w16du:dateUtc="2025-03-31T18:45:00Z">
            <w:r w:rsidRPr="00685849" w:rsidDel="00685849">
              <w:rPr>
                <w:rPrChange w:id="186" w:author="Duan, Sean (MU-Student)" w:date="2025-03-31T13:45:00Z" w16du:dateUtc="2025-03-31T18:45:00Z">
                  <w:rPr>
                    <w:rStyle w:val="Hyperlink"/>
                    <w:noProof/>
                  </w:rPr>
                </w:rPrChange>
              </w:rPr>
              <w:delText>Models of Attitude Change</w:delText>
            </w:r>
            <w:r w:rsidDel="00685849">
              <w:rPr>
                <w:noProof/>
                <w:webHidden/>
              </w:rPr>
              <w:tab/>
              <w:delText>6</w:delText>
            </w:r>
          </w:del>
        </w:p>
        <w:p w14:paraId="1B0F5EA6" w14:textId="1D129A13" w:rsidR="009A1C85" w:rsidDel="00685849" w:rsidRDefault="009A1C85">
          <w:pPr>
            <w:pStyle w:val="TOC2"/>
            <w:tabs>
              <w:tab w:val="right" w:leader="dot" w:pos="9350"/>
            </w:tabs>
            <w:rPr>
              <w:del w:id="187" w:author="Duan, Sean (MU-Student)" w:date="2025-03-31T13:45:00Z" w16du:dateUtc="2025-03-31T18:45:00Z"/>
              <w:rFonts w:eastAsiaTheme="minorEastAsia"/>
              <w:noProof/>
              <w:szCs w:val="24"/>
            </w:rPr>
          </w:pPr>
          <w:del w:id="188" w:author="Duan, Sean (MU-Student)" w:date="2025-03-31T13:45:00Z" w16du:dateUtc="2025-03-31T18:45:00Z">
            <w:r w:rsidRPr="00685849" w:rsidDel="00685849">
              <w:rPr>
                <w:rPrChange w:id="189" w:author="Duan, Sean (MU-Student)" w:date="2025-03-31T13:45:00Z" w16du:dateUtc="2025-03-31T18:45:00Z">
                  <w:rPr>
                    <w:rStyle w:val="Hyperlink"/>
                    <w:noProof/>
                  </w:rPr>
                </w:rPrChange>
              </w:rPr>
              <w:delText>Social Consensus</w:delText>
            </w:r>
            <w:r w:rsidDel="00685849">
              <w:rPr>
                <w:noProof/>
                <w:webHidden/>
              </w:rPr>
              <w:tab/>
              <w:delText>10</w:delText>
            </w:r>
          </w:del>
        </w:p>
        <w:p w14:paraId="37AED86D" w14:textId="5A3734C9" w:rsidR="009A1C85" w:rsidDel="00685849" w:rsidRDefault="009A1C85">
          <w:pPr>
            <w:pStyle w:val="TOC2"/>
            <w:tabs>
              <w:tab w:val="right" w:leader="dot" w:pos="9350"/>
            </w:tabs>
            <w:rPr>
              <w:del w:id="190" w:author="Duan, Sean (MU-Student)" w:date="2025-03-31T13:45:00Z" w16du:dateUtc="2025-03-31T18:45:00Z"/>
              <w:rFonts w:eastAsiaTheme="minorEastAsia"/>
              <w:noProof/>
              <w:szCs w:val="24"/>
            </w:rPr>
          </w:pPr>
          <w:del w:id="191" w:author="Duan, Sean (MU-Student)" w:date="2025-03-31T13:45:00Z" w16du:dateUtc="2025-03-31T18:45:00Z">
            <w:r w:rsidRPr="00685849" w:rsidDel="00685849">
              <w:rPr>
                <w:rPrChange w:id="192" w:author="Duan, Sean (MU-Student)" w:date="2025-03-31T13:45:00Z" w16du:dateUtc="2025-03-31T18:45:00Z">
                  <w:rPr>
                    <w:rStyle w:val="Hyperlink"/>
                    <w:noProof/>
                  </w:rPr>
                </w:rPrChange>
              </w:rPr>
              <w:delText>Moral Conviction</w:delText>
            </w:r>
            <w:r w:rsidDel="00685849">
              <w:rPr>
                <w:noProof/>
                <w:webHidden/>
              </w:rPr>
              <w:tab/>
              <w:delText>12</w:delText>
            </w:r>
          </w:del>
        </w:p>
        <w:p w14:paraId="49B1AA6F" w14:textId="41E8033C" w:rsidR="009A1C85" w:rsidDel="00685849" w:rsidRDefault="009A1C85">
          <w:pPr>
            <w:pStyle w:val="TOC2"/>
            <w:tabs>
              <w:tab w:val="right" w:leader="dot" w:pos="9350"/>
            </w:tabs>
            <w:rPr>
              <w:del w:id="193" w:author="Duan, Sean (MU-Student)" w:date="2025-03-31T13:45:00Z" w16du:dateUtc="2025-03-31T18:45:00Z"/>
              <w:rFonts w:eastAsiaTheme="minorEastAsia"/>
              <w:noProof/>
              <w:szCs w:val="24"/>
            </w:rPr>
          </w:pPr>
          <w:del w:id="194" w:author="Duan, Sean (MU-Student)" w:date="2025-03-31T13:45:00Z" w16du:dateUtc="2025-03-31T18:45:00Z">
            <w:r w:rsidRPr="00685849" w:rsidDel="00685849">
              <w:rPr>
                <w:rPrChange w:id="195" w:author="Duan, Sean (MU-Student)" w:date="2025-03-31T13:45:00Z" w16du:dateUtc="2025-03-31T18:45:00Z">
                  <w:rPr>
                    <w:rStyle w:val="Hyperlink"/>
                    <w:noProof/>
                  </w:rPr>
                </w:rPrChange>
              </w:rPr>
              <w:delText>Individual Differences</w:delText>
            </w:r>
            <w:r w:rsidDel="00685849">
              <w:rPr>
                <w:noProof/>
                <w:webHidden/>
              </w:rPr>
              <w:tab/>
              <w:delText>15</w:delText>
            </w:r>
          </w:del>
        </w:p>
        <w:p w14:paraId="3FE44030" w14:textId="3C195DC5" w:rsidR="009A1C85" w:rsidDel="00685849" w:rsidRDefault="009A1C85">
          <w:pPr>
            <w:pStyle w:val="TOC2"/>
            <w:tabs>
              <w:tab w:val="right" w:leader="dot" w:pos="9350"/>
            </w:tabs>
            <w:rPr>
              <w:del w:id="196" w:author="Duan, Sean (MU-Student)" w:date="2025-03-31T13:45:00Z" w16du:dateUtc="2025-03-31T18:45:00Z"/>
              <w:rFonts w:eastAsiaTheme="minorEastAsia"/>
              <w:noProof/>
              <w:szCs w:val="24"/>
            </w:rPr>
          </w:pPr>
          <w:del w:id="197" w:author="Duan, Sean (MU-Student)" w:date="2025-03-31T13:45:00Z" w16du:dateUtc="2025-03-31T18:45:00Z">
            <w:r w:rsidRPr="00685849" w:rsidDel="00685849">
              <w:rPr>
                <w:rPrChange w:id="198" w:author="Duan, Sean (MU-Student)" w:date="2025-03-31T13:45:00Z" w16du:dateUtc="2025-03-31T18:45:00Z">
                  <w:rPr>
                    <w:rStyle w:val="Hyperlink"/>
                    <w:noProof/>
                  </w:rPr>
                </w:rPrChange>
              </w:rPr>
              <w:delText>Need for Further Research</w:delText>
            </w:r>
            <w:r w:rsidDel="00685849">
              <w:rPr>
                <w:noProof/>
                <w:webHidden/>
              </w:rPr>
              <w:tab/>
              <w:delText>17</w:delText>
            </w:r>
          </w:del>
        </w:p>
        <w:p w14:paraId="327F3F70" w14:textId="33DA396F" w:rsidR="009A1C85" w:rsidDel="00685849" w:rsidRDefault="009A1C85">
          <w:pPr>
            <w:pStyle w:val="TOC1"/>
            <w:tabs>
              <w:tab w:val="right" w:leader="dot" w:pos="9350"/>
            </w:tabs>
            <w:rPr>
              <w:del w:id="199" w:author="Duan, Sean (MU-Student)" w:date="2025-03-31T13:45:00Z" w16du:dateUtc="2025-03-31T18:45:00Z"/>
              <w:rFonts w:eastAsiaTheme="minorEastAsia"/>
              <w:noProof/>
              <w:szCs w:val="24"/>
            </w:rPr>
          </w:pPr>
          <w:del w:id="200" w:author="Duan, Sean (MU-Student)" w:date="2025-03-31T13:45:00Z" w16du:dateUtc="2025-03-31T18:45:00Z">
            <w:r w:rsidRPr="00685849" w:rsidDel="00685849">
              <w:rPr>
                <w:rPrChange w:id="201" w:author="Duan, Sean (MU-Student)" w:date="2025-03-31T13:45:00Z" w16du:dateUtc="2025-03-31T18:45:00Z">
                  <w:rPr>
                    <w:rStyle w:val="Hyperlink"/>
                    <w:rFonts w:eastAsia="Times New Roman"/>
                    <w:noProof/>
                  </w:rPr>
                </w:rPrChange>
              </w:rPr>
              <w:delText>Study 1</w:delText>
            </w:r>
            <w:r w:rsidDel="00685849">
              <w:rPr>
                <w:noProof/>
                <w:webHidden/>
              </w:rPr>
              <w:tab/>
              <w:delText>18</w:delText>
            </w:r>
          </w:del>
        </w:p>
        <w:p w14:paraId="56B188E6" w14:textId="01479C22" w:rsidR="009A1C85" w:rsidDel="00685849" w:rsidRDefault="009A1C85">
          <w:pPr>
            <w:pStyle w:val="TOC2"/>
            <w:tabs>
              <w:tab w:val="right" w:leader="dot" w:pos="9350"/>
            </w:tabs>
            <w:rPr>
              <w:del w:id="202" w:author="Duan, Sean (MU-Student)" w:date="2025-03-31T13:45:00Z" w16du:dateUtc="2025-03-31T18:45:00Z"/>
              <w:rFonts w:eastAsiaTheme="minorEastAsia"/>
              <w:noProof/>
              <w:szCs w:val="24"/>
            </w:rPr>
          </w:pPr>
          <w:del w:id="203" w:author="Duan, Sean (MU-Student)" w:date="2025-03-31T13:45:00Z" w16du:dateUtc="2025-03-31T18:45:00Z">
            <w:r w:rsidRPr="00685849" w:rsidDel="00685849">
              <w:rPr>
                <w:rPrChange w:id="204"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18</w:delText>
            </w:r>
          </w:del>
        </w:p>
        <w:p w14:paraId="73DDB7E4" w14:textId="72B034E8" w:rsidR="009A1C85" w:rsidDel="00685849" w:rsidRDefault="009A1C85">
          <w:pPr>
            <w:pStyle w:val="TOC3"/>
            <w:tabs>
              <w:tab w:val="right" w:leader="dot" w:pos="9350"/>
            </w:tabs>
            <w:rPr>
              <w:del w:id="205" w:author="Duan, Sean (MU-Student)" w:date="2025-03-31T13:45:00Z" w16du:dateUtc="2025-03-31T18:45:00Z"/>
              <w:rFonts w:eastAsiaTheme="minorEastAsia"/>
              <w:noProof/>
              <w:szCs w:val="24"/>
            </w:rPr>
          </w:pPr>
          <w:del w:id="206" w:author="Duan, Sean (MU-Student)" w:date="2025-03-31T13:45:00Z" w16du:dateUtc="2025-03-31T18:45:00Z">
            <w:r w:rsidRPr="00685849" w:rsidDel="00685849">
              <w:rPr>
                <w:rPrChange w:id="207"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18</w:delText>
            </w:r>
          </w:del>
        </w:p>
        <w:p w14:paraId="1BE4ABF4" w14:textId="3A9BF01A" w:rsidR="009A1C85" w:rsidDel="00685849" w:rsidRDefault="009A1C85">
          <w:pPr>
            <w:pStyle w:val="TOC3"/>
            <w:tabs>
              <w:tab w:val="right" w:leader="dot" w:pos="9350"/>
            </w:tabs>
            <w:rPr>
              <w:del w:id="208" w:author="Duan, Sean (MU-Student)" w:date="2025-03-31T13:45:00Z" w16du:dateUtc="2025-03-31T18:45:00Z"/>
              <w:rFonts w:eastAsiaTheme="minorEastAsia"/>
              <w:noProof/>
              <w:szCs w:val="24"/>
            </w:rPr>
          </w:pPr>
          <w:del w:id="209" w:author="Duan, Sean (MU-Student)" w:date="2025-03-31T13:45:00Z" w16du:dateUtc="2025-03-31T18:45:00Z">
            <w:r w:rsidRPr="00685849" w:rsidDel="00685849">
              <w:rPr>
                <w:rPrChange w:id="210"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19</w:delText>
            </w:r>
          </w:del>
        </w:p>
        <w:p w14:paraId="2EA56883" w14:textId="0D8E5963" w:rsidR="009A1C85" w:rsidDel="00685849" w:rsidRDefault="009A1C85">
          <w:pPr>
            <w:pStyle w:val="TOC3"/>
            <w:tabs>
              <w:tab w:val="right" w:leader="dot" w:pos="9350"/>
            </w:tabs>
            <w:rPr>
              <w:del w:id="211" w:author="Duan, Sean (MU-Student)" w:date="2025-03-31T13:45:00Z" w16du:dateUtc="2025-03-31T18:45:00Z"/>
              <w:rFonts w:eastAsiaTheme="minorEastAsia"/>
              <w:noProof/>
              <w:szCs w:val="24"/>
            </w:rPr>
          </w:pPr>
          <w:del w:id="212" w:author="Duan, Sean (MU-Student)" w:date="2025-03-31T13:45:00Z" w16du:dateUtc="2025-03-31T18:45:00Z">
            <w:r w:rsidRPr="00685849" w:rsidDel="00685849">
              <w:rPr>
                <w:rPrChange w:id="213"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20</w:delText>
            </w:r>
          </w:del>
        </w:p>
        <w:p w14:paraId="1AA73E43" w14:textId="5B42C637" w:rsidR="009A1C85" w:rsidDel="00685849" w:rsidRDefault="009A1C85">
          <w:pPr>
            <w:pStyle w:val="TOC3"/>
            <w:tabs>
              <w:tab w:val="right" w:leader="dot" w:pos="9350"/>
            </w:tabs>
            <w:rPr>
              <w:del w:id="214" w:author="Duan, Sean (MU-Student)" w:date="2025-03-31T13:45:00Z" w16du:dateUtc="2025-03-31T18:45:00Z"/>
              <w:rFonts w:eastAsiaTheme="minorEastAsia"/>
              <w:noProof/>
              <w:szCs w:val="24"/>
            </w:rPr>
          </w:pPr>
          <w:del w:id="215" w:author="Duan, Sean (MU-Student)" w:date="2025-03-31T13:45:00Z" w16du:dateUtc="2025-03-31T18:45:00Z">
            <w:r w:rsidRPr="00685849" w:rsidDel="00685849">
              <w:rPr>
                <w:rPrChange w:id="216"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22</w:delText>
            </w:r>
          </w:del>
        </w:p>
        <w:p w14:paraId="1D0C4D8F" w14:textId="4300E830" w:rsidR="009A1C85" w:rsidDel="00685849" w:rsidRDefault="009A1C85">
          <w:pPr>
            <w:pStyle w:val="TOC3"/>
            <w:tabs>
              <w:tab w:val="right" w:leader="dot" w:pos="9350"/>
            </w:tabs>
            <w:rPr>
              <w:del w:id="217" w:author="Duan, Sean (MU-Student)" w:date="2025-03-31T13:45:00Z" w16du:dateUtc="2025-03-31T18:45:00Z"/>
              <w:rFonts w:eastAsiaTheme="minorEastAsia"/>
              <w:noProof/>
              <w:szCs w:val="24"/>
            </w:rPr>
          </w:pPr>
          <w:del w:id="218" w:author="Duan, Sean (MU-Student)" w:date="2025-03-31T13:45:00Z" w16du:dateUtc="2025-03-31T18:45:00Z">
            <w:r w:rsidRPr="00685849" w:rsidDel="00685849">
              <w:rPr>
                <w:rPrChange w:id="219" w:author="Duan, Sean (MU-Student)" w:date="2025-03-31T13:45:00Z" w16du:dateUtc="2025-03-31T18:45:00Z">
                  <w:rPr>
                    <w:rStyle w:val="Hyperlink"/>
                    <w:rFonts w:ascii="Calibri Light" w:eastAsia="Times New Roman" w:hAnsi="Calibri Light" w:cs="Times New Roman"/>
                    <w:b/>
                    <w:i/>
                    <w:noProof/>
                  </w:rPr>
                </w:rPrChange>
              </w:rPr>
              <w:delText>Study 1 Hypotheses</w:delText>
            </w:r>
            <w:r w:rsidDel="00685849">
              <w:rPr>
                <w:noProof/>
                <w:webHidden/>
              </w:rPr>
              <w:tab/>
              <w:delText>22</w:delText>
            </w:r>
          </w:del>
        </w:p>
        <w:p w14:paraId="7C0829C8" w14:textId="1B743302" w:rsidR="009A1C85" w:rsidDel="00685849" w:rsidRDefault="009A1C85">
          <w:pPr>
            <w:pStyle w:val="TOC2"/>
            <w:tabs>
              <w:tab w:val="right" w:leader="dot" w:pos="9350"/>
            </w:tabs>
            <w:rPr>
              <w:del w:id="220" w:author="Duan, Sean (MU-Student)" w:date="2025-03-31T13:45:00Z" w16du:dateUtc="2025-03-31T18:45:00Z"/>
              <w:rFonts w:eastAsiaTheme="minorEastAsia"/>
              <w:noProof/>
              <w:szCs w:val="24"/>
            </w:rPr>
          </w:pPr>
          <w:del w:id="221" w:author="Duan, Sean (MU-Student)" w:date="2025-03-31T13:45:00Z" w16du:dateUtc="2025-03-31T18:45:00Z">
            <w:r w:rsidRPr="00685849" w:rsidDel="00685849">
              <w:rPr>
                <w:rPrChange w:id="222"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Results</w:delText>
            </w:r>
            <w:r w:rsidDel="00685849">
              <w:rPr>
                <w:noProof/>
                <w:webHidden/>
              </w:rPr>
              <w:tab/>
              <w:delText>23</w:delText>
            </w:r>
          </w:del>
        </w:p>
        <w:p w14:paraId="6037DEC2" w14:textId="4C2C6282" w:rsidR="009A1C85" w:rsidDel="00685849" w:rsidRDefault="009A1C85">
          <w:pPr>
            <w:pStyle w:val="TOC3"/>
            <w:tabs>
              <w:tab w:val="right" w:leader="dot" w:pos="9350"/>
            </w:tabs>
            <w:rPr>
              <w:del w:id="223" w:author="Duan, Sean (MU-Student)" w:date="2025-03-31T13:45:00Z" w16du:dateUtc="2025-03-31T18:45:00Z"/>
              <w:rFonts w:eastAsiaTheme="minorEastAsia"/>
              <w:noProof/>
              <w:szCs w:val="24"/>
            </w:rPr>
          </w:pPr>
          <w:del w:id="224" w:author="Duan, Sean (MU-Student)" w:date="2025-03-31T13:45:00Z" w16du:dateUtc="2025-03-31T18:45:00Z">
            <w:r w:rsidRPr="00685849" w:rsidDel="00685849">
              <w:rPr>
                <w:rPrChange w:id="225" w:author="Duan, Sean (MU-Student)" w:date="2025-03-31T13:45:00Z" w16du:dateUtc="2025-03-31T18:45:00Z">
                  <w:rPr>
                    <w:rStyle w:val="Hyperlink"/>
                    <w:rFonts w:ascii="Calibri Light" w:eastAsia="Times New Roman" w:hAnsi="Calibri Light" w:cs="Times New Roman"/>
                    <w:b/>
                    <w:i/>
                    <w:noProof/>
                  </w:rPr>
                </w:rPrChange>
              </w:rPr>
              <w:delText>Social Consensus Manipulation</w:delText>
            </w:r>
            <w:r w:rsidDel="00685849">
              <w:rPr>
                <w:noProof/>
                <w:webHidden/>
              </w:rPr>
              <w:tab/>
              <w:delText>23</w:delText>
            </w:r>
          </w:del>
        </w:p>
        <w:p w14:paraId="5A69911E" w14:textId="2FC0DEE4" w:rsidR="009A1C85" w:rsidDel="00685849" w:rsidRDefault="009A1C85">
          <w:pPr>
            <w:pStyle w:val="TOC3"/>
            <w:tabs>
              <w:tab w:val="right" w:leader="dot" w:pos="9350"/>
            </w:tabs>
            <w:rPr>
              <w:del w:id="226" w:author="Duan, Sean (MU-Student)" w:date="2025-03-31T13:45:00Z" w16du:dateUtc="2025-03-31T18:45:00Z"/>
              <w:rFonts w:eastAsiaTheme="minorEastAsia"/>
              <w:noProof/>
              <w:szCs w:val="24"/>
            </w:rPr>
          </w:pPr>
          <w:del w:id="227" w:author="Duan, Sean (MU-Student)" w:date="2025-03-31T13:45:00Z" w16du:dateUtc="2025-03-31T18:45:00Z">
            <w:r w:rsidRPr="00685849" w:rsidDel="00685849">
              <w:rPr>
                <w:rPrChange w:id="228" w:author="Duan, Sean (MU-Student)" w:date="2025-03-31T13:45:00Z" w16du:dateUtc="2025-03-31T18:45:00Z">
                  <w:rPr>
                    <w:rStyle w:val="Hyperlink"/>
                    <w:rFonts w:ascii="Calibri Light" w:eastAsia="Times New Roman" w:hAnsi="Calibri Light" w:cs="Times New Roman"/>
                    <w:b/>
                    <w:i/>
                    <w:noProof/>
                  </w:rPr>
                </w:rPrChange>
              </w:rPr>
              <w:delText>Deontological and Utilitarian Orientation</w:delText>
            </w:r>
            <w:r w:rsidDel="00685849">
              <w:rPr>
                <w:noProof/>
                <w:webHidden/>
              </w:rPr>
              <w:tab/>
              <w:delText>25</w:delText>
            </w:r>
          </w:del>
        </w:p>
        <w:p w14:paraId="1EF1012B" w14:textId="7A559811" w:rsidR="009A1C85" w:rsidDel="00685849" w:rsidRDefault="009A1C85">
          <w:pPr>
            <w:pStyle w:val="TOC3"/>
            <w:tabs>
              <w:tab w:val="right" w:leader="dot" w:pos="9350"/>
            </w:tabs>
            <w:rPr>
              <w:del w:id="229" w:author="Duan, Sean (MU-Student)" w:date="2025-03-31T13:45:00Z" w16du:dateUtc="2025-03-31T18:45:00Z"/>
              <w:rFonts w:eastAsiaTheme="minorEastAsia"/>
              <w:noProof/>
              <w:szCs w:val="24"/>
            </w:rPr>
          </w:pPr>
          <w:del w:id="230" w:author="Duan, Sean (MU-Student)" w:date="2025-03-31T13:45:00Z" w16du:dateUtc="2025-03-31T18:45:00Z">
            <w:r w:rsidRPr="00685849" w:rsidDel="00685849">
              <w:rPr>
                <w:rPrChange w:id="231" w:author="Duan, Sean (MU-Student)" w:date="2025-03-31T13:45:00Z" w16du:dateUtc="2025-03-31T18:45:00Z">
                  <w:rPr>
                    <w:rStyle w:val="Hyperlink"/>
                    <w:rFonts w:ascii="Calibri Light" w:eastAsia="Times New Roman" w:hAnsi="Calibri Light" w:cs="Times New Roman"/>
                    <w:b/>
                    <w:i/>
                    <w:noProof/>
                  </w:rPr>
                </w:rPrChange>
              </w:rPr>
              <w:delText>Exploratory Analyses</w:delText>
            </w:r>
            <w:r w:rsidDel="00685849">
              <w:rPr>
                <w:noProof/>
                <w:webHidden/>
              </w:rPr>
              <w:tab/>
              <w:delText>26</w:delText>
            </w:r>
          </w:del>
        </w:p>
        <w:p w14:paraId="1EC69D39" w14:textId="0F9520D2" w:rsidR="009A1C85" w:rsidDel="00685849" w:rsidRDefault="009A1C85">
          <w:pPr>
            <w:pStyle w:val="TOC3"/>
            <w:tabs>
              <w:tab w:val="right" w:leader="dot" w:pos="9350"/>
            </w:tabs>
            <w:rPr>
              <w:del w:id="232" w:author="Duan, Sean (MU-Student)" w:date="2025-03-31T13:45:00Z" w16du:dateUtc="2025-03-31T18:45:00Z"/>
              <w:rFonts w:eastAsiaTheme="minorEastAsia"/>
              <w:noProof/>
              <w:szCs w:val="24"/>
            </w:rPr>
          </w:pPr>
          <w:del w:id="233" w:author="Duan, Sean (MU-Student)" w:date="2025-03-31T13:45:00Z" w16du:dateUtc="2025-03-31T18:45:00Z">
            <w:r w:rsidRPr="00685849" w:rsidDel="00685849">
              <w:rPr>
                <w:rPrChange w:id="234" w:author="Duan, Sean (MU-Student)" w:date="2025-03-31T13:45:00Z" w16du:dateUtc="2025-03-31T18:45:00Z">
                  <w:rPr>
                    <w:rStyle w:val="Hyperlink"/>
                    <w:rFonts w:ascii="Calibri Light" w:eastAsia="Times New Roman" w:hAnsi="Calibri Light" w:cs="Times New Roman"/>
                    <w:b/>
                    <w:i/>
                    <w:noProof/>
                  </w:rPr>
                </w:rPrChange>
              </w:rPr>
              <w:delText>Discussion</w:delText>
            </w:r>
            <w:r w:rsidDel="00685849">
              <w:rPr>
                <w:noProof/>
                <w:webHidden/>
              </w:rPr>
              <w:tab/>
              <w:delText>26</w:delText>
            </w:r>
          </w:del>
        </w:p>
        <w:p w14:paraId="448A5BF0" w14:textId="2EEB371B" w:rsidR="009A1C85" w:rsidDel="00685849" w:rsidRDefault="009A1C85">
          <w:pPr>
            <w:pStyle w:val="TOC1"/>
            <w:tabs>
              <w:tab w:val="right" w:leader="dot" w:pos="9350"/>
            </w:tabs>
            <w:rPr>
              <w:del w:id="235" w:author="Duan, Sean (MU-Student)" w:date="2025-03-31T13:45:00Z" w16du:dateUtc="2025-03-31T18:45:00Z"/>
              <w:rFonts w:eastAsiaTheme="minorEastAsia"/>
              <w:noProof/>
              <w:szCs w:val="24"/>
            </w:rPr>
          </w:pPr>
          <w:del w:id="236" w:author="Duan, Sean (MU-Student)" w:date="2025-03-31T13:45:00Z" w16du:dateUtc="2025-03-31T18:45:00Z">
            <w:r w:rsidRPr="00685849" w:rsidDel="00685849">
              <w:rPr>
                <w:rPrChange w:id="237" w:author="Duan, Sean (MU-Student)" w:date="2025-03-31T13:45:00Z" w16du:dateUtc="2025-03-31T18:45:00Z">
                  <w:rPr>
                    <w:rStyle w:val="Hyperlink"/>
                    <w:rFonts w:eastAsia="Calibri"/>
                    <w:noProof/>
                  </w:rPr>
                </w:rPrChange>
              </w:rPr>
              <w:delText>Study 2</w:delText>
            </w:r>
            <w:r w:rsidDel="00685849">
              <w:rPr>
                <w:noProof/>
                <w:webHidden/>
              </w:rPr>
              <w:tab/>
              <w:delText>27</w:delText>
            </w:r>
          </w:del>
        </w:p>
        <w:p w14:paraId="0AF5E3ED" w14:textId="6505A5AB" w:rsidR="009A1C85" w:rsidDel="00685849" w:rsidRDefault="009A1C85">
          <w:pPr>
            <w:pStyle w:val="TOC2"/>
            <w:tabs>
              <w:tab w:val="right" w:leader="dot" w:pos="9350"/>
            </w:tabs>
            <w:rPr>
              <w:del w:id="238" w:author="Duan, Sean (MU-Student)" w:date="2025-03-31T13:45:00Z" w16du:dateUtc="2025-03-31T18:45:00Z"/>
              <w:rFonts w:eastAsiaTheme="minorEastAsia"/>
              <w:noProof/>
              <w:szCs w:val="24"/>
            </w:rPr>
          </w:pPr>
          <w:del w:id="239" w:author="Duan, Sean (MU-Student)" w:date="2025-03-31T13:45:00Z" w16du:dateUtc="2025-03-31T18:45:00Z">
            <w:r w:rsidRPr="00685849" w:rsidDel="00685849">
              <w:rPr>
                <w:rPrChange w:id="240"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27</w:delText>
            </w:r>
          </w:del>
        </w:p>
        <w:p w14:paraId="1635B77E" w14:textId="5F177C81" w:rsidR="009A1C85" w:rsidDel="00685849" w:rsidRDefault="009A1C85">
          <w:pPr>
            <w:pStyle w:val="TOC3"/>
            <w:tabs>
              <w:tab w:val="right" w:leader="dot" w:pos="9350"/>
            </w:tabs>
            <w:rPr>
              <w:del w:id="241" w:author="Duan, Sean (MU-Student)" w:date="2025-03-31T13:45:00Z" w16du:dateUtc="2025-03-31T18:45:00Z"/>
              <w:rFonts w:eastAsiaTheme="minorEastAsia"/>
              <w:noProof/>
              <w:szCs w:val="24"/>
            </w:rPr>
          </w:pPr>
          <w:del w:id="242" w:author="Duan, Sean (MU-Student)" w:date="2025-03-31T13:45:00Z" w16du:dateUtc="2025-03-31T18:45:00Z">
            <w:r w:rsidRPr="00685849" w:rsidDel="00685849">
              <w:rPr>
                <w:rPrChange w:id="243"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28</w:delText>
            </w:r>
          </w:del>
        </w:p>
        <w:p w14:paraId="25CD1FB0" w14:textId="7C20F706" w:rsidR="009A1C85" w:rsidDel="00685849" w:rsidRDefault="009A1C85">
          <w:pPr>
            <w:pStyle w:val="TOC3"/>
            <w:tabs>
              <w:tab w:val="right" w:leader="dot" w:pos="9350"/>
            </w:tabs>
            <w:rPr>
              <w:del w:id="244" w:author="Duan, Sean (MU-Student)" w:date="2025-03-31T13:45:00Z" w16du:dateUtc="2025-03-31T18:45:00Z"/>
              <w:rFonts w:eastAsiaTheme="minorEastAsia"/>
              <w:noProof/>
              <w:szCs w:val="24"/>
            </w:rPr>
          </w:pPr>
          <w:del w:id="245" w:author="Duan, Sean (MU-Student)" w:date="2025-03-31T13:45:00Z" w16du:dateUtc="2025-03-31T18:45:00Z">
            <w:r w:rsidRPr="00685849" w:rsidDel="00685849">
              <w:rPr>
                <w:rPrChange w:id="246"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28</w:delText>
            </w:r>
          </w:del>
        </w:p>
        <w:p w14:paraId="49455E48" w14:textId="3E382638" w:rsidR="009A1C85" w:rsidDel="00685849" w:rsidRDefault="009A1C85">
          <w:pPr>
            <w:pStyle w:val="TOC3"/>
            <w:tabs>
              <w:tab w:val="right" w:leader="dot" w:pos="9350"/>
            </w:tabs>
            <w:rPr>
              <w:del w:id="247" w:author="Duan, Sean (MU-Student)" w:date="2025-03-31T13:45:00Z" w16du:dateUtc="2025-03-31T18:45:00Z"/>
              <w:rFonts w:eastAsiaTheme="minorEastAsia"/>
              <w:noProof/>
              <w:szCs w:val="24"/>
            </w:rPr>
          </w:pPr>
          <w:del w:id="248" w:author="Duan, Sean (MU-Student)" w:date="2025-03-31T13:45:00Z" w16du:dateUtc="2025-03-31T18:45:00Z">
            <w:r w:rsidRPr="00685849" w:rsidDel="00685849">
              <w:rPr>
                <w:rPrChange w:id="249"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29</w:delText>
            </w:r>
          </w:del>
        </w:p>
        <w:p w14:paraId="053EC49B" w14:textId="4FF24065" w:rsidR="009A1C85" w:rsidDel="00685849" w:rsidRDefault="009A1C85">
          <w:pPr>
            <w:pStyle w:val="TOC3"/>
            <w:tabs>
              <w:tab w:val="right" w:leader="dot" w:pos="9350"/>
            </w:tabs>
            <w:rPr>
              <w:del w:id="250" w:author="Duan, Sean (MU-Student)" w:date="2025-03-31T13:45:00Z" w16du:dateUtc="2025-03-31T18:45:00Z"/>
              <w:rFonts w:eastAsiaTheme="minorEastAsia"/>
              <w:noProof/>
              <w:szCs w:val="24"/>
            </w:rPr>
          </w:pPr>
          <w:del w:id="251" w:author="Duan, Sean (MU-Student)" w:date="2025-03-31T13:45:00Z" w16du:dateUtc="2025-03-31T18:45:00Z">
            <w:r w:rsidRPr="00685849" w:rsidDel="00685849">
              <w:rPr>
                <w:rPrChange w:id="252"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30</w:delText>
            </w:r>
          </w:del>
        </w:p>
        <w:p w14:paraId="5409169E" w14:textId="0A5808E2" w:rsidR="009A1C85" w:rsidDel="00685849" w:rsidRDefault="009A1C85">
          <w:pPr>
            <w:pStyle w:val="TOC3"/>
            <w:tabs>
              <w:tab w:val="right" w:leader="dot" w:pos="9350"/>
            </w:tabs>
            <w:rPr>
              <w:del w:id="253" w:author="Duan, Sean (MU-Student)" w:date="2025-03-31T13:45:00Z" w16du:dateUtc="2025-03-31T18:45:00Z"/>
              <w:rFonts w:eastAsiaTheme="minorEastAsia"/>
              <w:noProof/>
              <w:szCs w:val="24"/>
            </w:rPr>
          </w:pPr>
          <w:del w:id="254" w:author="Duan, Sean (MU-Student)" w:date="2025-03-31T13:45:00Z" w16du:dateUtc="2025-03-31T18:45:00Z">
            <w:r w:rsidRPr="00685849" w:rsidDel="00685849">
              <w:rPr>
                <w:rPrChange w:id="255" w:author="Duan, Sean (MU-Student)" w:date="2025-03-31T13:45:00Z" w16du:dateUtc="2025-03-31T18:45:00Z">
                  <w:rPr>
                    <w:rStyle w:val="Hyperlink"/>
                    <w:rFonts w:ascii="Calibri Light" w:eastAsia="Times New Roman" w:hAnsi="Calibri Light" w:cs="Times New Roman"/>
                    <w:b/>
                    <w:i/>
                    <w:noProof/>
                  </w:rPr>
                </w:rPrChange>
              </w:rPr>
              <w:delText>Study 2 Hypothesis:</w:delText>
            </w:r>
            <w:r w:rsidDel="00685849">
              <w:rPr>
                <w:noProof/>
                <w:webHidden/>
              </w:rPr>
              <w:tab/>
              <w:delText>31</w:delText>
            </w:r>
          </w:del>
        </w:p>
        <w:p w14:paraId="7BB5A0F5" w14:textId="064283BD" w:rsidR="009A1C85" w:rsidDel="00685849" w:rsidRDefault="009A1C85">
          <w:pPr>
            <w:pStyle w:val="TOC2"/>
            <w:tabs>
              <w:tab w:val="right" w:leader="dot" w:pos="9350"/>
            </w:tabs>
            <w:rPr>
              <w:del w:id="256" w:author="Duan, Sean (MU-Student)" w:date="2025-03-31T13:45:00Z" w16du:dateUtc="2025-03-31T18:45:00Z"/>
              <w:rFonts w:eastAsiaTheme="minorEastAsia"/>
              <w:noProof/>
              <w:szCs w:val="24"/>
            </w:rPr>
          </w:pPr>
          <w:del w:id="257" w:author="Duan, Sean (MU-Student)" w:date="2025-03-31T13:45:00Z" w16du:dateUtc="2025-03-31T18:45:00Z">
            <w:r w:rsidRPr="00685849" w:rsidDel="00685849">
              <w:rPr>
                <w:rPrChange w:id="258"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Results</w:delText>
            </w:r>
            <w:r w:rsidDel="00685849">
              <w:rPr>
                <w:noProof/>
                <w:webHidden/>
              </w:rPr>
              <w:tab/>
              <w:delText>31</w:delText>
            </w:r>
          </w:del>
        </w:p>
        <w:p w14:paraId="01ECD6FC" w14:textId="5D182005" w:rsidR="009A1C85" w:rsidDel="00685849" w:rsidRDefault="009A1C85">
          <w:pPr>
            <w:pStyle w:val="TOC3"/>
            <w:tabs>
              <w:tab w:val="right" w:leader="dot" w:pos="9350"/>
            </w:tabs>
            <w:rPr>
              <w:del w:id="259" w:author="Duan, Sean (MU-Student)" w:date="2025-03-31T13:45:00Z" w16du:dateUtc="2025-03-31T18:45:00Z"/>
              <w:rFonts w:eastAsiaTheme="minorEastAsia"/>
              <w:noProof/>
              <w:szCs w:val="24"/>
            </w:rPr>
          </w:pPr>
          <w:del w:id="260" w:author="Duan, Sean (MU-Student)" w:date="2025-03-31T13:45:00Z" w16du:dateUtc="2025-03-31T18:45:00Z">
            <w:r w:rsidRPr="00685849" w:rsidDel="00685849">
              <w:rPr>
                <w:rPrChange w:id="261" w:author="Duan, Sean (MU-Student)" w:date="2025-03-31T13:45:00Z" w16du:dateUtc="2025-03-31T18:45:00Z">
                  <w:rPr>
                    <w:rStyle w:val="Hyperlink"/>
                    <w:rFonts w:ascii="Calibri Light" w:eastAsia="Times New Roman" w:hAnsi="Calibri Light" w:cs="Times New Roman"/>
                    <w:b/>
                    <w:i/>
                    <w:noProof/>
                  </w:rPr>
                </w:rPrChange>
              </w:rPr>
              <w:delText>Moral Conviction Manipulation – Support for [Topic]</w:delText>
            </w:r>
            <w:r w:rsidDel="00685849">
              <w:rPr>
                <w:noProof/>
                <w:webHidden/>
              </w:rPr>
              <w:tab/>
              <w:delText>31</w:delText>
            </w:r>
          </w:del>
        </w:p>
        <w:p w14:paraId="76003E50" w14:textId="12087F7F" w:rsidR="009A1C85" w:rsidDel="00685849" w:rsidRDefault="009A1C85">
          <w:pPr>
            <w:pStyle w:val="TOC3"/>
            <w:tabs>
              <w:tab w:val="right" w:leader="dot" w:pos="9350"/>
            </w:tabs>
            <w:rPr>
              <w:del w:id="262" w:author="Duan, Sean (MU-Student)" w:date="2025-03-31T13:45:00Z" w16du:dateUtc="2025-03-31T18:45:00Z"/>
              <w:rFonts w:eastAsiaTheme="minorEastAsia"/>
              <w:noProof/>
              <w:szCs w:val="24"/>
            </w:rPr>
          </w:pPr>
          <w:del w:id="263" w:author="Duan, Sean (MU-Student)" w:date="2025-03-31T13:45:00Z" w16du:dateUtc="2025-03-31T18:45:00Z">
            <w:r w:rsidRPr="00685849" w:rsidDel="00685849">
              <w:rPr>
                <w:rPrChange w:id="264" w:author="Duan, Sean (MU-Student)" w:date="2025-03-31T13:45:00Z" w16du:dateUtc="2025-03-31T18:45:00Z">
                  <w:rPr>
                    <w:rStyle w:val="Hyperlink"/>
                    <w:rFonts w:ascii="Calibri Light" w:eastAsia="Times New Roman" w:hAnsi="Calibri Light" w:cs="Times New Roman"/>
                    <w:b/>
                    <w:i/>
                    <w:noProof/>
                  </w:rPr>
                </w:rPrChange>
              </w:rPr>
              <w:delText>Moral Conviction Manipulation – Level of Moral Conviction Regarding [Topic]</w:delText>
            </w:r>
            <w:r w:rsidDel="00685849">
              <w:rPr>
                <w:noProof/>
                <w:webHidden/>
              </w:rPr>
              <w:tab/>
              <w:delText>32</w:delText>
            </w:r>
          </w:del>
        </w:p>
        <w:p w14:paraId="026368D2" w14:textId="4A64DAD5" w:rsidR="009A1C85" w:rsidDel="00685849" w:rsidRDefault="009A1C85">
          <w:pPr>
            <w:pStyle w:val="TOC3"/>
            <w:tabs>
              <w:tab w:val="right" w:leader="dot" w:pos="9350"/>
            </w:tabs>
            <w:rPr>
              <w:del w:id="265" w:author="Duan, Sean (MU-Student)" w:date="2025-03-31T13:45:00Z" w16du:dateUtc="2025-03-31T18:45:00Z"/>
              <w:rFonts w:eastAsiaTheme="minorEastAsia"/>
              <w:noProof/>
              <w:szCs w:val="24"/>
            </w:rPr>
          </w:pPr>
          <w:del w:id="266" w:author="Duan, Sean (MU-Student)" w:date="2025-03-31T13:45:00Z" w16du:dateUtc="2025-03-31T18:45:00Z">
            <w:r w:rsidRPr="00685849" w:rsidDel="00685849">
              <w:rPr>
                <w:rPrChange w:id="267" w:author="Duan, Sean (MU-Student)" w:date="2025-03-31T13:45:00Z" w16du:dateUtc="2025-03-31T18:45:00Z">
                  <w:rPr>
                    <w:rStyle w:val="Hyperlink"/>
                    <w:rFonts w:ascii="Calibri Light" w:eastAsia="Times New Roman" w:hAnsi="Calibri Light" w:cs="Times New Roman"/>
                    <w:b/>
                    <w:i/>
                    <w:noProof/>
                  </w:rPr>
                </w:rPrChange>
              </w:rPr>
              <w:delText>Exploratory Analyses</w:delText>
            </w:r>
            <w:r w:rsidDel="00685849">
              <w:rPr>
                <w:noProof/>
                <w:webHidden/>
              </w:rPr>
              <w:tab/>
              <w:delText>33</w:delText>
            </w:r>
          </w:del>
        </w:p>
        <w:p w14:paraId="3AB8FE1B" w14:textId="0C44C5B0" w:rsidR="009A1C85" w:rsidDel="00685849" w:rsidRDefault="009A1C85">
          <w:pPr>
            <w:pStyle w:val="TOC3"/>
            <w:tabs>
              <w:tab w:val="right" w:leader="dot" w:pos="9350"/>
            </w:tabs>
            <w:rPr>
              <w:del w:id="268" w:author="Duan, Sean (MU-Student)" w:date="2025-03-31T13:45:00Z" w16du:dateUtc="2025-03-31T18:45:00Z"/>
              <w:rFonts w:eastAsiaTheme="minorEastAsia"/>
              <w:noProof/>
              <w:szCs w:val="24"/>
            </w:rPr>
          </w:pPr>
          <w:del w:id="269" w:author="Duan, Sean (MU-Student)" w:date="2025-03-31T13:45:00Z" w16du:dateUtc="2025-03-31T18:45:00Z">
            <w:r w:rsidRPr="00685849" w:rsidDel="00685849">
              <w:rPr>
                <w:rPrChange w:id="270" w:author="Duan, Sean (MU-Student)" w:date="2025-03-31T13:45:00Z" w16du:dateUtc="2025-03-31T18:45:00Z">
                  <w:rPr>
                    <w:rStyle w:val="Hyperlink"/>
                    <w:rFonts w:ascii="Calibri Light" w:eastAsia="Times New Roman" w:hAnsi="Calibri Light" w:cs="Times New Roman"/>
                    <w:b/>
                    <w:i/>
                    <w:noProof/>
                  </w:rPr>
                </w:rPrChange>
              </w:rPr>
              <w:delText>Discussion</w:delText>
            </w:r>
            <w:r w:rsidDel="00685849">
              <w:rPr>
                <w:noProof/>
                <w:webHidden/>
              </w:rPr>
              <w:tab/>
              <w:delText>35</w:delText>
            </w:r>
          </w:del>
        </w:p>
        <w:p w14:paraId="65F92607" w14:textId="126505C4" w:rsidR="009A1C85" w:rsidDel="00685849" w:rsidRDefault="009A1C85">
          <w:pPr>
            <w:pStyle w:val="TOC1"/>
            <w:tabs>
              <w:tab w:val="right" w:leader="dot" w:pos="9350"/>
            </w:tabs>
            <w:rPr>
              <w:del w:id="271" w:author="Duan, Sean (MU-Student)" w:date="2025-03-31T13:45:00Z" w16du:dateUtc="2025-03-31T18:45:00Z"/>
              <w:rFonts w:eastAsiaTheme="minorEastAsia"/>
              <w:noProof/>
              <w:szCs w:val="24"/>
            </w:rPr>
          </w:pPr>
          <w:del w:id="272" w:author="Duan, Sean (MU-Student)" w:date="2025-03-31T13:45:00Z" w16du:dateUtc="2025-03-31T18:45:00Z">
            <w:r w:rsidRPr="00685849" w:rsidDel="00685849">
              <w:rPr>
                <w:rPrChange w:id="273" w:author="Duan, Sean (MU-Student)" w:date="2025-03-31T13:45:00Z" w16du:dateUtc="2025-03-31T18:45:00Z">
                  <w:rPr>
                    <w:rStyle w:val="Hyperlink"/>
                    <w:rFonts w:eastAsia="Times New Roman"/>
                    <w:noProof/>
                  </w:rPr>
                </w:rPrChange>
              </w:rPr>
              <w:delText>Proposed Study 3</w:delText>
            </w:r>
            <w:r w:rsidDel="00685849">
              <w:rPr>
                <w:noProof/>
                <w:webHidden/>
              </w:rPr>
              <w:tab/>
              <w:delText>37</w:delText>
            </w:r>
          </w:del>
        </w:p>
        <w:p w14:paraId="2234D1AE" w14:textId="5C9808E5" w:rsidR="009A1C85" w:rsidDel="00685849" w:rsidRDefault="009A1C85">
          <w:pPr>
            <w:pStyle w:val="TOC2"/>
            <w:tabs>
              <w:tab w:val="right" w:leader="dot" w:pos="9350"/>
            </w:tabs>
            <w:rPr>
              <w:del w:id="274" w:author="Duan, Sean (MU-Student)" w:date="2025-03-31T13:45:00Z" w16du:dateUtc="2025-03-31T18:45:00Z"/>
              <w:rFonts w:eastAsiaTheme="minorEastAsia"/>
              <w:noProof/>
              <w:szCs w:val="24"/>
            </w:rPr>
          </w:pPr>
          <w:del w:id="275" w:author="Duan, Sean (MU-Student)" w:date="2025-03-31T13:45:00Z" w16du:dateUtc="2025-03-31T18:45:00Z">
            <w:r w:rsidRPr="00685849" w:rsidDel="00685849">
              <w:rPr>
                <w:rPrChange w:id="276"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37</w:delText>
            </w:r>
          </w:del>
        </w:p>
        <w:p w14:paraId="5F5CD2B5" w14:textId="16678B0E" w:rsidR="009A1C85" w:rsidDel="00685849" w:rsidRDefault="009A1C85">
          <w:pPr>
            <w:pStyle w:val="TOC3"/>
            <w:tabs>
              <w:tab w:val="right" w:leader="dot" w:pos="9350"/>
            </w:tabs>
            <w:rPr>
              <w:del w:id="277" w:author="Duan, Sean (MU-Student)" w:date="2025-03-31T13:45:00Z" w16du:dateUtc="2025-03-31T18:45:00Z"/>
              <w:rFonts w:eastAsiaTheme="minorEastAsia"/>
              <w:noProof/>
              <w:szCs w:val="24"/>
            </w:rPr>
          </w:pPr>
          <w:del w:id="278" w:author="Duan, Sean (MU-Student)" w:date="2025-03-31T13:45:00Z" w16du:dateUtc="2025-03-31T18:45:00Z">
            <w:r w:rsidRPr="00685849" w:rsidDel="00685849">
              <w:rPr>
                <w:rPrChange w:id="279"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37</w:delText>
            </w:r>
          </w:del>
        </w:p>
        <w:p w14:paraId="070C4312" w14:textId="538B5C50" w:rsidR="009A1C85" w:rsidDel="00685849" w:rsidRDefault="009A1C85">
          <w:pPr>
            <w:pStyle w:val="TOC3"/>
            <w:tabs>
              <w:tab w:val="right" w:leader="dot" w:pos="9350"/>
            </w:tabs>
            <w:rPr>
              <w:del w:id="280" w:author="Duan, Sean (MU-Student)" w:date="2025-03-31T13:45:00Z" w16du:dateUtc="2025-03-31T18:45:00Z"/>
              <w:rFonts w:eastAsiaTheme="minorEastAsia"/>
              <w:noProof/>
              <w:szCs w:val="24"/>
            </w:rPr>
          </w:pPr>
          <w:del w:id="281" w:author="Duan, Sean (MU-Student)" w:date="2025-03-31T13:45:00Z" w16du:dateUtc="2025-03-31T18:45:00Z">
            <w:r w:rsidRPr="00685849" w:rsidDel="00685849">
              <w:rPr>
                <w:rPrChange w:id="282"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38</w:delText>
            </w:r>
          </w:del>
        </w:p>
        <w:p w14:paraId="7C75D0CB" w14:textId="0B5D2603" w:rsidR="009A1C85" w:rsidDel="00685849" w:rsidRDefault="009A1C85">
          <w:pPr>
            <w:pStyle w:val="TOC3"/>
            <w:tabs>
              <w:tab w:val="right" w:leader="dot" w:pos="9350"/>
            </w:tabs>
            <w:rPr>
              <w:del w:id="283" w:author="Duan, Sean (MU-Student)" w:date="2025-03-31T13:45:00Z" w16du:dateUtc="2025-03-31T18:45:00Z"/>
              <w:rFonts w:eastAsiaTheme="minorEastAsia"/>
              <w:noProof/>
              <w:szCs w:val="24"/>
            </w:rPr>
          </w:pPr>
          <w:del w:id="284" w:author="Duan, Sean (MU-Student)" w:date="2025-03-31T13:45:00Z" w16du:dateUtc="2025-03-31T18:45:00Z">
            <w:r w:rsidRPr="00685849" w:rsidDel="00685849">
              <w:rPr>
                <w:rPrChange w:id="285"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39</w:delText>
            </w:r>
          </w:del>
        </w:p>
        <w:p w14:paraId="4ED7F1FB" w14:textId="2AB158EF" w:rsidR="009A1C85" w:rsidDel="00685849" w:rsidRDefault="009A1C85">
          <w:pPr>
            <w:pStyle w:val="TOC3"/>
            <w:tabs>
              <w:tab w:val="right" w:leader="dot" w:pos="9350"/>
            </w:tabs>
            <w:rPr>
              <w:del w:id="286" w:author="Duan, Sean (MU-Student)" w:date="2025-03-31T13:45:00Z" w16du:dateUtc="2025-03-31T18:45:00Z"/>
              <w:rFonts w:eastAsiaTheme="minorEastAsia"/>
              <w:noProof/>
              <w:szCs w:val="24"/>
            </w:rPr>
          </w:pPr>
          <w:del w:id="287" w:author="Duan, Sean (MU-Student)" w:date="2025-03-31T13:45:00Z" w16du:dateUtc="2025-03-31T18:45:00Z">
            <w:r w:rsidRPr="00685849" w:rsidDel="00685849">
              <w:rPr>
                <w:rPrChange w:id="288"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41</w:delText>
            </w:r>
          </w:del>
        </w:p>
        <w:p w14:paraId="4D6B1C4D" w14:textId="316F0BBC" w:rsidR="009A1C85" w:rsidDel="00685849" w:rsidRDefault="009A1C85">
          <w:pPr>
            <w:pStyle w:val="TOC3"/>
            <w:tabs>
              <w:tab w:val="right" w:leader="dot" w:pos="9350"/>
            </w:tabs>
            <w:rPr>
              <w:del w:id="289" w:author="Duan, Sean (MU-Student)" w:date="2025-03-31T13:45:00Z" w16du:dateUtc="2025-03-31T18:45:00Z"/>
              <w:rFonts w:eastAsiaTheme="minorEastAsia"/>
              <w:noProof/>
              <w:szCs w:val="24"/>
            </w:rPr>
          </w:pPr>
          <w:del w:id="290" w:author="Duan, Sean (MU-Student)" w:date="2025-03-31T13:45:00Z" w16du:dateUtc="2025-03-31T18:45:00Z">
            <w:r w:rsidRPr="00685849" w:rsidDel="00685849">
              <w:rPr>
                <w:rPrChange w:id="291" w:author="Duan, Sean (MU-Student)" w:date="2025-03-31T13:45:00Z" w16du:dateUtc="2025-03-31T18:45:00Z">
                  <w:rPr>
                    <w:rStyle w:val="Hyperlink"/>
                    <w:rFonts w:ascii="Calibri Light" w:eastAsia="Times New Roman" w:hAnsi="Calibri Light" w:cs="Times New Roman"/>
                    <w:b/>
                    <w:i/>
                    <w:noProof/>
                  </w:rPr>
                </w:rPrChange>
              </w:rPr>
              <w:delText>Study 3 Hypotheses</w:delText>
            </w:r>
            <w:r w:rsidDel="00685849">
              <w:rPr>
                <w:noProof/>
                <w:webHidden/>
              </w:rPr>
              <w:tab/>
              <w:delText>41</w:delText>
            </w:r>
          </w:del>
        </w:p>
        <w:p w14:paraId="212981F4" w14:textId="00947CEE" w:rsidR="009A1C85" w:rsidDel="00685849" w:rsidRDefault="009A1C85">
          <w:pPr>
            <w:pStyle w:val="TOC1"/>
            <w:tabs>
              <w:tab w:val="right" w:leader="dot" w:pos="9350"/>
            </w:tabs>
            <w:rPr>
              <w:del w:id="292" w:author="Duan, Sean (MU-Student)" w:date="2025-03-31T13:45:00Z" w16du:dateUtc="2025-03-31T18:45:00Z"/>
              <w:rFonts w:eastAsiaTheme="minorEastAsia"/>
              <w:noProof/>
              <w:szCs w:val="24"/>
            </w:rPr>
          </w:pPr>
          <w:del w:id="293" w:author="Duan, Sean (MU-Student)" w:date="2025-03-31T13:45:00Z" w16du:dateUtc="2025-03-31T18:45:00Z">
            <w:r w:rsidRPr="00685849" w:rsidDel="00685849">
              <w:rPr>
                <w:rPrChange w:id="294" w:author="Duan, Sean (MU-Student)" w:date="2025-03-31T13:45:00Z" w16du:dateUtc="2025-03-31T18:45:00Z">
                  <w:rPr>
                    <w:rStyle w:val="Hyperlink"/>
                    <w:noProof/>
                  </w:rPr>
                </w:rPrChange>
              </w:rPr>
              <w:delText>References</w:delText>
            </w:r>
            <w:r w:rsidDel="00685849">
              <w:rPr>
                <w:noProof/>
                <w:webHidden/>
              </w:rPr>
              <w:tab/>
              <w:delText>43</w:delText>
            </w:r>
          </w:del>
        </w:p>
        <w:p w14:paraId="506B2829" w14:textId="6ED0873F" w:rsidR="009A1C85" w:rsidDel="00685849" w:rsidRDefault="009A1C85">
          <w:pPr>
            <w:pStyle w:val="TOC1"/>
            <w:tabs>
              <w:tab w:val="right" w:leader="dot" w:pos="9350"/>
            </w:tabs>
            <w:rPr>
              <w:del w:id="295" w:author="Duan, Sean (MU-Student)" w:date="2025-03-31T13:45:00Z" w16du:dateUtc="2025-03-31T18:45:00Z"/>
              <w:rFonts w:eastAsiaTheme="minorEastAsia"/>
              <w:noProof/>
              <w:szCs w:val="24"/>
            </w:rPr>
          </w:pPr>
          <w:del w:id="296" w:author="Duan, Sean (MU-Student)" w:date="2025-03-31T13:45:00Z" w16du:dateUtc="2025-03-31T18:45:00Z">
            <w:r w:rsidRPr="00685849" w:rsidDel="00685849">
              <w:rPr>
                <w:rPrChange w:id="297" w:author="Duan, Sean (MU-Student)" w:date="2025-03-31T13:45:00Z" w16du:dateUtc="2025-03-31T18:45:00Z">
                  <w:rPr>
                    <w:rStyle w:val="Hyperlink"/>
                    <w:noProof/>
                  </w:rPr>
                </w:rPrChange>
              </w:rPr>
              <w:delText>Appendices</w:delText>
            </w:r>
            <w:r w:rsidDel="00685849">
              <w:rPr>
                <w:noProof/>
                <w:webHidden/>
              </w:rPr>
              <w:tab/>
              <w:delText>50</w:delText>
            </w:r>
          </w:del>
        </w:p>
        <w:p w14:paraId="39F0816A" w14:textId="5BBFB29E" w:rsidR="009A1C85" w:rsidDel="00685849" w:rsidRDefault="009A1C85">
          <w:pPr>
            <w:pStyle w:val="TOC2"/>
            <w:tabs>
              <w:tab w:val="right" w:leader="dot" w:pos="9350"/>
            </w:tabs>
            <w:rPr>
              <w:del w:id="298" w:author="Duan, Sean (MU-Student)" w:date="2025-03-31T13:45:00Z" w16du:dateUtc="2025-03-31T18:45:00Z"/>
              <w:rFonts w:eastAsiaTheme="minorEastAsia"/>
              <w:noProof/>
              <w:szCs w:val="24"/>
            </w:rPr>
          </w:pPr>
          <w:del w:id="299" w:author="Duan, Sean (MU-Student)" w:date="2025-03-31T13:45:00Z" w16du:dateUtc="2025-03-31T18:45:00Z">
            <w:r w:rsidRPr="00685849" w:rsidDel="00685849">
              <w:rPr>
                <w:rPrChange w:id="300" w:author="Duan, Sean (MU-Student)" w:date="2025-03-31T13:45:00Z" w16du:dateUtc="2025-03-31T18:45:00Z">
                  <w:rPr>
                    <w:rStyle w:val="Hyperlink"/>
                    <w:noProof/>
                  </w:rPr>
                </w:rPrChange>
              </w:rPr>
              <w:delText>Appendix A – Materials for Study 1</w:delText>
            </w:r>
            <w:r w:rsidDel="00685849">
              <w:rPr>
                <w:noProof/>
                <w:webHidden/>
              </w:rPr>
              <w:tab/>
              <w:delText>50</w:delText>
            </w:r>
          </w:del>
        </w:p>
        <w:p w14:paraId="5AA19526" w14:textId="418BA765" w:rsidR="009A1C85" w:rsidDel="00685849" w:rsidRDefault="009A1C85">
          <w:pPr>
            <w:pStyle w:val="TOC3"/>
            <w:tabs>
              <w:tab w:val="right" w:leader="dot" w:pos="9350"/>
            </w:tabs>
            <w:rPr>
              <w:del w:id="301" w:author="Duan, Sean (MU-Student)" w:date="2025-03-31T13:45:00Z" w16du:dateUtc="2025-03-31T18:45:00Z"/>
              <w:rFonts w:eastAsiaTheme="minorEastAsia"/>
              <w:noProof/>
              <w:szCs w:val="24"/>
            </w:rPr>
          </w:pPr>
          <w:del w:id="302" w:author="Duan, Sean (MU-Student)" w:date="2025-03-31T13:45:00Z" w16du:dateUtc="2025-03-31T18:45:00Z">
            <w:r w:rsidRPr="00685849" w:rsidDel="00685849">
              <w:rPr>
                <w:rPrChange w:id="303" w:author="Duan, Sean (MU-Student)" w:date="2025-03-31T13:45:00Z" w16du:dateUtc="2025-03-31T18:45:00Z">
                  <w:rPr>
                    <w:rStyle w:val="Hyperlink"/>
                    <w:noProof/>
                  </w:rPr>
                </w:rPrChange>
              </w:rPr>
              <w:delText>Cover Letter</w:delText>
            </w:r>
            <w:r w:rsidDel="00685849">
              <w:rPr>
                <w:noProof/>
                <w:webHidden/>
              </w:rPr>
              <w:tab/>
              <w:delText>50</w:delText>
            </w:r>
          </w:del>
        </w:p>
        <w:p w14:paraId="03E3C440" w14:textId="08278170" w:rsidR="009A1C85" w:rsidDel="00685849" w:rsidRDefault="009A1C85">
          <w:pPr>
            <w:pStyle w:val="TOC3"/>
            <w:tabs>
              <w:tab w:val="right" w:leader="dot" w:pos="9350"/>
            </w:tabs>
            <w:rPr>
              <w:del w:id="304" w:author="Duan, Sean (MU-Student)" w:date="2025-03-31T13:45:00Z" w16du:dateUtc="2025-03-31T18:45:00Z"/>
              <w:rFonts w:eastAsiaTheme="minorEastAsia"/>
              <w:noProof/>
              <w:szCs w:val="24"/>
            </w:rPr>
          </w:pPr>
          <w:del w:id="305" w:author="Duan, Sean (MU-Student)" w:date="2025-03-31T13:45:00Z" w16du:dateUtc="2025-03-31T18:45:00Z">
            <w:r w:rsidRPr="00685849" w:rsidDel="00685849">
              <w:rPr>
                <w:rPrChange w:id="306" w:author="Duan, Sean (MU-Student)" w:date="2025-03-31T13:45:00Z" w16du:dateUtc="2025-03-31T18:45:00Z">
                  <w:rPr>
                    <w:rStyle w:val="Hyperlink"/>
                    <w:noProof/>
                  </w:rPr>
                </w:rPrChange>
              </w:rPr>
              <w:delText>Debrief</w:delText>
            </w:r>
            <w:r w:rsidDel="00685849">
              <w:rPr>
                <w:noProof/>
                <w:webHidden/>
              </w:rPr>
              <w:tab/>
              <w:delText>52</w:delText>
            </w:r>
          </w:del>
        </w:p>
        <w:p w14:paraId="53EC7EE0" w14:textId="3286D43C" w:rsidR="009A1C85" w:rsidDel="00685849" w:rsidRDefault="009A1C85">
          <w:pPr>
            <w:pStyle w:val="TOC3"/>
            <w:tabs>
              <w:tab w:val="right" w:leader="dot" w:pos="9350"/>
            </w:tabs>
            <w:rPr>
              <w:del w:id="307" w:author="Duan, Sean (MU-Student)" w:date="2025-03-31T13:45:00Z" w16du:dateUtc="2025-03-31T18:45:00Z"/>
              <w:rFonts w:eastAsiaTheme="minorEastAsia"/>
              <w:noProof/>
              <w:szCs w:val="24"/>
            </w:rPr>
          </w:pPr>
          <w:del w:id="308" w:author="Duan, Sean (MU-Student)" w:date="2025-03-31T13:45:00Z" w16du:dateUtc="2025-03-31T18:45:00Z">
            <w:r w:rsidRPr="00685849" w:rsidDel="00685849">
              <w:rPr>
                <w:rPrChange w:id="309" w:author="Duan, Sean (MU-Student)" w:date="2025-03-31T13:45:00Z" w16du:dateUtc="2025-03-31T18:45:00Z">
                  <w:rPr>
                    <w:rStyle w:val="Hyperlink"/>
                    <w:noProof/>
                  </w:rPr>
                </w:rPrChange>
              </w:rPr>
              <w:delText>Measures</w:delText>
            </w:r>
            <w:r w:rsidDel="00685849">
              <w:rPr>
                <w:noProof/>
                <w:webHidden/>
              </w:rPr>
              <w:tab/>
              <w:delText>53</w:delText>
            </w:r>
          </w:del>
        </w:p>
        <w:p w14:paraId="32CC36FC" w14:textId="1B6DB8EA" w:rsidR="009A1C85" w:rsidDel="00685849" w:rsidRDefault="009A1C85">
          <w:pPr>
            <w:pStyle w:val="TOC2"/>
            <w:tabs>
              <w:tab w:val="right" w:leader="dot" w:pos="9350"/>
            </w:tabs>
            <w:rPr>
              <w:del w:id="310" w:author="Duan, Sean (MU-Student)" w:date="2025-03-31T13:45:00Z" w16du:dateUtc="2025-03-31T18:45:00Z"/>
              <w:rFonts w:eastAsiaTheme="minorEastAsia"/>
              <w:noProof/>
              <w:szCs w:val="24"/>
            </w:rPr>
          </w:pPr>
          <w:del w:id="311" w:author="Duan, Sean (MU-Student)" w:date="2025-03-31T13:45:00Z" w16du:dateUtc="2025-03-31T18:45:00Z">
            <w:r w:rsidRPr="00685849" w:rsidDel="00685849">
              <w:rPr>
                <w:rPrChange w:id="312" w:author="Duan, Sean (MU-Student)" w:date="2025-03-31T13:45:00Z" w16du:dateUtc="2025-03-31T18:45:00Z">
                  <w:rPr>
                    <w:rStyle w:val="Hyperlink"/>
                    <w:noProof/>
                  </w:rPr>
                </w:rPrChange>
              </w:rPr>
              <w:delText>Appendix B – Materials for Study 2</w:delText>
            </w:r>
            <w:r w:rsidDel="00685849">
              <w:rPr>
                <w:noProof/>
                <w:webHidden/>
              </w:rPr>
              <w:tab/>
              <w:delText>60</w:delText>
            </w:r>
          </w:del>
        </w:p>
        <w:p w14:paraId="5F6632B1" w14:textId="7F4DEEBF" w:rsidR="009A1C85" w:rsidDel="00685849" w:rsidRDefault="009A1C85">
          <w:pPr>
            <w:pStyle w:val="TOC3"/>
            <w:tabs>
              <w:tab w:val="right" w:leader="dot" w:pos="9350"/>
            </w:tabs>
            <w:rPr>
              <w:del w:id="313" w:author="Duan, Sean (MU-Student)" w:date="2025-03-31T13:45:00Z" w16du:dateUtc="2025-03-31T18:45:00Z"/>
              <w:rFonts w:eastAsiaTheme="minorEastAsia"/>
              <w:noProof/>
              <w:szCs w:val="24"/>
            </w:rPr>
          </w:pPr>
          <w:del w:id="314" w:author="Duan, Sean (MU-Student)" w:date="2025-03-31T13:45:00Z" w16du:dateUtc="2025-03-31T18:45:00Z">
            <w:r w:rsidRPr="00685849" w:rsidDel="00685849">
              <w:rPr>
                <w:rPrChange w:id="315" w:author="Duan, Sean (MU-Student)" w:date="2025-03-31T13:45:00Z" w16du:dateUtc="2025-03-31T18:45:00Z">
                  <w:rPr>
                    <w:rStyle w:val="Hyperlink"/>
                    <w:noProof/>
                  </w:rPr>
                </w:rPrChange>
              </w:rPr>
              <w:delText>Cover Letter</w:delText>
            </w:r>
            <w:r w:rsidDel="00685849">
              <w:rPr>
                <w:noProof/>
                <w:webHidden/>
              </w:rPr>
              <w:tab/>
              <w:delText>60</w:delText>
            </w:r>
          </w:del>
        </w:p>
        <w:p w14:paraId="6EB3A5A3" w14:textId="559CBD0A" w:rsidR="009A1C85" w:rsidDel="00685849" w:rsidRDefault="009A1C85">
          <w:pPr>
            <w:pStyle w:val="TOC3"/>
            <w:tabs>
              <w:tab w:val="right" w:leader="dot" w:pos="9350"/>
            </w:tabs>
            <w:rPr>
              <w:del w:id="316" w:author="Duan, Sean (MU-Student)" w:date="2025-03-31T13:45:00Z" w16du:dateUtc="2025-03-31T18:45:00Z"/>
              <w:rFonts w:eastAsiaTheme="minorEastAsia"/>
              <w:noProof/>
              <w:szCs w:val="24"/>
            </w:rPr>
          </w:pPr>
          <w:del w:id="317" w:author="Duan, Sean (MU-Student)" w:date="2025-03-31T13:45:00Z" w16du:dateUtc="2025-03-31T18:45:00Z">
            <w:r w:rsidRPr="00685849" w:rsidDel="00685849">
              <w:rPr>
                <w:rPrChange w:id="318" w:author="Duan, Sean (MU-Student)" w:date="2025-03-31T13:45:00Z" w16du:dateUtc="2025-03-31T18:45:00Z">
                  <w:rPr>
                    <w:rStyle w:val="Hyperlink"/>
                    <w:noProof/>
                  </w:rPr>
                </w:rPrChange>
              </w:rPr>
              <w:delText>Debrief</w:delText>
            </w:r>
            <w:r w:rsidDel="00685849">
              <w:rPr>
                <w:noProof/>
                <w:webHidden/>
              </w:rPr>
              <w:tab/>
              <w:delText>62</w:delText>
            </w:r>
          </w:del>
        </w:p>
        <w:p w14:paraId="7CE64949" w14:textId="0542C114" w:rsidR="009A1C85" w:rsidDel="00685849" w:rsidRDefault="009A1C85">
          <w:pPr>
            <w:pStyle w:val="TOC3"/>
            <w:tabs>
              <w:tab w:val="right" w:leader="dot" w:pos="9350"/>
            </w:tabs>
            <w:rPr>
              <w:del w:id="319" w:author="Duan, Sean (MU-Student)" w:date="2025-03-31T13:45:00Z" w16du:dateUtc="2025-03-31T18:45:00Z"/>
              <w:rFonts w:eastAsiaTheme="minorEastAsia"/>
              <w:noProof/>
              <w:szCs w:val="24"/>
            </w:rPr>
          </w:pPr>
          <w:del w:id="320" w:author="Duan, Sean (MU-Student)" w:date="2025-03-31T13:45:00Z" w16du:dateUtc="2025-03-31T18:45:00Z">
            <w:r w:rsidRPr="00685849" w:rsidDel="00685849">
              <w:rPr>
                <w:rPrChange w:id="321" w:author="Duan, Sean (MU-Student)" w:date="2025-03-31T13:45:00Z" w16du:dateUtc="2025-03-31T18:45:00Z">
                  <w:rPr>
                    <w:rStyle w:val="Hyperlink"/>
                    <w:noProof/>
                  </w:rPr>
                </w:rPrChange>
              </w:rPr>
              <w:delText>Materials</w:delText>
            </w:r>
            <w:r w:rsidDel="00685849">
              <w:rPr>
                <w:noProof/>
                <w:webHidden/>
              </w:rPr>
              <w:tab/>
              <w:delText>63</w:delText>
            </w:r>
          </w:del>
        </w:p>
        <w:p w14:paraId="29966517" w14:textId="5092F093" w:rsidR="009A1C85" w:rsidDel="00685849" w:rsidRDefault="009A1C85">
          <w:pPr>
            <w:pStyle w:val="TOC3"/>
            <w:tabs>
              <w:tab w:val="right" w:leader="dot" w:pos="9350"/>
            </w:tabs>
            <w:rPr>
              <w:del w:id="322" w:author="Duan, Sean (MU-Student)" w:date="2025-03-31T13:45:00Z" w16du:dateUtc="2025-03-31T18:45:00Z"/>
              <w:rFonts w:eastAsiaTheme="minorEastAsia"/>
              <w:noProof/>
              <w:szCs w:val="24"/>
            </w:rPr>
          </w:pPr>
          <w:del w:id="323" w:author="Duan, Sean (MU-Student)" w:date="2025-03-31T13:45:00Z" w16du:dateUtc="2025-03-31T18:45:00Z">
            <w:r w:rsidRPr="00685849" w:rsidDel="00685849">
              <w:rPr>
                <w:rPrChange w:id="324" w:author="Duan, Sean (MU-Student)" w:date="2025-03-31T13:45:00Z" w16du:dateUtc="2025-03-31T18:45:00Z">
                  <w:rPr>
                    <w:rStyle w:val="Hyperlink"/>
                    <w:noProof/>
                  </w:rPr>
                </w:rPrChange>
              </w:rPr>
              <w:delText>Measures</w:delText>
            </w:r>
            <w:r w:rsidDel="00685849">
              <w:rPr>
                <w:noProof/>
                <w:webHidden/>
              </w:rPr>
              <w:tab/>
              <w:delText>72</w:delText>
            </w:r>
          </w:del>
        </w:p>
        <w:p w14:paraId="09B0E8AB" w14:textId="09B08815" w:rsidR="009A1C85" w:rsidDel="00685849" w:rsidRDefault="009A1C85">
          <w:pPr>
            <w:pStyle w:val="TOC2"/>
            <w:tabs>
              <w:tab w:val="right" w:leader="dot" w:pos="9350"/>
            </w:tabs>
            <w:rPr>
              <w:del w:id="325" w:author="Duan, Sean (MU-Student)" w:date="2025-03-31T13:45:00Z" w16du:dateUtc="2025-03-31T18:45:00Z"/>
              <w:rFonts w:eastAsiaTheme="minorEastAsia"/>
              <w:noProof/>
              <w:szCs w:val="24"/>
            </w:rPr>
          </w:pPr>
          <w:del w:id="326" w:author="Duan, Sean (MU-Student)" w:date="2025-03-31T13:45:00Z" w16du:dateUtc="2025-03-31T18:45:00Z">
            <w:r w:rsidRPr="00685849" w:rsidDel="00685849">
              <w:rPr>
                <w:rPrChange w:id="327" w:author="Duan, Sean (MU-Student)" w:date="2025-03-31T13:45:00Z" w16du:dateUtc="2025-03-31T18:45:00Z">
                  <w:rPr>
                    <w:rStyle w:val="Hyperlink"/>
                    <w:noProof/>
                  </w:rPr>
                </w:rPrChange>
              </w:rPr>
              <w:delText>Appendix C – Materials for Study 3</w:delText>
            </w:r>
            <w:r w:rsidDel="00685849">
              <w:rPr>
                <w:noProof/>
                <w:webHidden/>
              </w:rPr>
              <w:tab/>
              <w:delText>74</w:delText>
            </w:r>
          </w:del>
        </w:p>
        <w:p w14:paraId="62DA9C45" w14:textId="7ABFA117" w:rsidR="009A1C85" w:rsidDel="00685849" w:rsidRDefault="009A1C85">
          <w:pPr>
            <w:pStyle w:val="TOC2"/>
            <w:tabs>
              <w:tab w:val="right" w:leader="dot" w:pos="9350"/>
            </w:tabs>
            <w:rPr>
              <w:del w:id="328" w:author="Duan, Sean (MU-Student)" w:date="2025-03-31T13:45:00Z" w16du:dateUtc="2025-03-31T18:45:00Z"/>
              <w:rFonts w:eastAsiaTheme="minorEastAsia"/>
              <w:noProof/>
              <w:szCs w:val="24"/>
            </w:rPr>
          </w:pPr>
          <w:del w:id="329" w:author="Duan, Sean (MU-Student)" w:date="2025-03-31T13:45:00Z" w16du:dateUtc="2025-03-31T18:45:00Z">
            <w:r w:rsidRPr="00685849" w:rsidDel="00685849">
              <w:rPr>
                <w:rPrChange w:id="330" w:author="Duan, Sean (MU-Student)" w:date="2025-03-31T13:45:00Z" w16du:dateUtc="2025-03-31T18:45:00Z">
                  <w:rPr>
                    <w:rStyle w:val="Hyperlink"/>
                    <w:noProof/>
                  </w:rPr>
                </w:rPrChange>
              </w:rPr>
              <w:delText>Cover Letter</w:delText>
            </w:r>
            <w:r w:rsidDel="00685849">
              <w:rPr>
                <w:noProof/>
                <w:webHidden/>
              </w:rPr>
              <w:tab/>
              <w:delText>74</w:delText>
            </w:r>
          </w:del>
        </w:p>
        <w:p w14:paraId="77A9ED16" w14:textId="072A3DC4" w:rsidR="009A1C85" w:rsidDel="00685849" w:rsidRDefault="009A1C85">
          <w:pPr>
            <w:pStyle w:val="TOC2"/>
            <w:tabs>
              <w:tab w:val="right" w:leader="dot" w:pos="9350"/>
            </w:tabs>
            <w:rPr>
              <w:del w:id="331" w:author="Duan, Sean (MU-Student)" w:date="2025-03-31T13:45:00Z" w16du:dateUtc="2025-03-31T18:45:00Z"/>
              <w:rFonts w:eastAsiaTheme="minorEastAsia"/>
              <w:noProof/>
              <w:szCs w:val="24"/>
            </w:rPr>
          </w:pPr>
          <w:del w:id="332" w:author="Duan, Sean (MU-Student)" w:date="2025-03-31T13:45:00Z" w16du:dateUtc="2025-03-31T18:45:00Z">
            <w:r w:rsidRPr="00685849" w:rsidDel="00685849">
              <w:rPr>
                <w:rPrChange w:id="333" w:author="Duan, Sean (MU-Student)" w:date="2025-03-31T13:45:00Z" w16du:dateUtc="2025-03-31T18:45:00Z">
                  <w:rPr>
                    <w:rStyle w:val="Hyperlink"/>
                    <w:noProof/>
                  </w:rPr>
                </w:rPrChange>
              </w:rPr>
              <w:delText>Debrief</w:delText>
            </w:r>
            <w:r w:rsidDel="00685849">
              <w:rPr>
                <w:noProof/>
                <w:webHidden/>
              </w:rPr>
              <w:tab/>
              <w:delText>76</w:delText>
            </w:r>
          </w:del>
        </w:p>
        <w:p w14:paraId="4CF96605" w14:textId="61C0E1C7" w:rsidR="009A1C85" w:rsidDel="00685849" w:rsidRDefault="009A1C85">
          <w:pPr>
            <w:pStyle w:val="TOC2"/>
            <w:tabs>
              <w:tab w:val="right" w:leader="dot" w:pos="9350"/>
            </w:tabs>
            <w:rPr>
              <w:del w:id="334" w:author="Duan, Sean (MU-Student)" w:date="2025-03-31T13:45:00Z" w16du:dateUtc="2025-03-31T18:45:00Z"/>
              <w:rFonts w:eastAsiaTheme="minorEastAsia"/>
              <w:noProof/>
              <w:szCs w:val="24"/>
            </w:rPr>
          </w:pPr>
          <w:del w:id="335" w:author="Duan, Sean (MU-Student)" w:date="2025-03-31T13:45:00Z" w16du:dateUtc="2025-03-31T18:45:00Z">
            <w:r w:rsidRPr="00685849" w:rsidDel="00685849">
              <w:rPr>
                <w:rPrChange w:id="336" w:author="Duan, Sean (MU-Student)" w:date="2025-03-31T13:45:00Z" w16du:dateUtc="2025-03-31T18:45:00Z">
                  <w:rPr>
                    <w:rStyle w:val="Hyperlink"/>
                    <w:noProof/>
                  </w:rPr>
                </w:rPrChange>
              </w:rPr>
              <w:delText>Measures</w:delText>
            </w:r>
            <w:r w:rsidDel="00685849">
              <w:rPr>
                <w:noProof/>
                <w:webHidden/>
              </w:rPr>
              <w:tab/>
              <w:delText>78</w:delText>
            </w:r>
          </w:del>
        </w:p>
        <w:p w14:paraId="02D2A4C7" w14:textId="16CB9F91" w:rsidR="00515F86" w:rsidRDefault="00515F86">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580037CB" w14:textId="77777777" w:rsidR="009A2351" w:rsidRDefault="009A2351" w:rsidP="006828F6">
      <w:pPr>
        <w:pStyle w:val="Heading1"/>
        <w:spacing w:line="480" w:lineRule="auto"/>
        <w:rPr>
          <w:ins w:id="337" w:author="Shaffer, Victoria" w:date="2025-02-25T13:15:00Z" w16du:dateUtc="2025-02-25T19:15:00Z"/>
          <w:sz w:val="32"/>
          <w:szCs w:val="36"/>
        </w:rPr>
      </w:pPr>
      <w:ins w:id="338" w:author="Shaffer, Victoria" w:date="2025-02-25T13:15:00Z" w16du:dateUtc="2025-02-25T19:15:00Z">
        <w:r>
          <w:rPr>
            <w:sz w:val="32"/>
            <w:szCs w:val="36"/>
          </w:rPr>
          <w:br w:type="page"/>
        </w:r>
      </w:ins>
    </w:p>
    <w:p w14:paraId="78F137F2" w14:textId="760C7C0F" w:rsidR="006828F6" w:rsidRPr="00F22ED1" w:rsidRDefault="006828F6" w:rsidP="006828F6">
      <w:pPr>
        <w:pStyle w:val="Heading1"/>
        <w:spacing w:line="480" w:lineRule="auto"/>
        <w:rPr>
          <w:sz w:val="32"/>
          <w:szCs w:val="36"/>
        </w:rPr>
      </w:pPr>
      <w:bookmarkStart w:id="339" w:name="_Toc194321783"/>
      <w:r w:rsidRPr="00F22ED1">
        <w:rPr>
          <w:sz w:val="32"/>
          <w:szCs w:val="36"/>
        </w:rPr>
        <w:lastRenderedPageBreak/>
        <w:t>Chapter 1: Introduction – Broad Overview of Research</w:t>
      </w:r>
      <w:bookmarkEnd w:id="339"/>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After vindication by a trusted authority, seeing the ‘obvious’ evidence around themselves, and reaching a consensus with their immediate peers, this individual feels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F22ED1">
        <w:lastRenderedPageBreak/>
        <w:t>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7CEEDB3B"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e.g., abortion should be legal, due to the core belief that women should have full bodily autonomy), which we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utilitarian 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on how to change those beliefs, with</w:t>
      </w:r>
      <w:r w:rsidRPr="00F22ED1">
        <w:rPr>
          <w:szCs w:val="24"/>
        </w:rPr>
        <w:t xml:space="preserve"> real and direct implications for </w:t>
      </w:r>
      <w:r w:rsidRPr="00F22ED1">
        <w:t>public health and safety.</w:t>
      </w:r>
    </w:p>
    <w:p w14:paraId="65BA6A6A" w14:textId="4CA05EE0" w:rsidR="006828F6" w:rsidRPr="00F22ED1" w:rsidDel="00A756A5" w:rsidRDefault="006828F6">
      <w:pPr>
        <w:pStyle w:val="BodyText"/>
        <w:spacing w:line="480" w:lineRule="auto"/>
        <w:rPr>
          <w:del w:id="340" w:author="Shaffer, Victoria" w:date="2025-02-25T13:34:00Z" w16du:dateUtc="2025-02-25T19:34:00Z"/>
        </w:rPr>
      </w:pPr>
    </w:p>
    <w:p w14:paraId="53671093" w14:textId="1BF08D50" w:rsidR="006828F6" w:rsidRPr="00F22ED1" w:rsidRDefault="006828F6">
      <w:pPr>
        <w:pStyle w:val="Heading1"/>
        <w:spacing w:line="480" w:lineRule="auto"/>
        <w:jc w:val="left"/>
        <w:rPr>
          <w:sz w:val="32"/>
          <w:szCs w:val="36"/>
        </w:rPr>
        <w:pPrChange w:id="341" w:author="Duan, Sean (MU-Student)" w:date="2025-03-11T11:50:00Z" w16du:dateUtc="2025-03-11T16:50:00Z">
          <w:pPr>
            <w:pStyle w:val="Heading1"/>
            <w:spacing w:line="480" w:lineRule="auto"/>
          </w:pPr>
        </w:pPrChange>
      </w:pPr>
      <w:bookmarkStart w:id="342" w:name="_Toc194321784"/>
      <w:r w:rsidRPr="00F22ED1">
        <w:rPr>
          <w:sz w:val="32"/>
          <w:szCs w:val="36"/>
        </w:rPr>
        <w:t>Chapter 2: Review of the Literature</w:t>
      </w:r>
      <w:bookmarkEnd w:id="342"/>
    </w:p>
    <w:p w14:paraId="33F3AFD2" w14:textId="77777777" w:rsidR="006828F6" w:rsidRPr="00F22ED1" w:rsidRDefault="006828F6" w:rsidP="006828F6">
      <w:pPr>
        <w:pStyle w:val="Heading2"/>
      </w:pPr>
      <w:bookmarkStart w:id="343" w:name="_Toc194321785"/>
      <w:r w:rsidRPr="00F22ED1">
        <w:t>Attitude/Belief Formation</w:t>
      </w:r>
      <w:bookmarkEnd w:id="343"/>
    </w:p>
    <w:p w14:paraId="5ADA6627" w14:textId="77777777" w:rsidR="006828F6" w:rsidRPr="00F22ED1" w:rsidRDefault="006828F6" w:rsidP="006828F6"/>
    <w:p w14:paraId="26ACCBA8" w14:textId="63390176" w:rsidR="006828F6" w:rsidRPr="00F22ED1" w:rsidRDefault="00090D5F" w:rsidP="006828F6">
      <w:pPr>
        <w:spacing w:line="480" w:lineRule="auto"/>
        <w:ind w:firstLine="720"/>
      </w:pPr>
      <w:r>
        <w:t xml:space="preserve">While polarized beliefs </w:t>
      </w:r>
      <w:r w:rsidR="007058CB">
        <w:t>are</w:t>
      </w:r>
      <w:r>
        <w:t xml:space="preserve"> our focus,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Prislin 2006; Albarracin and Shavitt,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w:t>
      </w:r>
      <w:r w:rsidR="006828F6" w:rsidRPr="00F22ED1">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Harreveld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344" w:name="_Toc194321786"/>
      <w:r>
        <w:t xml:space="preserve">Models of </w:t>
      </w:r>
      <w:r w:rsidR="006828F6" w:rsidRPr="00F22ED1">
        <w:t>Attitude Change</w:t>
      </w:r>
      <w:bookmarkEnd w:id="344"/>
    </w:p>
    <w:p w14:paraId="61C5C47F" w14:textId="2EB71B45"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ins w:id="345" w:author="Shaffer, Victoria" w:date="2025-02-25T13:20:00Z" w16du:dateUtc="2025-02-25T19:20:00Z">
        <w:r w:rsidR="000E1674">
          <w:t>C</w:t>
        </w:r>
      </w:ins>
      <w:del w:id="346" w:author="Shaffer, Victoria" w:date="2025-02-25T13:20:00Z" w16du:dateUtc="2025-02-25T19:20:00Z">
        <w:r w:rsidR="006828F6" w:rsidRPr="00F22ED1" w:rsidDel="000E1674">
          <w:delText>c</w:delText>
        </w:r>
      </w:del>
      <w:r w:rsidR="006828F6" w:rsidRPr="00F22ED1">
        <w:t>enter</w:t>
      </w:r>
      <w:ins w:id="347" w:author="Shaffer, Victoria" w:date="2025-02-25T13:20:00Z" w16du:dateUtc="2025-02-25T19:20:00Z">
        <w:r w:rsidR="000E1674">
          <w:t>s</w:t>
        </w:r>
      </w:ins>
      <w:r w:rsidR="006828F6" w:rsidRPr="00F22ED1">
        <w:t xml:space="preserve"> </w:t>
      </w:r>
      <w:del w:id="348" w:author="Shaffer, Victoria" w:date="2025-02-25T13:20:00Z" w16du:dateUtc="2025-02-25T19:20:00Z">
        <w:r w:rsidR="006828F6" w:rsidRPr="00F22ED1" w:rsidDel="000E1674">
          <w:delText xml:space="preserve">of </w:delText>
        </w:r>
      </w:del>
      <w:ins w:id="349" w:author="Shaffer, Victoria" w:date="2025-02-25T13:20:00Z" w16du:dateUtc="2025-02-25T19:20:00Z">
        <w:r w:rsidR="000E1674">
          <w:t>for D</w:t>
        </w:r>
      </w:ins>
      <w:del w:id="350" w:author="Shaffer, Victoria" w:date="2025-02-25T13:20:00Z" w16du:dateUtc="2025-02-25T19:20:00Z">
        <w:r w:rsidR="006828F6" w:rsidRPr="00F22ED1" w:rsidDel="000E1674">
          <w:delText>d</w:delText>
        </w:r>
      </w:del>
      <w:r w:rsidR="006828F6" w:rsidRPr="00F22ED1">
        <w:t xml:space="preserve">isease </w:t>
      </w:r>
      <w:ins w:id="351" w:author="Shaffer, Victoria" w:date="2025-02-25T13:20:00Z" w16du:dateUtc="2025-02-25T19:20:00Z">
        <w:r w:rsidR="000E1674">
          <w:t>C</w:t>
        </w:r>
      </w:ins>
      <w:del w:id="352" w:author="Shaffer, Victoria" w:date="2025-02-25T13:20:00Z" w16du:dateUtc="2025-02-25T19:20:00Z">
        <w:r w:rsidR="006828F6" w:rsidRPr="00F22ED1" w:rsidDel="000E1674">
          <w:delText>c</w:delText>
        </w:r>
      </w:del>
      <w:r w:rsidR="006828F6" w:rsidRPr="00F22ED1">
        <w:t xml:space="preserve">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w:t>
      </w:r>
      <w:r w:rsidR="00D50BEF">
        <w:lastRenderedPageBreak/>
        <w:t>(either based on social influence</w:t>
      </w:r>
      <w:del w:id="353" w:author="Shaffer, Victoria" w:date="2025-02-25T13:21:00Z" w16du:dateUtc="2025-02-25T19:21:00Z">
        <w:r w:rsidR="00D50BEF" w:rsidDel="00962CE7">
          <w:delText>,</w:delText>
        </w:r>
      </w:del>
      <w:r w:rsidR="00D50BEF">
        <w:t xml:space="preserve"> or strength of detailed argumentation)</w:t>
      </w:r>
      <w:r w:rsidR="00981184">
        <w:t xml:space="preserve"> </w:t>
      </w:r>
      <w:r w:rsidR="00AA6956">
        <w:t xml:space="preserve">into a single system. </w:t>
      </w:r>
      <w:del w:id="354" w:author="Shaffer, Victoria" w:date="2025-02-25T13:21:00Z" w16du:dateUtc="2025-02-25T19:21:00Z">
        <w:r w:rsidR="00723098" w:rsidDel="00962CE7">
          <w:delText xml:space="preserve">The </w:delText>
        </w:r>
      </w:del>
      <w:r w:rsidR="00723098">
        <w:t xml:space="preserve">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7F2A6FF1" w:rsidR="00777B0A" w:rsidRDefault="002F1C42" w:rsidP="00777B0A">
      <w:pPr>
        <w:pStyle w:val="BodyText"/>
        <w:spacing w:line="480" w:lineRule="auto"/>
        <w:ind w:firstLine="720"/>
      </w:pPr>
      <w:r>
        <w:t xml:space="preserve">In </w:t>
      </w:r>
      <w:del w:id="355" w:author="Shaffer, Victoria" w:date="2025-02-25T13:21:00Z" w16du:dateUtc="2025-02-25T19:21:00Z">
        <w:r w:rsidDel="00A61486">
          <w:delText xml:space="preserve">the </w:delText>
        </w:r>
      </w:del>
      <w:r>
        <w:t>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xml:space="preserve">. The central route begins when the individual has reached enough motivation to actively process the persuasive argumentation given. This motivation can arise from the personal relevance of an issue (e.g., civil rights in the 60’s for </w:t>
      </w:r>
      <w:del w:id="356" w:author="Shaffer, Victoria" w:date="2025-02-25T13:29:00Z" w16du:dateUtc="2025-02-25T19:29:00Z">
        <w:r w:rsidR="0034451E" w:rsidDel="002115F1">
          <w:delText xml:space="preserve">African </w:delText>
        </w:r>
      </w:del>
      <w:ins w:id="357" w:author="Shaffer, Victoria" w:date="2025-02-25T13:29:00Z" w16du:dateUtc="2025-02-25T19:29:00Z">
        <w:r w:rsidR="002115F1">
          <w:t xml:space="preserve">Black </w:t>
        </w:r>
      </w:ins>
      <w:r w:rsidR="0034451E">
        <w:t>Americans)</w:t>
      </w:r>
      <w:del w:id="358" w:author="Shaffer, Victoria" w:date="2025-02-25T13:21:00Z" w16du:dateUtc="2025-02-25T19:21:00Z">
        <w:r w:rsidR="0034451E" w:rsidDel="00A61486">
          <w:delText>,</w:delText>
        </w:r>
      </w:del>
      <w:r w:rsidR="0034451E">
        <w:t xml:space="preserve">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The increased proliferation of these favorable/unfavorable thoughts lead to changes in cognitive structure thereby lead</w:t>
      </w:r>
      <w:ins w:id="359" w:author="Shaffer, Victoria" w:date="2025-02-25T13:22:00Z" w16du:dateUtc="2025-02-25T19:22:00Z">
        <w:r w:rsidR="00A65CF5">
          <w:t>ing</w:t>
        </w:r>
      </w:ins>
      <w:r w:rsidR="002F016B">
        <w:t xml:space="preserve"> to positive or negative attitude change, respectively. Appropriately, attitude changes that occur through the central route </w:t>
      </w:r>
      <w:r w:rsidR="00CE0752">
        <w:t xml:space="preserve">are easier to access from memory, held with higher confidence, </w:t>
      </w:r>
      <w:del w:id="360" w:author="Shaffer, Victoria" w:date="2025-02-25T13:22:00Z" w16du:dateUtc="2025-02-25T19:22:00Z">
        <w:r w:rsidR="00CE0752" w:rsidDel="0088021D">
          <w:delText xml:space="preserve">are </w:delText>
        </w:r>
      </w:del>
      <w:r w:rsidR="00CE0752">
        <w:t xml:space="preserve">more persistent over time, </w:t>
      </w:r>
      <w:del w:id="361" w:author="Shaffer, Victoria" w:date="2025-02-25T13:22:00Z" w16du:dateUtc="2025-02-25T19:22:00Z">
        <w:r w:rsidR="00CE0752" w:rsidDel="0088021D">
          <w:delText xml:space="preserve">are </w:delText>
        </w:r>
      </w:del>
      <w:r w:rsidR="00CE0752">
        <w:t>more predictive of behavior, and more 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5BF3BACF" w:rsidR="00981184" w:rsidRDefault="003B251C" w:rsidP="004C3C00">
      <w:pPr>
        <w:pStyle w:val="BodyText"/>
        <w:spacing w:line="480" w:lineRule="auto"/>
        <w:ind w:firstLine="720"/>
      </w:pPr>
      <w:r>
        <w:t>In comparison,</w:t>
      </w:r>
      <w:r w:rsidR="003672A2">
        <w:t xml:space="preserve"> </w:t>
      </w:r>
      <w:del w:id="362" w:author="Shaffer, Victoria" w:date="2025-02-25T13:22:00Z" w16du:dateUtc="2025-02-25T19:22:00Z">
        <w:r w:rsidR="00436A0D" w:rsidDel="0088021D">
          <w:delText xml:space="preserve">the </w:delText>
        </w:r>
      </w:del>
      <w:r w:rsidR="00436A0D">
        <w:t>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w:t>
      </w:r>
      <w:r w:rsidR="00A15634">
        <w:lastRenderedPageBreak/>
        <w:t>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The peripheral route is primarily comprised of simple cues that influence attitudes. For example, elements in a persuasive message (e.g., upbeat pop in the background) can prompt the feeling of positive emotions (e.g., happiness)</w:t>
      </w:r>
      <w:del w:id="363" w:author="Shaffer, Victoria" w:date="2025-02-25T13:23:00Z" w16du:dateUtc="2025-02-25T19:23:00Z">
        <w:r w:rsidR="001345A6" w:rsidDel="00BC74F7">
          <w:delText>,</w:delText>
        </w:r>
      </w:del>
      <w:r w:rsidR="001345A6">
        <w:t xml:space="preserve">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w:t>
      </w:r>
      <w:ins w:id="364" w:author="Shaffer, Victoria" w:date="2025-02-25T13:23:00Z" w16du:dateUtc="2025-02-25T19:23:00Z">
        <w:r w:rsidR="00E85263">
          <w:t>s</w:t>
        </w:r>
      </w:ins>
      <w:r w:rsidR="007754CC">
        <w:t xml:space="preserve">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46EDF739" w:rsidR="006828F6" w:rsidRPr="00F22ED1" w:rsidRDefault="001F3413" w:rsidP="001F3413">
      <w:pPr>
        <w:pStyle w:val="BodyText"/>
        <w:spacing w:line="480" w:lineRule="auto"/>
      </w:pPr>
      <w:r>
        <w:tab/>
      </w:r>
      <w:del w:id="365" w:author="Shaffer, Victoria" w:date="2025-02-25T13:23:00Z" w16du:dateUtc="2025-02-25T19:23:00Z">
        <w:r w:rsidDel="00CE28C8">
          <w:delText xml:space="preserve">The </w:delText>
        </w:r>
      </w:del>
      <w:r>
        <w:t>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Kiechel (1996) found that in a reaction time task relying either on system 1 or system 2 thinking, false accusations of </w:t>
      </w:r>
      <w:r w:rsidR="006828F6" w:rsidRPr="00F22ED1">
        <w:lastRenderedPageBreak/>
        <w:t>negligence were convincing (e.g., the subject admitted that they did not ‘hit the button’ even if they did), but only when individuals were relying on System 1 thinking.</w:t>
      </w:r>
    </w:p>
    <w:p w14:paraId="42AD9C2E" w14:textId="4841F875" w:rsidR="006828F6" w:rsidRPr="00F22ED1" w:rsidRDefault="006828F6" w:rsidP="006828F6">
      <w:pPr>
        <w:pStyle w:val="BodyText"/>
        <w:spacing w:line="480" w:lineRule="auto"/>
      </w:pPr>
      <w:r w:rsidRPr="00F22ED1">
        <w:tab/>
        <w:t xml:space="preserve">An alternative model for attitude change labeled the ‘Unimodel’ posited by Kruglanski and Thompson (1999) claims that both cues/heuristics and message argumentation are parts of a larger category of information, defined as ‘persuasive evidence’. Thus, </w:t>
      </w:r>
      <w:ins w:id="366" w:author="Shaffer, Victoria" w:date="2025-02-25T13:25:00Z" w16du:dateUtc="2025-02-25T19:25:00Z">
        <w:r w:rsidR="00DC2B7A">
          <w:t xml:space="preserve">it is </w:t>
        </w:r>
      </w:ins>
      <w:r w:rsidRPr="00F22ED1">
        <w:t xml:space="preserve">the content of the information itself, </w:t>
      </w:r>
      <w:del w:id="367" w:author="Shaffer, Victoria" w:date="2025-02-25T13:25:00Z" w16du:dateUtc="2025-02-25T19:25:00Z">
        <w:r w:rsidRPr="00F22ED1" w:rsidDel="00397ECF">
          <w:delText xml:space="preserve">and </w:delText>
        </w:r>
      </w:del>
      <w:r w:rsidRPr="00F22ED1">
        <w:t>not the route of processing</w:t>
      </w:r>
      <w:ins w:id="368" w:author="Shaffer, Victoria" w:date="2025-02-25T13:25:00Z" w16du:dateUtc="2025-02-25T19:25:00Z">
        <w:r w:rsidR="00DC2B7A">
          <w:t>,</w:t>
        </w:r>
      </w:ins>
      <w:r w:rsidRPr="00F22ED1">
        <w:t xml:space="preserve"> that is important. The Unimodel states that differing information contents (e.g., is this a heuristic</w:t>
      </w:r>
      <w:del w:id="369" w:author="Shaffer, Victoria" w:date="2025-02-25T13:25:00Z" w16du:dateUtc="2025-02-25T19:25:00Z">
        <w:r w:rsidRPr="00F22ED1" w:rsidDel="00397ECF">
          <w:delText>,</w:delText>
        </w:r>
      </w:del>
      <w:r w:rsidRPr="00F22ED1">
        <w:t xml:space="preserve"> or a detailed argument?) are analogous to whipped cream in a can versus whipped cream in a tub; the distinctions between them are irrelevant insofar as it relates to how ‘persuasive evidence’ works to change minds. However, recent studies </w:t>
      </w:r>
      <w:del w:id="370" w:author="Shaffer, Victoria" w:date="2025-02-25T13:28:00Z" w16du:dateUtc="2025-02-25T19:28:00Z">
        <w:r w:rsidRPr="00F22ED1" w:rsidDel="003B25AB">
          <w:delText xml:space="preserve">indicate </w:delText>
        </w:r>
      </w:del>
      <w:ins w:id="371" w:author="Shaffer, Victoria" w:date="2025-02-25T13:28:00Z" w16du:dateUtc="2025-02-25T19:28:00Z">
        <w:r w:rsidR="003B25AB">
          <w:t xml:space="preserve">have shown </w:t>
        </w:r>
      </w:ins>
      <w:r w:rsidRPr="00F22ED1">
        <w:t xml:space="preserve">that the </w:t>
      </w:r>
      <w:del w:id="372" w:author="Shaffer, Victoria" w:date="2025-02-25T13:26:00Z" w16du:dateUtc="2025-02-25T19:26:00Z">
        <w:r w:rsidRPr="00F22ED1" w:rsidDel="007574E0">
          <w:delText xml:space="preserve">Unimodel has not been shown to sufficiently explain attitude change beyond the dual process models (Hedhli, 2022). The </w:delText>
        </w:r>
      </w:del>
      <w:r w:rsidRPr="00F22ED1">
        <w:t xml:space="preserve">dual process model </w:t>
      </w:r>
      <w:del w:id="373" w:author="Shaffer, Victoria" w:date="2025-02-25T13:27:00Z" w16du:dateUtc="2025-02-25T19:27:00Z">
        <w:r w:rsidRPr="00F22ED1" w:rsidDel="00304E63">
          <w:delText xml:space="preserve">has been shown to be </w:delText>
        </w:r>
      </w:del>
      <w:ins w:id="374" w:author="Shaffer, Victoria" w:date="2025-02-25T13:27:00Z" w16du:dateUtc="2025-02-25T19:27:00Z">
        <w:r w:rsidR="00304E63">
          <w:t xml:space="preserve">is </w:t>
        </w:r>
      </w:ins>
      <w:r w:rsidRPr="00F22ED1">
        <w:t xml:space="preserve">more predictive than </w:t>
      </w:r>
      <w:ins w:id="375" w:author="Shaffer, Victoria" w:date="2025-02-25T13:26:00Z" w16du:dateUtc="2025-02-25T19:26:00Z">
        <w:r w:rsidR="0048399B">
          <w:t>the</w:t>
        </w:r>
      </w:ins>
      <w:del w:id="376" w:author="Shaffer, Victoria" w:date="2025-02-25T13:26:00Z" w16du:dateUtc="2025-02-25T19:26:00Z">
        <w:r w:rsidRPr="00F22ED1" w:rsidDel="0048399B">
          <w:delText>a</w:delText>
        </w:r>
      </w:del>
      <w:r w:rsidRPr="00F22ED1">
        <w:t xml:space="preserve"> unimodal framework in several studies examining direct practical applications of advertising, retail experiences, and branding (Maheswaran, Mackie,and Chaiken 1992; Richard and Chebat 2016). This literature indicates that the source of the cue in an advertisement (e.g., famous football player) is an especially influential cue for persuasion in conditions of low cognitive capacity</w:t>
      </w:r>
      <w:ins w:id="377" w:author="Shaffer, Victoria" w:date="2025-02-25T13:28:00Z" w16du:dateUtc="2025-02-25T19:28:00Z">
        <w:r w:rsidR="00874A2D">
          <w:t>.</w:t>
        </w:r>
      </w:ins>
      <w:del w:id="378" w:author="Shaffer, Victoria" w:date="2025-02-25T13:28:00Z" w16du:dateUtc="2025-02-25T19:28:00Z">
        <w:r w:rsidRPr="00F22ED1" w:rsidDel="00874A2D">
          <w:delText>;</w:delText>
        </w:r>
      </w:del>
      <w:r w:rsidRPr="00F22ED1">
        <w:t xml:space="preserve"> </w:t>
      </w:r>
      <w:ins w:id="379" w:author="Shaffer, Victoria" w:date="2025-02-25T13:28:00Z" w16du:dateUtc="2025-02-25T19:28:00Z">
        <w:r w:rsidR="00874A2D">
          <w:t>L</w:t>
        </w:r>
      </w:ins>
      <w:del w:id="380" w:author="Shaffer, Victoria" w:date="2025-02-25T13:28:00Z" w16du:dateUtc="2025-02-25T19:28:00Z">
        <w:r w:rsidRPr="00F22ED1" w:rsidDel="00874A2D">
          <w:delText>l</w:delText>
        </w:r>
      </w:del>
      <w:r w:rsidRPr="00F22ED1">
        <w:t xml:space="preserve">ikewise, </w:t>
      </w:r>
      <w:del w:id="381" w:author="Shaffer, Victoria" w:date="2025-02-25T13:28:00Z" w16du:dateUtc="2025-02-25T19:28:00Z">
        <w:r w:rsidRPr="00F22ED1" w:rsidDel="00874A2D">
          <w:delText xml:space="preserve">that </w:delText>
        </w:r>
      </w:del>
      <w:r w:rsidRPr="00F22ED1">
        <w:t>the persuasive function of a ‘brand name’ significantly increases when the recipient is highly engaged</w:t>
      </w:r>
      <w:del w:id="382" w:author="Shaffer, Victoria" w:date="2025-02-25T13:28:00Z" w16du:dateUtc="2025-02-25T19:28:00Z">
        <w:r w:rsidRPr="00F22ED1" w:rsidDel="00874A2D">
          <w:delText>,</w:delText>
        </w:r>
      </w:del>
      <w:r w:rsidRPr="00F22ED1">
        <w:t xml:space="preserve">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Sigelman, 2011). In general, attitude change can originate from social pressures </w:t>
      </w:r>
      <w:r w:rsidRPr="00F22ED1">
        <w:lastRenderedPageBreak/>
        <w:t>(either individual peers or society more broadly) or from information describing the attitude object (persuasive, fact based, argumentation).</w:t>
      </w:r>
    </w:p>
    <w:p w14:paraId="7C3B9423" w14:textId="77777777" w:rsidR="006828F6" w:rsidRPr="00F22ED1" w:rsidRDefault="006828F6" w:rsidP="006828F6">
      <w:pPr>
        <w:pStyle w:val="Heading2"/>
        <w:spacing w:line="480" w:lineRule="auto"/>
      </w:pPr>
      <w:bookmarkStart w:id="383" w:name="_Toc194321787"/>
      <w:r w:rsidRPr="00F22ED1">
        <w:t>Social Consensus</w:t>
      </w:r>
      <w:bookmarkEnd w:id="383"/>
    </w:p>
    <w:p w14:paraId="14AEF49C" w14:textId="46C17A27"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 xml:space="preserve">for many topics </w:t>
      </w:r>
      <w:del w:id="384" w:author="Shaffer, Victoria" w:date="2025-02-25T13:30:00Z" w16du:dateUtc="2025-02-25T19:30:00Z">
        <w:r w:rsidR="0049194D" w:rsidDel="00334D87">
          <w:delText>(</w:delText>
        </w:r>
        <w:r w:rsidR="006828F6" w:rsidRPr="00F22ED1" w:rsidDel="00334D87">
          <w:delText>climate change, racial stereotyping, and weight discrimination</w:delText>
        </w:r>
        <w:r w:rsidR="0049194D" w:rsidDel="00334D87">
          <w:delText xml:space="preserve">) </w:delText>
        </w:r>
      </w:del>
      <w:r w:rsidR="0049194D">
        <w:t>that are considered highly polarized</w:t>
      </w:r>
      <w:r w:rsidR="006828F6" w:rsidRPr="00F22ED1">
        <w:t xml:space="preserve"> </w:t>
      </w:r>
      <w:ins w:id="385" w:author="Shaffer, Victoria" w:date="2025-02-25T13:30:00Z" w16du:dateUtc="2025-02-25T19:30:00Z">
        <w:r w:rsidR="00334D87">
          <w:t xml:space="preserve">(e.g., </w:t>
        </w:r>
        <w:r w:rsidR="00334D87" w:rsidRPr="00F22ED1">
          <w:t>climate change, racial stereotyping, and weight discrimination</w:t>
        </w:r>
        <w:r w:rsidR="00334D87">
          <w:t xml:space="preserve">) </w:t>
        </w:r>
      </w:ins>
      <w:r w:rsidR="006828F6" w:rsidRPr="00F22ED1">
        <w:t>(Goldberg, 2019; Stangor, 2001; Farrow, 2009). Higher amounts of perceived social consensus are associated with greater agreement with the consensus opinion, which remains a strong predictor even after controlling for demographic variables and other individual differences. Conversely, when a social consensus does not exist (new circumstances</w:t>
      </w:r>
      <w:del w:id="386" w:author="Shaffer, Victoria" w:date="2025-02-25T13:30:00Z" w16du:dateUtc="2025-02-25T19:30:00Z">
        <w:r w:rsidR="006828F6" w:rsidRPr="00F22ED1" w:rsidDel="00A001BF">
          <w:delText>,</w:delText>
        </w:r>
      </w:del>
      <w:r w:rsidR="006828F6" w:rsidRPr="00F22ED1">
        <w:t xml:space="preserve">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F22ED1">
        <w:lastRenderedPageBreak/>
        <w:t xml:space="preserve">‘negative attitudes’ (e.g., we both hate the Yankees), increases familiarity between people (Weaver &amp; Bosson, 2011). </w:t>
      </w:r>
    </w:p>
    <w:p w14:paraId="16EABBBF" w14:textId="0C9C0963"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 xml:space="preserve">access to </w:t>
      </w:r>
      <w:del w:id="387" w:author="Duan, Sean (MU-Student)" w:date="2025-03-10T12:57:00Z" w16du:dateUtc="2025-03-10T17:57:00Z">
        <w:r w:rsidR="009E41E6" w:rsidDel="0032149D">
          <w:delText>universal healthcare</w:delText>
        </w:r>
      </w:del>
      <w:ins w:id="388" w:author="Duan, Sean (MU-Student)" w:date="2025-03-10T12:57:00Z" w16du:dateUtc="2025-03-10T17:57:00Z">
        <w:r w:rsidR="0032149D">
          <w:t>UHC</w:t>
        </w:r>
      </w:ins>
      <w:r w:rsidR="009E41E6">
        <w:t xml:space="preserv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w:t>
      </w:r>
      <w:del w:id="389" w:author="Shaffer, Victoria" w:date="2025-02-25T13:32:00Z" w16du:dateUtc="2025-02-25T19:32:00Z">
        <w:r w:rsidRPr="00F22ED1" w:rsidDel="009D400D">
          <w:rPr>
            <w:szCs w:val="24"/>
          </w:rPr>
          <w:delText xml:space="preserve">ACA </w:delText>
        </w:r>
      </w:del>
      <w:ins w:id="390" w:author="Shaffer, Victoria" w:date="2025-02-25T13:32:00Z" w16du:dateUtc="2025-02-25T19:32:00Z">
        <w:r w:rsidR="009D400D">
          <w:rPr>
            <w:szCs w:val="24"/>
          </w:rPr>
          <w:t>Affordable Care Act</w:t>
        </w:r>
        <w:r w:rsidR="009D400D" w:rsidRPr="00F22ED1">
          <w:rPr>
            <w:szCs w:val="24"/>
          </w:rPr>
          <w:t xml:space="preserve"> </w:t>
        </w:r>
      </w:ins>
      <w:r w:rsidRPr="00F22ED1">
        <w:rPr>
          <w:szCs w:val="24"/>
        </w:rPr>
        <w:t xml:space="preserve">created death panels, a percentage that stands in great contrast to the finding that only 8 percent of Democrats shared that belief (Rocke et al. 2014). Another recent example </w:t>
      </w:r>
      <w:r w:rsidR="00763D0E">
        <w:rPr>
          <w:szCs w:val="24"/>
        </w:rPr>
        <w:t>of polarized belief formation comes from</w:t>
      </w:r>
      <w:r w:rsidR="004D3934">
        <w:rPr>
          <w:szCs w:val="24"/>
        </w:rPr>
        <w:t xml:space="preserve"> then</w:t>
      </w:r>
      <w:r w:rsidRPr="00F22ED1">
        <w:rPr>
          <w:szCs w:val="24"/>
        </w:rPr>
        <w:t xml:space="preserve"> presidential candidate Donald J. Trump (2015) speaking on the emerging social consensus amongst </w:t>
      </w:r>
      <w:ins w:id="391" w:author="Shaffer, Victoria" w:date="2025-02-25T13:32:00Z" w16du:dateUtc="2025-02-25T19:32:00Z">
        <w:r w:rsidR="009D400D">
          <w:rPr>
            <w:szCs w:val="24"/>
          </w:rPr>
          <w:t>R</w:t>
        </w:r>
      </w:ins>
      <w:del w:id="392" w:author="Shaffer, Victoria" w:date="2025-02-25T13:32:00Z" w16du:dateUtc="2025-02-25T19:32:00Z">
        <w:r w:rsidRPr="00F22ED1" w:rsidDel="009D400D">
          <w:rPr>
            <w:szCs w:val="24"/>
          </w:rPr>
          <w:delText>r</w:delText>
        </w:r>
      </w:del>
      <w:r w:rsidRPr="00F22ED1">
        <w:rPr>
          <w:szCs w:val="24"/>
        </w:rPr>
        <w:t>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Autism has become an epidemic. Twenty-five years ago, 35 years ago, you look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25E12389" w14:textId="0C4D8341" w:rsidR="006828F6" w:rsidDel="0058693C" w:rsidRDefault="006828F6" w:rsidP="006C796F">
      <w:pPr>
        <w:spacing w:line="480" w:lineRule="auto"/>
        <w:rPr>
          <w:del w:id="393" w:author="Shaffer, Victoria" w:date="2025-02-25T13:33:00Z" w16du:dateUtc="2025-02-25T19:33:00Z"/>
          <w:szCs w:val="24"/>
        </w:rPr>
      </w:pPr>
      <w:r w:rsidRPr="00F22ED1">
        <w:rPr>
          <w:szCs w:val="24"/>
        </w:rPr>
        <w:lastRenderedPageBreak/>
        <w:t xml:space="preserve">Scientific consensus is clear </w:t>
      </w:r>
      <w:del w:id="394" w:author="Shaffer, Victoria" w:date="2025-02-25T13:33:00Z" w16du:dateUtc="2025-02-25T19:33:00Z">
        <w:r w:rsidRPr="00F22ED1" w:rsidDel="0058693C">
          <w:rPr>
            <w:szCs w:val="24"/>
          </w:rPr>
          <w:delText xml:space="preserve">in </w:delText>
        </w:r>
      </w:del>
      <w:r w:rsidRPr="00F22ED1">
        <w:rPr>
          <w:szCs w:val="24"/>
        </w:rPr>
        <w:t xml:space="preserve">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w:t>
      </w:r>
      <w:del w:id="395" w:author="Shaffer, Victoria" w:date="2025-02-25T13:33:00Z" w16du:dateUtc="2025-02-25T19:33:00Z">
        <w:r w:rsidRPr="00F22ED1" w:rsidDel="007D4F5B">
          <w:rPr>
            <w:szCs w:val="24"/>
          </w:rPr>
          <w:delText xml:space="preserve">US </w:delText>
        </w:r>
      </w:del>
      <w:r w:rsidRPr="00F22ED1">
        <w:rPr>
          <w:szCs w:val="24"/>
        </w:rPr>
        <w:t xml:space="preserve">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8416FE" w14:textId="6212BD78" w:rsidR="00A47763" w:rsidDel="0058693C" w:rsidRDefault="00A47763" w:rsidP="006C796F">
      <w:pPr>
        <w:spacing w:line="480" w:lineRule="auto"/>
        <w:rPr>
          <w:del w:id="396" w:author="Shaffer, Victoria" w:date="2025-02-25T13:33:00Z" w16du:dateUtc="2025-02-25T19:33:00Z"/>
          <w:szCs w:val="24"/>
        </w:rPr>
      </w:pPr>
    </w:p>
    <w:p w14:paraId="45903441" w14:textId="77777777" w:rsidR="00A47763" w:rsidRDefault="00A47763" w:rsidP="006C796F">
      <w:pPr>
        <w:spacing w:line="480" w:lineRule="auto"/>
        <w:rPr>
          <w:szCs w:val="24"/>
        </w:rPr>
      </w:pPr>
    </w:p>
    <w:p w14:paraId="7034373A" w14:textId="77777777" w:rsidR="00A56FCD" w:rsidRPr="00F22ED1" w:rsidRDefault="00A56FCD" w:rsidP="00A56FCD">
      <w:pPr>
        <w:pStyle w:val="Heading2"/>
        <w:spacing w:line="480" w:lineRule="auto"/>
      </w:pPr>
      <w:bookmarkStart w:id="397" w:name="_Hlk172903922"/>
      <w:bookmarkStart w:id="398" w:name="_Toc194321788"/>
      <w:r w:rsidRPr="00F22ED1">
        <w:t>Moral Conviction</w:t>
      </w:r>
      <w:bookmarkEnd w:id="397"/>
      <w:bookmarkEnd w:id="398"/>
    </w:p>
    <w:p w14:paraId="58F8707D" w14:textId="5FF2B73E" w:rsidR="00B33D4D" w:rsidRDefault="00A47763" w:rsidP="00A47763">
      <w:pPr>
        <w:spacing w:line="480" w:lineRule="auto"/>
        <w:ind w:firstLine="720"/>
      </w:pPr>
      <w:r>
        <w:t xml:space="preserve">Another element that impacts formation and change of polarized beliefs is </w:t>
      </w:r>
      <w:ins w:id="399" w:author="Shaffer, Victoria" w:date="2025-02-25T13:40:00Z" w16du:dateUtc="2025-02-25T19:40:00Z">
        <w:r w:rsidR="00874B83">
          <w:t xml:space="preserve">a person’s </w:t>
        </w:r>
      </w:ins>
      <w:r>
        <w:t xml:space="preserve">moral </w:t>
      </w:r>
      <w:r w:rsidR="008B79BE">
        <w:t>conviction</w:t>
      </w:r>
      <w:ins w:id="400" w:author="Shaffer, Victoria" w:date="2025-02-25T13:41:00Z" w16du:dateUtc="2025-02-25T19:41:00Z">
        <w:r w:rsidR="00D9067A">
          <w:t>, which is defined as</w:t>
        </w:r>
        <w:r w:rsidR="00A43E54">
          <w:t xml:space="preserve"> </w:t>
        </w:r>
      </w:ins>
      <w:ins w:id="401" w:author="Duan, Sean (MU-Student)" w:date="2025-03-10T13:07:00Z" w16du:dateUtc="2025-03-10T18:07:00Z">
        <w:r w:rsidR="0032149D">
          <w:t>“</w:t>
        </w:r>
      </w:ins>
      <w:ins w:id="402" w:author="Shaffer, Victoria" w:date="2025-02-25T13:43:00Z" w16du:dateUtc="2025-02-25T19:43:00Z">
        <w:del w:id="403" w:author="Duan, Sean (MU-Student)" w:date="2025-03-10T13:07:00Z" w16du:dateUtc="2025-03-10T18:07:00Z">
          <w:r w:rsidR="00054717" w:rsidDel="0032149D">
            <w:delText xml:space="preserve">a </w:delText>
          </w:r>
        </w:del>
      </w:ins>
      <w:ins w:id="404" w:author="Duan, Sean (MU-Student)" w:date="2025-03-10T13:07:00Z" w16du:dateUtc="2025-03-10T18:07:00Z">
        <w:r w:rsidR="0032149D">
          <w:t>t</w:t>
        </w:r>
        <w:r w:rsidR="0032149D" w:rsidRPr="0032149D">
          <w:t>he perception that one’s feelings about a given attitude object are based on one’s beliefs about right and wrong</w:t>
        </w:r>
        <w:r w:rsidR="00846ECE">
          <w:t>”</w:t>
        </w:r>
      </w:ins>
      <w:ins w:id="405" w:author="Duan, Sean (MU-Student)" w:date="2025-03-10T13:09:00Z" w16du:dateUtc="2025-03-10T18:09:00Z">
        <w:r w:rsidR="00846ECE">
          <w:t xml:space="preserve"> (</w:t>
        </w:r>
        <w:r w:rsidR="00846ECE" w:rsidRPr="00846ECE">
          <w:rPr>
            <w:highlight w:val="yellow"/>
            <w:rPrChange w:id="406" w:author="Duan, Sean (MU-Student)" w:date="2025-03-10T13:10:00Z" w16du:dateUtc="2025-03-10T18:10:00Z">
              <w:rPr/>
            </w:rPrChange>
          </w:rPr>
          <w:t>Skitka</w:t>
        </w:r>
      </w:ins>
      <w:ins w:id="407" w:author="Duan, Sean (MU-Student)" w:date="2025-03-10T13:10:00Z" w16du:dateUtc="2025-03-10T18:10:00Z">
        <w:r w:rsidR="00846ECE" w:rsidRPr="00846ECE">
          <w:rPr>
            <w:highlight w:val="yellow"/>
            <w:rPrChange w:id="408" w:author="Duan, Sean (MU-Student)" w:date="2025-03-10T13:10:00Z" w16du:dateUtc="2025-03-10T18:10:00Z">
              <w:rPr/>
            </w:rPrChange>
          </w:rPr>
          <w:t>, 2021</w:t>
        </w:r>
      </w:ins>
      <w:ins w:id="409" w:author="Duan, Sean (MU-Student)" w:date="2025-03-10T13:09:00Z" w16du:dateUtc="2025-03-10T18:09:00Z">
        <w:r w:rsidR="00846ECE">
          <w:t>)</w:t>
        </w:r>
      </w:ins>
      <w:del w:id="410" w:author="Duan, Sean (MU-Student)" w:date="2025-03-10T13:09:00Z" w16du:dateUtc="2025-03-10T18:09:00Z">
        <w:r w:rsidR="008B79BE" w:rsidDel="00846ECE">
          <w:delText xml:space="preserve">, because many polarized beliefs originate from such circumstances. </w:delText>
        </w:r>
        <w:r w:rsidR="00471291" w:rsidDel="00846ECE">
          <w:delText>A perspective grounded in m</w:delText>
        </w:r>
        <w:r w:rsidR="005273BF" w:rsidDel="00846ECE">
          <w:delText xml:space="preserve">oral conviction reflects </w:delText>
        </w:r>
        <w:r w:rsidR="005273BF" w:rsidRPr="00F22ED1" w:rsidDel="00846ECE">
          <w:delText xml:space="preserve">foundational beliefs about what is ‘right or wrong’ </w:delText>
        </w:r>
        <w:r w:rsidR="005273BF" w:rsidDel="00846ECE">
          <w:delText>regarding</w:delText>
        </w:r>
        <w:r w:rsidR="005273BF" w:rsidRPr="00F22ED1" w:rsidDel="00846ECE">
          <w:delText xml:space="preserve"> a given attitude object</w:delText>
        </w:r>
      </w:del>
      <w:r w:rsidR="005273BF">
        <w:t>.</w:t>
      </w:r>
      <w:r w:rsidR="00471291">
        <w:t xml:space="preserve"> Thus, any polarized beliefs that </w:t>
      </w:r>
      <w:r w:rsidR="005273BF">
        <w:t xml:space="preserve">originate from </w:t>
      </w:r>
      <w:r w:rsidR="00471291">
        <w:t>the assessment</w:t>
      </w:r>
      <w:r w:rsidR="005273BF">
        <w:t xml:space="preserve"> 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w:t>
      </w:r>
      <w:ins w:id="411" w:author="Shaffer, Victoria" w:date="2025-02-25T13:42:00Z" w16du:dateUtc="2025-02-25T19:42:00Z">
        <w:r w:rsidR="000825FF">
          <w:t xml:space="preserve">is functionally independent </w:t>
        </w:r>
      </w:ins>
      <w:del w:id="412" w:author="Shaffer, Victoria" w:date="2025-02-25T13:42:00Z" w16du:dateUtc="2025-02-25T19:42:00Z">
        <w:r w:rsidR="004F3432" w:rsidRPr="00F22ED1" w:rsidDel="00ED1BF8">
          <w:delText xml:space="preserve">functions in a way that is psychologically distinct </w:delText>
        </w:r>
      </w:del>
      <w:r w:rsidR="004F3432" w:rsidRPr="00F22ED1">
        <w:t>from other attitude constructs (e.g., attitudes that are strong or certain are not necessarily highly moralized). For example, Wright and colleagues (2008)</w:t>
      </w:r>
      <w:del w:id="413" w:author="Shaffer, Victoria" w:date="2025-02-25T13:42:00Z" w16du:dateUtc="2025-02-25T19:42:00Z">
        <w:r w:rsidR="004F3432" w:rsidRPr="00F22ED1" w:rsidDel="00ED1BF8">
          <w:delText>,</w:delText>
        </w:r>
      </w:del>
      <w:r w:rsidR="004F3432" w:rsidRPr="00F22ED1">
        <w:t xml:space="preserve"> found that individual differences in moral conviction</w:t>
      </w:r>
      <w:ins w:id="414" w:author="Duan, Sean (MU-Student)" w:date="2025-03-10T13:12:00Z" w16du:dateUtc="2025-03-10T18:12:00Z">
        <w:r w:rsidR="00CE4853">
          <w:t xml:space="preserve">, after already controlling for more common attitude constructs (e.g., </w:t>
        </w:r>
      </w:ins>
      <w:ins w:id="415" w:author="Duan, Sean (MU-Student)" w:date="2025-03-10T13:13:00Z" w16du:dateUtc="2025-03-10T18:13:00Z">
        <w:r w:rsidR="00245BDF">
          <w:t>attitude extremity, importance, certainty, centrality, and ambivalence)</w:t>
        </w:r>
      </w:ins>
      <w:r w:rsidR="004F3432" w:rsidRPr="00F22ED1">
        <w:t xml:space="preserve"> uniquely impact variables such as social distancing. </w:t>
      </w:r>
      <w:r w:rsidR="009112B1">
        <w:t xml:space="preserve">Additionally, </w:t>
      </w:r>
      <w:r w:rsidR="0015589C">
        <w:t>beliefs rooted in moral conviction are</w:t>
      </w:r>
      <w:r w:rsidRPr="00F22ED1">
        <w:t xml:space="preserve"> perceived as objective and universal (Morgan &amp; Skitka, 2020). In practice, this means that differing levels of moral conviction consistently predict how much an individual believes that their attitude </w:t>
      </w:r>
      <w:r w:rsidRPr="00F22ED1">
        <w:lastRenderedPageBreak/>
        <w:t>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(Skitka,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and many of those topics 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506341EA" w:rsidR="00A56FCD" w:rsidRPr="00F22ED1" w:rsidRDefault="00BD3603" w:rsidP="00A56FCD">
      <w:pPr>
        <w:spacing w:line="480" w:lineRule="auto"/>
        <w:ind w:firstLine="720"/>
      </w:pPr>
      <w:r>
        <w:lastRenderedPageBreak/>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ins w:id="416" w:author="Shaffer, Victoria" w:date="2025-02-25T13:48:00Z" w16du:dateUtc="2025-02-25T19:48:00Z">
        <w:r w:rsidR="001C5F13">
          <w:t>,</w:t>
        </w:r>
      </w:ins>
      <w:r w:rsidR="00A56FCD" w:rsidRPr="00F22ED1">
        <w:t xml:space="preserve"> </w:t>
      </w:r>
      <w:del w:id="417" w:author="Shaffer, Victoria" w:date="2025-02-25T13:48:00Z" w16du:dateUtc="2025-02-25T19:48:00Z">
        <w:r w:rsidR="007F2C13" w:rsidDel="001C5F13">
          <w:delText>+</w:delText>
        </w:r>
      </w:del>
      <w:r w:rsidR="00A56FCD" w:rsidRPr="00F22ED1">
        <w:t>underlying the structures of authority</w:t>
      </w:r>
      <w:del w:id="418" w:author="Shaffer, Victoria" w:date="2025-02-25T13:48:00Z" w16du:dateUtc="2025-02-25T19:48:00Z">
        <w:r w:rsidR="00A56FCD" w:rsidRPr="00F22ED1" w:rsidDel="00CE3D1C">
          <w:delText>,</w:delText>
        </w:r>
      </w:del>
      <w:r w:rsidR="00A56FCD" w:rsidRPr="00F22ED1">
        <w:t xml:space="preserve">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(Skitka, 2009). In another case, levels of moral conviction predicted resistance to peer influence with regards to accepting the use of torture to deter terrorism (Aramovich, 2012); people continue to uphold morally convicted viewpoints, even when explicitly challenged by peers or authorities.</w:t>
      </w:r>
    </w:p>
    <w:p w14:paraId="48D6887E" w14:textId="77208A51"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ins w:id="419" w:author="Shaffer, Victoria" w:date="2025-02-25T13:49:00Z" w16du:dateUtc="2025-02-25T19:49:00Z">
        <w:r w:rsidR="009C1A77">
          <w:t>s</w:t>
        </w:r>
      </w:ins>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ins w:id="420" w:author="Duan, Sean (MU-Student)" w:date="2025-03-10T13:14:00Z" w16du:dateUtc="2025-03-10T18:14:00Z">
        <w:r w:rsidR="0022387B">
          <w:t xml:space="preserve"> as a means to change</w:t>
        </w:r>
        <w:r w:rsidR="000B23DF">
          <w:t xml:space="preserve"> those polarized beliefs</w:t>
        </w:r>
      </w:ins>
      <w:r w:rsidR="007D09DB">
        <w:t>.</w:t>
      </w:r>
      <w:r w:rsidRPr="00F22ED1">
        <w:t xml:space="preserve"> While some evidence indicates that the degree of perceived moral conviction can change, the mechanisms through which </w:t>
      </w:r>
      <w:del w:id="421" w:author="Shaffer, Victoria" w:date="2025-02-25T13:50:00Z" w16du:dateUtc="2025-02-25T19:50:00Z">
        <w:r w:rsidRPr="00F22ED1" w:rsidDel="00235815">
          <w:delText xml:space="preserve">it </w:delText>
        </w:r>
      </w:del>
      <w:ins w:id="422" w:author="Shaffer, Victoria" w:date="2025-02-25T13:50:00Z" w16du:dateUtc="2025-02-25T19:50:00Z">
        <w:r w:rsidR="00235815">
          <w:t>moral convications can change</w:t>
        </w:r>
        <w:r w:rsidR="00235815" w:rsidRPr="00F22ED1">
          <w:t xml:space="preserve"> </w:t>
        </w:r>
      </w:ins>
      <w:del w:id="423" w:author="Shaffer, Victoria" w:date="2025-02-25T13:50:00Z" w16du:dateUtc="2025-02-25T19:50:00Z">
        <w:r w:rsidRPr="00F22ED1" w:rsidDel="00235815">
          <w:delText xml:space="preserve">does so </w:delText>
        </w:r>
      </w:del>
      <w:r w:rsidRPr="00F22ED1">
        <w:t xml:space="preserve">are </w:t>
      </w:r>
      <w:r w:rsidRPr="00F22ED1">
        <w:lastRenderedPageBreak/>
        <w:t>debated. For example, historical evidence indicates that some things that were once considered preferences (cigarette smoking in the 20’s-30’s) can evolve into morally weighted judgements (smoking seen as an ‘uncouth’ habit)</w:t>
      </w:r>
      <w:del w:id="424" w:author="Shaffer, Victoria" w:date="2025-02-25T13:50:00Z" w16du:dateUtc="2025-02-25T19:50:00Z">
        <w:r w:rsidRPr="00F22ED1" w:rsidDel="00EC47F0">
          <w:delText>,</w:delText>
        </w:r>
      </w:del>
      <w:r w:rsidRPr="00F22ED1">
        <w:t xml:space="preserve">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(Kodapanakkal, 2021; Clifford, 2017; Wisneski &amp; Skitka, 2017). However, this evidence is somewhat mixed, as Clifford and colleagues (2017) were unable to reduce moral conviction on ‘food politics’ e.g., support for factory farming, genetically modified food, animal welfare)</w:t>
      </w:r>
    </w:p>
    <w:p w14:paraId="4B7603F4" w14:textId="4FEDDD6E" w:rsidR="006828F6" w:rsidRPr="00F22ED1" w:rsidDel="003A0EB5" w:rsidRDefault="00432B06" w:rsidP="006828F6">
      <w:pPr>
        <w:pStyle w:val="Heading2"/>
        <w:spacing w:line="480" w:lineRule="auto"/>
        <w:rPr>
          <w:del w:id="425" w:author="Duan, Sean (MU-Student)" w:date="2025-03-11T11:47:00Z" w16du:dateUtc="2025-03-11T16:47:00Z"/>
        </w:rPr>
      </w:pPr>
      <w:commentRangeStart w:id="426"/>
      <w:del w:id="427" w:author="Duan, Sean (MU-Student)" w:date="2025-03-11T11:47:00Z" w16du:dateUtc="2025-03-11T16:47:00Z">
        <w:r w:rsidDel="003A0EB5">
          <w:delText>Individual Differences</w:delText>
        </w:r>
        <w:commentRangeEnd w:id="426"/>
        <w:r w:rsidR="008E4C55" w:rsidDel="003A0EB5">
          <w:rPr>
            <w:rStyle w:val="CommentReference"/>
            <w:rFonts w:asciiTheme="minorHAnsi" w:eastAsiaTheme="minorHAnsi" w:hAnsiTheme="minorHAnsi" w:cstheme="minorBidi"/>
            <w:b w:val="0"/>
            <w:bCs w:val="0"/>
            <w:kern w:val="2"/>
            <w14:ligatures w14:val="standardContextual"/>
          </w:rPr>
          <w:commentReference w:id="426"/>
        </w:r>
      </w:del>
    </w:p>
    <w:p w14:paraId="09827E43" w14:textId="4553BBDD" w:rsidR="006828F6" w:rsidRPr="00F22ED1" w:rsidDel="003A0EB5" w:rsidRDefault="00432B06" w:rsidP="00432B06">
      <w:pPr>
        <w:pStyle w:val="BodyText"/>
        <w:spacing w:line="480" w:lineRule="auto"/>
        <w:rPr>
          <w:del w:id="428" w:author="Duan, Sean (MU-Student)" w:date="2025-03-11T11:47:00Z" w16du:dateUtc="2025-03-11T16:47:00Z"/>
          <w:szCs w:val="24"/>
        </w:rPr>
      </w:pPr>
      <w:del w:id="429" w:author="Duan, Sean (MU-Student)" w:date="2025-03-11T11:47:00Z" w16du:dateUtc="2025-03-11T16:47:00Z">
        <w:r w:rsidDel="003A0EB5">
          <w:rPr>
            <w:szCs w:val="24"/>
          </w:rPr>
          <w:tab/>
          <w:delText>Because polarized beliefs can vary so greatly amongst individuals, individual differences are an important factor in forming and changing polarized belief</w:delText>
        </w:r>
        <w:r w:rsidR="008E4BA5" w:rsidDel="003A0EB5">
          <w:rPr>
            <w:szCs w:val="24"/>
          </w:rPr>
          <w:delText>s</w:delText>
        </w:r>
        <w:r w:rsidDel="003A0EB5">
          <w:rPr>
            <w:szCs w:val="24"/>
          </w:rPr>
          <w:delText>.</w:delText>
        </w:r>
        <w:r w:rsidR="008F5AB5" w:rsidRPr="00F22ED1" w:rsidDel="003A0EB5">
          <w:rPr>
            <w:szCs w:val="24"/>
          </w:rPr>
          <w:delText xml:space="preserve"> One set of individual differences,</w:delText>
        </w:r>
        <w:r w:rsidR="006828F6" w:rsidRPr="00F22ED1" w:rsidDel="003A0EB5">
          <w:rPr>
            <w:szCs w:val="24"/>
          </w:rPr>
          <w:delText xml:space="preserve"> </w:delText>
        </w:r>
      </w:del>
      <w:del w:id="430" w:author="Duan, Sean (MU-Student)" w:date="2025-03-11T11:44:00Z" w16du:dateUtc="2025-03-11T16:44:00Z">
        <w:r w:rsidR="006828F6" w:rsidRPr="00F22ED1" w:rsidDel="00D449E2">
          <w:rPr>
            <w:szCs w:val="24"/>
          </w:rPr>
          <w:delText>Utilitarian and deontological orientation</w:delText>
        </w:r>
        <w:r w:rsidR="0036685C" w:rsidRPr="00F22ED1" w:rsidDel="00D449E2">
          <w:rPr>
            <w:szCs w:val="24"/>
          </w:rPr>
          <w:delText xml:space="preserve"> colors</w:delText>
        </w:r>
        <w:r w:rsidR="008F5AB5" w:rsidRPr="00F22ED1" w:rsidDel="00D449E2">
          <w:rPr>
            <w:szCs w:val="24"/>
          </w:rPr>
          <w:delText xml:space="preserve"> </w:delText>
        </w:r>
        <w:commentRangeStart w:id="431"/>
        <w:r w:rsidR="008F5AB5" w:rsidRPr="00F22ED1" w:rsidDel="00D449E2">
          <w:rPr>
            <w:szCs w:val="24"/>
          </w:rPr>
          <w:delText>how</w:delText>
        </w:r>
        <w:r w:rsidR="006828F6" w:rsidRPr="00F22ED1" w:rsidDel="00D449E2">
          <w:rPr>
            <w:szCs w:val="24"/>
          </w:rPr>
          <w:delText xml:space="preserve"> individuals perceive issues, as well as </w:delText>
        </w:r>
        <w:r w:rsidR="00C01131" w:rsidRPr="00F22ED1" w:rsidDel="00D449E2">
          <w:rPr>
            <w:szCs w:val="24"/>
          </w:rPr>
          <w:delText xml:space="preserve">broad </w:delText>
        </w:r>
        <w:r w:rsidR="006828F6" w:rsidRPr="00F22ED1" w:rsidDel="00D449E2">
          <w:rPr>
            <w:szCs w:val="24"/>
          </w:rPr>
          <w:delText>concepts of ‘right’ and ‘wrong’</w:delText>
        </w:r>
        <w:commentRangeEnd w:id="431"/>
        <w:r w:rsidR="00B764EA" w:rsidDel="00D449E2">
          <w:rPr>
            <w:rStyle w:val="CommentReference"/>
          </w:rPr>
          <w:commentReference w:id="431"/>
        </w:r>
        <w:r w:rsidR="006828F6" w:rsidRPr="00F22ED1" w:rsidDel="00D449E2">
          <w:rPr>
            <w:szCs w:val="24"/>
          </w:rPr>
          <w:delText xml:space="preserve">, which directly impact openness to attitude change as well as the effectiveness of persuasion (Brady and Wheeler, 1996). </w:delText>
        </w:r>
      </w:del>
      <w:moveFromRangeStart w:id="432" w:author="Duan, Sean (MU-Student)" w:date="2025-03-11T11:43:00Z" w:name="move192585815"/>
      <w:moveFrom w:id="433" w:author="Duan, Sean (MU-Student)" w:date="2025-03-11T11:43:00Z" w16du:dateUtc="2025-03-11T16:43:00Z">
        <w:del w:id="434" w:author="Duan, Sean (MU-Student)" w:date="2025-03-11T11:44:00Z" w16du:dateUtc="2025-03-11T16:44:00Z">
          <w:r w:rsidR="006828F6" w:rsidRPr="00F22ED1" w:rsidDel="00D449E2">
            <w:rPr>
              <w:szCs w:val="24"/>
            </w:rPr>
            <w:delText>Utilitarian reasoning can be defined as ethical judgement based on outcomes, not intentions. In contrast, Deontological reasoning can be defined as ethical judgement based on whether or not behavior adheres to a preconceived set of ‘rules’, this includes concepts like ‘rights’, ‘ideals’, and explicitly recorded law.</w:delText>
          </w:r>
        </w:del>
      </w:moveFrom>
      <w:moveFromRangeEnd w:id="432"/>
    </w:p>
    <w:p w14:paraId="6E3282EA" w14:textId="6CFDE25A" w:rsidR="006828F6" w:rsidRPr="00F22ED1" w:rsidDel="003A0EB5" w:rsidRDefault="005116BC" w:rsidP="006828F6">
      <w:pPr>
        <w:pStyle w:val="BodyText"/>
        <w:spacing w:line="480" w:lineRule="auto"/>
        <w:ind w:firstLine="720"/>
        <w:rPr>
          <w:del w:id="435" w:author="Duan, Sean (MU-Student)" w:date="2025-03-11T11:47:00Z" w16du:dateUtc="2025-03-11T16:47:00Z"/>
          <w:szCs w:val="24"/>
        </w:rPr>
      </w:pPr>
      <w:del w:id="436" w:author="Duan, Sean (MU-Student)" w:date="2025-03-11T11:47:00Z" w16du:dateUtc="2025-03-11T16:47:00Z">
        <w:r w:rsidDel="003A0EB5">
          <w:rPr>
            <w:szCs w:val="24"/>
          </w:rPr>
          <w:delText>Some h</w:delText>
        </w:r>
        <w:r w:rsidR="006828F6" w:rsidRPr="00F22ED1" w:rsidDel="003A0EB5">
          <w:rPr>
            <w:szCs w:val="24"/>
          </w:rPr>
          <w:delText xml:space="preserve">ighly polarized beliefs </w:delText>
        </w:r>
        <w:r w:rsidDel="003A0EB5">
          <w:rPr>
            <w:szCs w:val="24"/>
          </w:rPr>
          <w:delText>are r</w:delText>
        </w:r>
        <w:r w:rsidR="006828F6" w:rsidRPr="00F22ED1" w:rsidDel="003A0EB5">
          <w:rPr>
            <w:szCs w:val="24"/>
          </w:rPr>
          <w:delText xml:space="preserve">ooted in utilitarian and deontological values, </w:delText>
        </w:r>
        <w:r w:rsidDel="003A0EB5">
          <w:rPr>
            <w:szCs w:val="24"/>
          </w:rPr>
          <w:delText>which makes the implications of those values especially important when</w:delText>
        </w:r>
        <w:r w:rsidR="006828F6" w:rsidRPr="00F22ED1" w:rsidDel="003A0EB5">
          <w:rPr>
            <w:szCs w:val="24"/>
          </w:rPr>
          <w:delText xml:space="preserve"> considering belief change (Tseng, 2021). For example, during the COVID-19 pandemic, healthcare professionals were forced to adopt utilitarian policies (e.g., mandatory vaccination, mandated isolation), which many found unacceptable. This resulted in ‘moral injury’ arising from the conflict between individual deontological moral judgement and organization/country level utilitarian moral judgements (Akram, 2021). In the UK during the pandemic, the government traded off dignity and togetherness (a deontological value) for increased safety and reduced burden of disease (a utilitarian value), however, this</w:delText>
        </w:r>
        <w:r w:rsidR="002247A6" w:rsidDel="003A0EB5">
          <w:rPr>
            <w:szCs w:val="24"/>
          </w:rPr>
          <w:delText xml:space="preserve"> again</w:delText>
        </w:r>
        <w:r w:rsidR="006828F6" w:rsidRPr="00F22ED1" w:rsidDel="003A0EB5">
          <w:rPr>
            <w:szCs w:val="24"/>
          </w:rPr>
          <w:delText xml:space="preserve"> resulted in significant ‘moral injury’ when doctors were forced to let patients die alone without seeing their families due to COVID-19 ‘no </w:delText>
        </w:r>
        <w:r w:rsidR="00D418C5" w:rsidRPr="00F22ED1" w:rsidDel="003A0EB5">
          <w:rPr>
            <w:szCs w:val="24"/>
          </w:rPr>
          <w:delText>visitors</w:delText>
        </w:r>
        <w:r w:rsidR="006828F6" w:rsidRPr="00F22ED1" w:rsidDel="003A0EB5">
          <w:rPr>
            <w:szCs w:val="24"/>
          </w:rPr>
          <w:delText xml:space="preserve"> allowed’ policies. In another context, arguments for the use of capital punishment are often based on deontological/utilitarian reasoning (Steiker, 2006). A deontological argument would be that killing an innocent is never an acceptable trade-off, thus the death penalty is unacceptable. Alternatively, that if the death penalty can prevent—through incapacitation of the offender or general deterrence—the loss to murder of even one innocent life, then it is a morally justified (or even required) penal response (e.g., any numbers of killers should die, if it saves one innocent). Conversely, a utilitarian argument would be that since the death penalty is a waste of resource (monetary cost), it is morally unjust to use it.</w:delText>
        </w:r>
        <w:r w:rsidR="00D418C5" w:rsidDel="003A0EB5">
          <w:rPr>
            <w:szCs w:val="24"/>
          </w:rPr>
          <w:delText xml:space="preserve"> </w:delText>
        </w:r>
        <w:r w:rsidR="000A6D15" w:rsidDel="003A0EB5">
          <w:rPr>
            <w:szCs w:val="24"/>
          </w:rPr>
          <w:delText>Considering how many polarized beliefs are formed due to utilitarian and deontological principles, exploring these individual differences further</w:delText>
        </w:r>
        <w:r w:rsidR="00D418C5" w:rsidDel="003A0EB5">
          <w:rPr>
            <w:szCs w:val="24"/>
          </w:rPr>
          <w:delText xml:space="preserve"> should provide useful insight into shaping polarized beliefs </w:delText>
        </w:r>
      </w:del>
    </w:p>
    <w:p w14:paraId="5EFA1CC6" w14:textId="77777777" w:rsidR="006828F6" w:rsidRPr="00F22ED1" w:rsidRDefault="006828F6" w:rsidP="006828F6">
      <w:pPr>
        <w:pStyle w:val="Heading2"/>
        <w:spacing w:line="480" w:lineRule="auto"/>
      </w:pPr>
      <w:bookmarkStart w:id="437" w:name="_Toc194321789"/>
      <w:r w:rsidRPr="00F22ED1">
        <w:t>Need for Further Research</w:t>
      </w:r>
      <w:bookmarkEnd w:id="437"/>
    </w:p>
    <w:p w14:paraId="58A10BC1" w14:textId="0C113B06" w:rsidR="00B641D5" w:rsidRDefault="006828F6">
      <w:pPr>
        <w:spacing w:line="480" w:lineRule="auto"/>
        <w:rPr>
          <w:ins w:id="438" w:author="Duan, Sean (MU-Student)" w:date="2025-03-10T13:51:00Z" w16du:dateUtc="2025-03-10T18:51:00Z"/>
          <w:szCs w:val="24"/>
        </w:rPr>
        <w:pPrChange w:id="439" w:author="Duan, Sean (MU-Student)" w:date="2025-03-11T11:47:00Z" w16du:dateUtc="2025-03-11T16:47:00Z">
          <w:pPr>
            <w:spacing w:line="480" w:lineRule="auto"/>
            <w:ind w:left="720" w:hanging="720"/>
          </w:pPr>
        </w:pPrChange>
      </w:pPr>
      <w:del w:id="440" w:author="Duan, Sean (MU-Student)" w:date="2025-03-11T11:47:00Z" w16du:dateUtc="2025-03-11T16:47:00Z">
        <w:r w:rsidRPr="00F22ED1" w:rsidDel="00C41B99">
          <w:tab/>
        </w:r>
      </w:del>
      <w:ins w:id="441" w:author="Duan, Sean (MU-Student)" w:date="2025-03-10T13:57:00Z" w16du:dateUtc="2025-03-10T18:57:00Z">
        <w:r w:rsidR="004C535E">
          <w:tab/>
        </w:r>
      </w:ins>
      <w:r w:rsidRPr="00F22ED1">
        <w:t xml:space="preserve">Given the increasing </w:t>
      </w:r>
      <w:r w:rsidR="00C07429">
        <w:t>rate of polarization in</w:t>
      </w:r>
      <w:r w:rsidRPr="00F22ED1">
        <w:t xml:space="preserve"> public perception and human belief, </w:t>
      </w:r>
      <w:r w:rsidRPr="00F22ED1">
        <w:rPr>
          <w:szCs w:val="24"/>
        </w:rPr>
        <w:t xml:space="preserve">either due to new information (e.g., discovery of a new drug, or best practice) or </w:t>
      </w:r>
      <w:del w:id="442" w:author="Shaffer, Victoria" w:date="2025-02-25T15:08:00Z" w16du:dateUtc="2025-02-25T21:08:00Z">
        <w:r w:rsidRPr="00F22ED1" w:rsidDel="00CD22A7">
          <w:rPr>
            <w:szCs w:val="24"/>
          </w:rPr>
          <w:delText xml:space="preserve">due to </w:delText>
        </w:r>
      </w:del>
      <w:r w:rsidRPr="00F22ED1">
        <w:rPr>
          <w:szCs w:val="24"/>
        </w:rPr>
        <w:t xml:space="preserve">changing circumstances (e.g., a global pandemic), understanding how to affect shifts in polarized attitudes is becoming increasingly important. Prior qualitative and quantitative research in the fields of attitude formation, </w:t>
      </w:r>
      <w:del w:id="443" w:author="Shaffer, Victoria" w:date="2025-02-25T15:09:00Z" w16du:dateUtc="2025-02-25T21:09:00Z">
        <w:r w:rsidRPr="00F22ED1" w:rsidDel="0040508E">
          <w:rPr>
            <w:szCs w:val="24"/>
          </w:rPr>
          <w:delText xml:space="preserve">deontology/utilitarian orientation, </w:delText>
        </w:r>
      </w:del>
      <w:r w:rsidRPr="00F22ED1">
        <w:rPr>
          <w:szCs w:val="24"/>
        </w:rPr>
        <w:t xml:space="preserve">social consensus, and moral conviction indicate several key features that can inform how to best change polarized attitudes. </w:t>
      </w:r>
      <w:ins w:id="444" w:author="Duan, Sean (MU-Student)" w:date="2025-03-10T14:00:00Z" w16du:dateUtc="2025-03-10T19:00:00Z">
        <w:r w:rsidR="007C197B">
          <w:rPr>
            <w:szCs w:val="24"/>
          </w:rPr>
          <w:t>For example, prior research has shown that attitudes held with strong moral conviction are associated with an increase in resistance to the effects of social consensus</w:t>
        </w:r>
      </w:ins>
      <w:ins w:id="445" w:author="Duan, Sean (MU-Student)" w:date="2025-03-11T11:52:00Z" w16du:dateUtc="2025-03-11T16:52:00Z">
        <w:r w:rsidR="00793015">
          <w:rPr>
            <w:szCs w:val="24"/>
          </w:rPr>
          <w:t xml:space="preserve"> (</w:t>
        </w:r>
      </w:ins>
      <w:ins w:id="446" w:author="Duan, Sean (MU-Student)" w:date="2025-03-11T11:53:00Z" w16du:dateUtc="2025-03-11T16:53:00Z">
        <w:r w:rsidR="00793015" w:rsidRPr="00B840FC">
          <w:rPr>
            <w:szCs w:val="24"/>
            <w:highlight w:val="yellow"/>
            <w:rPrChange w:id="447" w:author="Duan, Sean (MU-Student)" w:date="2025-03-11T11:54:00Z" w16du:dateUtc="2025-03-11T16:54:00Z">
              <w:rPr>
                <w:szCs w:val="24"/>
              </w:rPr>
            </w:rPrChange>
          </w:rPr>
          <w:t>Skitka, 2005; Hornsey 2007</w:t>
        </w:r>
      </w:ins>
      <w:ins w:id="448" w:author="Duan, Sean (MU-Student)" w:date="2025-03-11T11:52:00Z" w16du:dateUtc="2025-03-11T16:52:00Z">
        <w:r w:rsidR="00793015">
          <w:rPr>
            <w:szCs w:val="24"/>
          </w:rPr>
          <w:t>)</w:t>
        </w:r>
      </w:ins>
      <w:ins w:id="449" w:author="Duan, Sean (MU-Student)" w:date="2025-03-10T14:00:00Z" w16du:dateUtc="2025-03-10T19:00:00Z">
        <w:r w:rsidR="007C197B">
          <w:rPr>
            <w:szCs w:val="24"/>
          </w:rPr>
          <w:t xml:space="preserve">. Thus, decreasing perceptions of moral conviction regarding an attitude object is a plausibly reasonable way to increase attitude change from a social consensus manipulation. </w:t>
        </w:r>
      </w:ins>
      <w:r w:rsidRPr="00F22ED1">
        <w:rPr>
          <w:szCs w:val="24"/>
        </w:rPr>
        <w:t xml:space="preserve">However, </w:t>
      </w:r>
      <w:ins w:id="450" w:author="Duan, Sean (MU-Student)" w:date="2025-03-10T14:01:00Z" w16du:dateUtc="2025-03-10T19:01:00Z">
        <w:r w:rsidR="007C197B">
          <w:rPr>
            <w:szCs w:val="24"/>
          </w:rPr>
          <w:t>the relationship between social consensus and moral conviction</w:t>
        </w:r>
      </w:ins>
      <w:del w:id="451" w:author="Duan, Sean (MU-Student)" w:date="2025-03-10T14:01:00Z" w16du:dateUtc="2025-03-10T19:01:00Z">
        <w:r w:rsidRPr="00F22ED1" w:rsidDel="007C197B">
          <w:rPr>
            <w:szCs w:val="24"/>
          </w:rPr>
          <w:delText>many of these relationships have</w:delText>
        </w:r>
      </w:del>
      <w:ins w:id="452" w:author="Duan, Sean (MU-Student)" w:date="2025-03-10T14:01:00Z" w16du:dateUtc="2025-03-10T19:01:00Z">
        <w:r w:rsidR="007C197B">
          <w:rPr>
            <w:szCs w:val="24"/>
          </w:rPr>
          <w:t xml:space="preserve"> has</w:t>
        </w:r>
      </w:ins>
      <w:r w:rsidRPr="00F22ED1">
        <w:rPr>
          <w:szCs w:val="24"/>
        </w:rPr>
        <w:t xml:space="preserve"> only been assessed through association and ha</w:t>
      </w:r>
      <w:del w:id="453" w:author="Duan, Sean (MU-Student)" w:date="2025-03-10T14:01:00Z" w16du:dateUtc="2025-03-10T19:01:00Z">
        <w:r w:rsidRPr="00F22ED1" w:rsidDel="007F68A2">
          <w:rPr>
            <w:szCs w:val="24"/>
          </w:rPr>
          <w:delText>ve</w:delText>
        </w:r>
      </w:del>
      <w:ins w:id="454" w:author="Duan, Sean (MU-Student)" w:date="2025-03-10T14:01:00Z" w16du:dateUtc="2025-03-10T19:01:00Z">
        <w:r w:rsidR="007F68A2">
          <w:rPr>
            <w:szCs w:val="24"/>
          </w:rPr>
          <w:t>s</w:t>
        </w:r>
      </w:ins>
      <w:r w:rsidRPr="00F22ED1">
        <w:rPr>
          <w:szCs w:val="24"/>
        </w:rPr>
        <w:t xml:space="preserve"> not been </w:t>
      </w:r>
      <w:r w:rsidRPr="00F22ED1">
        <w:rPr>
          <w:szCs w:val="24"/>
        </w:rPr>
        <w:lastRenderedPageBreak/>
        <w:t>empirically tested under experimental conditions</w:t>
      </w:r>
      <w:ins w:id="455" w:author="Duan, Sean (MU-Student)" w:date="2025-03-10T13:16:00Z" w16du:dateUtc="2025-03-10T18:16:00Z">
        <w:r w:rsidR="002E23D5">
          <w:rPr>
            <w:szCs w:val="24"/>
          </w:rPr>
          <w:t xml:space="preserve"> </w:t>
        </w:r>
      </w:ins>
      <w:ins w:id="456" w:author="Duan, Sean (MU-Student)" w:date="2025-03-10T13:20:00Z" w16du:dateUtc="2025-03-10T18:20:00Z">
        <w:r w:rsidR="002E23D5">
          <w:rPr>
            <w:szCs w:val="24"/>
          </w:rPr>
          <w:t>(</w:t>
        </w:r>
      </w:ins>
      <w:ins w:id="457" w:author="Duan, Sean (MU-Student)" w:date="2025-03-10T13:50:00Z" w16du:dateUtc="2025-03-10T18:50:00Z">
        <w:r w:rsidR="00B702EE" w:rsidRPr="00E00E7A">
          <w:rPr>
            <w:szCs w:val="24"/>
            <w:highlight w:val="yellow"/>
            <w:rPrChange w:id="458" w:author="Duan, Sean (MU-Student)" w:date="2025-03-10T13:50:00Z" w16du:dateUtc="2025-03-10T18:50:00Z">
              <w:rPr>
                <w:szCs w:val="24"/>
              </w:rPr>
            </w:rPrChange>
          </w:rPr>
          <w:t xml:space="preserve">Hornsey, 2003; </w:t>
        </w:r>
      </w:ins>
      <w:ins w:id="459" w:author="Duan, Sean (MU-Student)" w:date="2025-03-10T13:23:00Z" w16du:dateUtc="2025-03-10T18:23:00Z">
        <w:r w:rsidR="00A23D71" w:rsidRPr="00E00E7A">
          <w:rPr>
            <w:szCs w:val="24"/>
            <w:highlight w:val="yellow"/>
            <w:rPrChange w:id="460" w:author="Duan, Sean (MU-Student)" w:date="2025-03-10T13:50:00Z" w16du:dateUtc="2025-03-10T18:50:00Z">
              <w:rPr>
                <w:szCs w:val="24"/>
              </w:rPr>
            </w:rPrChange>
          </w:rPr>
          <w:t>Skitka, 2008;</w:t>
        </w:r>
      </w:ins>
      <w:ins w:id="461" w:author="Duan, Sean (MU-Student)" w:date="2025-03-10T13:16:00Z" w16du:dateUtc="2025-03-10T18:16:00Z">
        <w:r w:rsidR="002E23D5" w:rsidRPr="00E00E7A">
          <w:rPr>
            <w:szCs w:val="24"/>
            <w:highlight w:val="yellow"/>
            <w:rPrChange w:id="462" w:author="Duan, Sean (MU-Student)" w:date="2025-03-10T13:50:00Z" w16du:dateUtc="2025-03-10T18:50:00Z">
              <w:rPr>
                <w:szCs w:val="24"/>
              </w:rPr>
            </w:rPrChange>
          </w:rPr>
          <w:t xml:space="preserve"> </w:t>
        </w:r>
      </w:ins>
      <w:ins w:id="463" w:author="Duan, Sean (MU-Student)" w:date="2025-03-10T13:26:00Z" w16du:dateUtc="2025-03-10T18:26:00Z">
        <w:r w:rsidR="00A23D71" w:rsidRPr="00E00E7A">
          <w:rPr>
            <w:szCs w:val="24"/>
            <w:highlight w:val="yellow"/>
            <w:rPrChange w:id="464" w:author="Duan, Sean (MU-Student)" w:date="2025-03-10T13:50:00Z" w16du:dateUtc="2025-03-10T18:50:00Z">
              <w:rPr>
                <w:szCs w:val="24"/>
              </w:rPr>
            </w:rPrChange>
          </w:rPr>
          <w:t>Wis</w:t>
        </w:r>
      </w:ins>
      <w:ins w:id="465" w:author="Duan, Sean (MU-Student)" w:date="2025-03-10T13:27:00Z" w16du:dateUtc="2025-03-10T18:27:00Z">
        <w:r w:rsidR="00A23D71" w:rsidRPr="00E00E7A">
          <w:rPr>
            <w:szCs w:val="24"/>
            <w:highlight w:val="yellow"/>
            <w:rPrChange w:id="466" w:author="Duan, Sean (MU-Student)" w:date="2025-03-10T13:50:00Z" w16du:dateUtc="2025-03-10T18:50:00Z">
              <w:rPr>
                <w:szCs w:val="24"/>
              </w:rPr>
            </w:rPrChange>
          </w:rPr>
          <w:t>neski, 2009;</w:t>
        </w:r>
      </w:ins>
      <w:ins w:id="467" w:author="Duan, Sean (MU-Student)" w:date="2025-03-10T13:44:00Z" w16du:dateUtc="2025-03-10T18:44:00Z">
        <w:r w:rsidR="00B702EE" w:rsidRPr="00E00E7A">
          <w:rPr>
            <w:szCs w:val="24"/>
            <w:highlight w:val="yellow"/>
            <w:rPrChange w:id="468" w:author="Duan, Sean (MU-Student)" w:date="2025-03-10T13:50:00Z" w16du:dateUtc="2025-03-10T18:50:00Z">
              <w:rPr>
                <w:szCs w:val="24"/>
              </w:rPr>
            </w:rPrChange>
          </w:rPr>
          <w:t xml:space="preserve"> Aramovich, 2012; </w:t>
        </w:r>
      </w:ins>
      <w:ins w:id="469" w:author="Duan, Sean (MU-Student)" w:date="2025-03-10T13:47:00Z" w16du:dateUtc="2025-03-10T18:47:00Z">
        <w:r w:rsidR="00B702EE" w:rsidRPr="00E00E7A">
          <w:rPr>
            <w:szCs w:val="24"/>
            <w:highlight w:val="yellow"/>
            <w:rPrChange w:id="470" w:author="Duan, Sean (MU-Student)" w:date="2025-03-10T13:50:00Z" w16du:dateUtc="2025-03-10T18:50:00Z">
              <w:rPr>
                <w:szCs w:val="24"/>
              </w:rPr>
            </w:rPrChange>
          </w:rPr>
          <w:t>Conover, 2017)</w:t>
        </w:r>
      </w:ins>
      <w:r w:rsidRPr="00F22ED1">
        <w:rPr>
          <w:szCs w:val="24"/>
        </w:rPr>
        <w:t xml:space="preserve">. </w:t>
      </w:r>
      <w:ins w:id="471" w:author="Duan, Sean (MU-Student)" w:date="2025-03-10T14:01:00Z" w16du:dateUtc="2025-03-10T19:01:00Z">
        <w:r w:rsidR="003D0CD4">
          <w:rPr>
            <w:szCs w:val="24"/>
          </w:rPr>
          <w:t xml:space="preserve">Our study </w:t>
        </w:r>
      </w:ins>
      <w:ins w:id="472" w:author="Duan, Sean (MU-Student)" w:date="2025-03-10T14:11:00Z" w16du:dateUtc="2025-03-10T19:11:00Z">
        <w:r w:rsidR="001731D0">
          <w:rPr>
            <w:szCs w:val="24"/>
          </w:rPr>
          <w:t>wil</w:t>
        </w:r>
      </w:ins>
      <w:ins w:id="473" w:author="Duan, Sean (MU-Student)" w:date="2025-03-31T14:51:00Z" w16du:dateUtc="2025-03-31T19:51:00Z">
        <w:r w:rsidR="0092028E">
          <w:rPr>
            <w:szCs w:val="24"/>
          </w:rPr>
          <w:t>l</w:t>
        </w:r>
      </w:ins>
      <w:ins w:id="474" w:author="Duan, Sean (MU-Student)" w:date="2025-03-10T14:11:00Z" w16du:dateUtc="2025-03-10T19:11:00Z">
        <w:r w:rsidR="001731D0">
          <w:rPr>
            <w:szCs w:val="24"/>
          </w:rPr>
          <w:t xml:space="preserve"> be </w:t>
        </w:r>
      </w:ins>
      <w:ins w:id="475" w:author="Duan, Sean (MU-Student)" w:date="2025-03-10T14:02:00Z" w16du:dateUtc="2025-03-10T19:02:00Z">
        <w:r w:rsidR="003D0CD4">
          <w:rPr>
            <w:szCs w:val="24"/>
          </w:rPr>
          <w:t>the first to manipulate both</w:t>
        </w:r>
      </w:ins>
      <w:ins w:id="476" w:author="Duan, Sean (MU-Student)" w:date="2025-03-10T14:01:00Z" w16du:dateUtc="2025-03-10T19:01:00Z">
        <w:r w:rsidR="007C197B">
          <w:rPr>
            <w:szCs w:val="24"/>
          </w:rPr>
          <w:t xml:space="preserve"> social consensus and moral conviction,</w:t>
        </w:r>
      </w:ins>
      <w:ins w:id="477" w:author="Duan, Sean (MU-Student)" w:date="2025-03-10T14:02:00Z" w16du:dateUtc="2025-03-10T19:02:00Z">
        <w:r w:rsidR="001731D0">
          <w:rPr>
            <w:szCs w:val="24"/>
          </w:rPr>
          <w:t xml:space="preserve"> thus allowing us to</w:t>
        </w:r>
      </w:ins>
      <w:ins w:id="478" w:author="Duan, Sean (MU-Student)" w:date="2025-03-10T14:11:00Z" w16du:dateUtc="2025-03-10T19:11:00Z">
        <w:r w:rsidR="001731D0">
          <w:rPr>
            <w:szCs w:val="24"/>
          </w:rPr>
          <w:t xml:space="preserve"> directly test the interaction between them.</w:t>
        </w:r>
      </w:ins>
      <w:commentRangeStart w:id="479"/>
      <w:del w:id="480" w:author="Duan, Sean (MU-Student)" w:date="2025-03-10T13:58:00Z" w16du:dateUtc="2025-03-10T18:58:00Z">
        <w:r w:rsidRPr="00F22ED1" w:rsidDel="004C535E">
          <w:rPr>
            <w:szCs w:val="24"/>
          </w:rPr>
          <w:delText>Furthermore, in theory, many of these features should interact with each other in significant ways, but these interactions have not been investigated either</w:delText>
        </w:r>
        <w:commentRangeEnd w:id="479"/>
        <w:r w:rsidR="007127A1" w:rsidDel="004C535E">
          <w:rPr>
            <w:rStyle w:val="CommentReference"/>
          </w:rPr>
          <w:commentReference w:id="479"/>
        </w:r>
        <w:r w:rsidRPr="00F22ED1" w:rsidDel="004C535E">
          <w:rPr>
            <w:szCs w:val="24"/>
          </w:rPr>
          <w:delText>.</w:delText>
        </w:r>
      </w:del>
      <w:ins w:id="481" w:author="Duan, Sean (MU-Student)" w:date="2025-03-10T13:56:00Z" w16du:dateUtc="2025-03-10T18:56:00Z">
        <w:r w:rsidR="007A6945" w:rsidRPr="007A6945">
          <w:rPr>
            <w:szCs w:val="24"/>
          </w:rPr>
          <w:t xml:space="preserve"> </w:t>
        </w:r>
      </w:ins>
      <w:ins w:id="482" w:author="Duan, Sean (MU-Student)" w:date="2025-03-10T14:12:00Z" w16du:dateUtc="2025-03-10T19:12:00Z">
        <w:r w:rsidR="00E36ECC">
          <w:rPr>
            <w:szCs w:val="24"/>
          </w:rPr>
          <w:t xml:space="preserve">Our goal is </w:t>
        </w:r>
      </w:ins>
      <w:ins w:id="483" w:author="Duan, Sean (MU-Student)" w:date="2025-03-11T11:54:00Z" w16du:dateUtc="2025-03-11T16:54:00Z">
        <w:r w:rsidR="00B840FC">
          <w:rPr>
            <w:szCs w:val="24"/>
          </w:rPr>
          <w:t>synthesizing</w:t>
        </w:r>
      </w:ins>
      <w:ins w:id="484" w:author="Duan, Sean (MU-Student)" w:date="2025-03-18T14:00:00Z" w16du:dateUtc="2025-03-18T19:00:00Z">
        <w:r w:rsidR="00AF385F">
          <w:rPr>
            <w:szCs w:val="24"/>
          </w:rPr>
          <w:t xml:space="preserve"> </w:t>
        </w:r>
      </w:ins>
      <w:moveToRangeStart w:id="485" w:author="Duan, Sean (MU-Student)" w:date="2025-03-10T13:56:00Z" w:name="move192507417"/>
      <w:moveTo w:id="486" w:author="Duan, Sean (MU-Student)" w:date="2025-03-10T13:56:00Z" w16du:dateUtc="2025-03-10T18:56:00Z">
        <w:del w:id="487" w:author="Duan, Sean (MU-Student)" w:date="2025-03-10T14:12:00Z" w16du:dateUtc="2025-03-10T19:12:00Z">
          <w:r w:rsidR="007A6945" w:rsidRPr="00F22ED1" w:rsidDel="00A537D7">
            <w:rPr>
              <w:szCs w:val="24"/>
            </w:rPr>
            <w:delText xml:space="preserve">Thus, we are planning to bring </w:delText>
          </w:r>
        </w:del>
        <w:del w:id="488" w:author="Duan, Sean (MU-Student)" w:date="2025-03-11T11:54:00Z" w16du:dateUtc="2025-03-11T16:54:00Z">
          <w:r w:rsidR="007A6945" w:rsidRPr="00F22ED1" w:rsidDel="00E81485">
            <w:rPr>
              <w:szCs w:val="24"/>
            </w:rPr>
            <w:delText xml:space="preserve">together </w:delText>
          </w:r>
        </w:del>
        <w:r w:rsidR="007A6945" w:rsidRPr="00F22ED1">
          <w:rPr>
            <w:szCs w:val="24"/>
          </w:rPr>
          <w:t xml:space="preserve">multiple related literatures to better understand </w:t>
        </w:r>
        <w:del w:id="489" w:author="Duan, Sean (MU-Student)" w:date="2025-03-10T14:12:00Z" w16du:dateUtc="2025-03-10T19:12:00Z">
          <w:r w:rsidR="007A6945" w:rsidRPr="00F22ED1" w:rsidDel="00C17021">
            <w:rPr>
              <w:szCs w:val="24"/>
            </w:rPr>
            <w:delText xml:space="preserve">the multifaceted approach to </w:delText>
          </w:r>
        </w:del>
        <w:r w:rsidR="007A6945">
          <w:rPr>
            <w:szCs w:val="24"/>
          </w:rPr>
          <w:t xml:space="preserve">polarized </w:t>
        </w:r>
        <w:r w:rsidR="007A6945" w:rsidRPr="00F22ED1">
          <w:rPr>
            <w:szCs w:val="24"/>
          </w:rPr>
          <w:t xml:space="preserve">belief change </w:t>
        </w:r>
        <w:del w:id="490" w:author="Duan, Sean (MU-Student)" w:date="2025-03-10T13:57:00Z" w16du:dateUtc="2025-03-10T18:57:00Z">
          <w:r w:rsidR="007A6945" w:rsidRPr="00F22ED1" w:rsidDel="00071A12">
            <w:rPr>
              <w:szCs w:val="24"/>
            </w:rPr>
            <w:delText xml:space="preserve">by testing </w:delText>
          </w:r>
        </w:del>
      </w:moveTo>
      <w:ins w:id="491" w:author="Duan, Sean (MU-Student)" w:date="2025-03-10T13:57:00Z" w16du:dateUtc="2025-03-10T18:57:00Z">
        <w:r w:rsidR="00071A12">
          <w:rPr>
            <w:szCs w:val="24"/>
          </w:rPr>
          <w:t xml:space="preserve">by </w:t>
        </w:r>
        <w:r w:rsidR="007A6945">
          <w:rPr>
            <w:szCs w:val="24"/>
          </w:rPr>
          <w:t xml:space="preserve">empirically testing </w:t>
        </w:r>
      </w:ins>
      <w:moveTo w:id="492" w:author="Duan, Sean (MU-Student)" w:date="2025-03-10T13:56:00Z" w16du:dateUtc="2025-03-10T18:56:00Z">
        <w:r w:rsidR="007A6945" w:rsidRPr="00F22ED1">
          <w:rPr>
            <w:szCs w:val="24"/>
          </w:rPr>
          <w:t xml:space="preserve">several </w:t>
        </w:r>
        <w:del w:id="493" w:author="Duan, Sean (MU-Student)" w:date="2025-03-10T13:57:00Z" w16du:dateUtc="2025-03-10T18:57:00Z">
          <w:r w:rsidR="007A6945" w:rsidRPr="00F22ED1" w:rsidDel="007A6945">
            <w:rPr>
              <w:szCs w:val="24"/>
            </w:rPr>
            <w:delText>hypothetical</w:delText>
          </w:r>
        </w:del>
      </w:moveTo>
      <w:ins w:id="494" w:author="Duan, Sean (MU-Student)" w:date="2025-03-10T13:57:00Z" w16du:dateUtc="2025-03-10T18:57:00Z">
        <w:r w:rsidR="007A6945">
          <w:rPr>
            <w:szCs w:val="24"/>
          </w:rPr>
          <w:t>statistical</w:t>
        </w:r>
      </w:ins>
      <w:moveTo w:id="495" w:author="Duan, Sean (MU-Student)" w:date="2025-03-10T13:56:00Z" w16du:dateUtc="2025-03-10T18:56:00Z">
        <w:r w:rsidR="007A6945" w:rsidRPr="00F22ED1">
          <w:rPr>
            <w:szCs w:val="24"/>
          </w:rPr>
          <w:t xml:space="preserve"> interactions</w:t>
        </w:r>
      </w:moveTo>
      <w:ins w:id="496" w:author="Duan, Sean (MU-Student)" w:date="2025-03-10T13:57:00Z" w16du:dateUtc="2025-03-10T18:57:00Z">
        <w:r w:rsidR="007A6945">
          <w:rPr>
            <w:szCs w:val="24"/>
          </w:rPr>
          <w:t xml:space="preserve"> that in theory, should be relevant</w:t>
        </w:r>
      </w:ins>
      <w:moveTo w:id="497" w:author="Duan, Sean (MU-Student)" w:date="2025-03-10T13:56:00Z" w16du:dateUtc="2025-03-10T18:56:00Z">
        <w:r w:rsidR="007A6945" w:rsidRPr="00F22ED1">
          <w:rPr>
            <w:szCs w:val="24"/>
          </w:rPr>
          <w:t>. We plan to propose a series of studies to determine: 1) How social consensus can be used to change polarized beliefs, 2) How moral conviction affects belief change, and 3) How changing levels of moral conviction interact with the effects of social consensus.</w:t>
        </w:r>
      </w:moveTo>
      <w:moveToRangeEnd w:id="485"/>
    </w:p>
    <w:p w14:paraId="3C2ECD45" w14:textId="3983CF93" w:rsidR="006828F6" w:rsidRPr="00F22ED1" w:rsidRDefault="00593A2E">
      <w:pPr>
        <w:rPr>
          <w:szCs w:val="24"/>
        </w:rPr>
        <w:pPrChange w:id="498" w:author="Duan, Sean (MU-Student)" w:date="2025-03-11T11:49:00Z" w16du:dateUtc="2025-03-11T16:49:00Z">
          <w:pPr>
            <w:spacing w:line="480" w:lineRule="auto"/>
          </w:pPr>
        </w:pPrChange>
      </w:pPr>
      <w:ins w:id="499" w:author="Duan, Sean (MU-Student)" w:date="2025-03-11T11:49:00Z" w16du:dateUtc="2025-03-11T16:49:00Z">
        <w:r>
          <w:rPr>
            <w:szCs w:val="24"/>
          </w:rPr>
          <w:br w:type="page"/>
        </w:r>
      </w:ins>
      <w:del w:id="500" w:author="Duan, Sean (MU-Student)" w:date="2025-03-11T11:46:00Z" w16du:dateUtc="2025-03-11T16:46:00Z">
        <w:r w:rsidR="00E66486" w:rsidRPr="00F22ED1" w:rsidDel="003A0EB5">
          <w:rPr>
            <w:szCs w:val="24"/>
          </w:rPr>
          <w:delText xml:space="preserve"> </w:delText>
        </w:r>
        <w:r w:rsidR="00311C36" w:rsidRPr="00F22ED1" w:rsidDel="003A0EB5">
          <w:rPr>
            <w:szCs w:val="24"/>
          </w:rPr>
          <w:delText xml:space="preserve">For example, </w:delText>
        </w:r>
        <w:commentRangeStart w:id="501"/>
        <w:r w:rsidR="00311C36" w:rsidRPr="00F22ED1" w:rsidDel="003A0EB5">
          <w:rPr>
            <w:szCs w:val="24"/>
          </w:rPr>
          <w:delText xml:space="preserve">prior research on the interaction between social consensus and deontology indicates that higher levels of deontological orientation results in less conformation to social consensus (Pincus, 2014). </w:delText>
        </w:r>
        <w:commentRangeEnd w:id="501"/>
        <w:r w:rsidR="0040508E" w:rsidDel="003A0EB5">
          <w:rPr>
            <w:rStyle w:val="CommentReference"/>
          </w:rPr>
          <w:commentReference w:id="501"/>
        </w:r>
        <w:r w:rsidR="00311C36" w:rsidRPr="00F22ED1" w:rsidDel="003A0EB5">
          <w:rPr>
            <w:szCs w:val="24"/>
          </w:rPr>
          <w:delText>However, Pincus was not able to directly manipulate the level of social consensus, thus this interaction has not been directly empirically tested.</w:delText>
        </w:r>
        <w:r w:rsidR="00E66486" w:rsidRPr="00F22ED1" w:rsidDel="003A0EB5">
          <w:rPr>
            <w:szCs w:val="24"/>
          </w:rPr>
          <w:delText xml:space="preserve"> </w:delText>
        </w:r>
      </w:del>
      <w:moveFromRangeStart w:id="502" w:author="Duan, Sean (MU-Student)" w:date="2025-03-10T13:56:00Z" w:name="move192507417"/>
      <w:moveFrom w:id="503" w:author="Duan, Sean (MU-Student)" w:date="2025-03-10T13:56:00Z" w16du:dateUtc="2025-03-10T18:56:00Z">
        <w:r w:rsidR="00E66486" w:rsidRPr="00F22ED1" w:rsidDel="007A6945">
          <w:rPr>
            <w:szCs w:val="24"/>
          </w:rPr>
          <w:t xml:space="preserve">Thus, we are planning to bring together multiple related literatures to better understand the multifaceted approach to </w:t>
        </w:r>
        <w:r w:rsidR="003F179A" w:rsidDel="007A6945">
          <w:rPr>
            <w:szCs w:val="24"/>
          </w:rPr>
          <w:t xml:space="preserve">polarized </w:t>
        </w:r>
        <w:r w:rsidR="00E66486" w:rsidRPr="00F22ED1" w:rsidDel="007A6945">
          <w:rPr>
            <w:szCs w:val="24"/>
          </w:rPr>
          <w:t xml:space="preserve">belief change by testing several </w:t>
        </w:r>
        <w:commentRangeStart w:id="504"/>
        <w:r w:rsidR="00E66486" w:rsidRPr="00F22ED1" w:rsidDel="007A6945">
          <w:rPr>
            <w:szCs w:val="24"/>
          </w:rPr>
          <w:t>hypothetical interactions</w:t>
        </w:r>
        <w:commentRangeEnd w:id="504"/>
        <w:r w:rsidR="00007F5D" w:rsidDel="007A6945">
          <w:rPr>
            <w:rStyle w:val="CommentReference"/>
          </w:rPr>
          <w:commentReference w:id="504"/>
        </w:r>
        <w:r w:rsidR="00E66486" w:rsidRPr="00F22ED1" w:rsidDel="007A6945">
          <w:rPr>
            <w:szCs w:val="24"/>
          </w:rPr>
          <w:t>. We plan to</w:t>
        </w:r>
        <w:r w:rsidR="006828F6" w:rsidRPr="00F22ED1" w:rsidDel="007A6945">
          <w:rPr>
            <w:szCs w:val="24"/>
          </w:rPr>
          <w:t xml:space="preserve"> propose a series of studies to determine: 1) How social consensus can be used to change polarized beliefs, 2) How moral conviction affects belief change, and 3) How changing levels of moral conviction interact with the effects of social consensus.</w:t>
        </w:r>
      </w:moveFrom>
      <w:moveFromRangeEnd w:id="502"/>
    </w:p>
    <w:p w14:paraId="0F58D047" w14:textId="6882A6FC" w:rsidR="00D51ED9" w:rsidRPr="00F22ED1" w:rsidDel="003241CC" w:rsidRDefault="00D51ED9" w:rsidP="006828F6">
      <w:pPr>
        <w:pStyle w:val="Heading1"/>
        <w:spacing w:line="480" w:lineRule="auto"/>
        <w:jc w:val="left"/>
        <w:rPr>
          <w:del w:id="505" w:author="Shaffer, Victoria" w:date="2025-02-25T15:12:00Z" w16du:dateUtc="2025-02-25T21:12:00Z"/>
          <w:rFonts w:ascii="Calibri Light" w:eastAsia="Times New Roman" w:hAnsi="Calibri Light" w:cs="Times New Roman"/>
          <w:b w:val="0"/>
          <w:bCs/>
          <w:kern w:val="0"/>
          <w:szCs w:val="28"/>
          <w14:ligatures w14:val="none"/>
        </w:rPr>
      </w:pPr>
    </w:p>
    <w:p w14:paraId="5D3AF91A" w14:textId="77777777" w:rsidR="00D51ED9" w:rsidRPr="00F22ED1" w:rsidRDefault="00D51ED9" w:rsidP="00D51ED9">
      <w:pPr>
        <w:pStyle w:val="Heading1"/>
        <w:rPr>
          <w:rFonts w:eastAsia="Times New Roman"/>
        </w:rPr>
      </w:pPr>
      <w:bookmarkStart w:id="506" w:name="_Toc173848395"/>
      <w:bookmarkStart w:id="507" w:name="_Toc194321790"/>
      <w:r w:rsidRPr="00F22ED1">
        <w:rPr>
          <w:rFonts w:eastAsia="Times New Roman"/>
        </w:rPr>
        <w:t>Study 1</w:t>
      </w:r>
      <w:bookmarkEnd w:id="506"/>
      <w:bookmarkEnd w:id="507"/>
    </w:p>
    <w:p w14:paraId="3A7334F6"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508" w:name="_Toc173848396"/>
      <w:bookmarkStart w:id="509" w:name="_Toc194321791"/>
      <w:r w:rsidRPr="00F22ED1">
        <w:rPr>
          <w:rFonts w:ascii="Calibri Light" w:eastAsia="Times New Roman" w:hAnsi="Calibri Light" w:cs="Times New Roman"/>
          <w:b/>
          <w:bCs/>
          <w:kern w:val="0"/>
          <w:sz w:val="28"/>
          <w:szCs w:val="28"/>
          <w14:ligatures w14:val="none"/>
        </w:rPr>
        <w:t>Method</w:t>
      </w:r>
      <w:bookmarkEnd w:id="0"/>
      <w:bookmarkEnd w:id="508"/>
      <w:bookmarkEnd w:id="509"/>
    </w:p>
    <w:p w14:paraId="70C38506" w14:textId="6F6C9AED" w:rsidR="00D51ED9" w:rsidRPr="00F22ED1" w:rsidDel="003241CC" w:rsidRDefault="00D51ED9" w:rsidP="00D51ED9">
      <w:pPr>
        <w:pStyle w:val="NoSpacing"/>
        <w:spacing w:line="480" w:lineRule="auto"/>
        <w:ind w:firstLine="720"/>
        <w:rPr>
          <w:del w:id="510" w:author="Shaffer, Victoria" w:date="2025-02-25T15:13:00Z" w16du:dateUtc="2025-02-25T21:13:00Z"/>
          <w:rFonts w:ascii="Calibri" w:hAnsi="Calibri" w:cs="Calibri"/>
          <w:sz w:val="24"/>
          <w:szCs w:val="24"/>
        </w:rPr>
      </w:pPr>
      <w:r w:rsidRPr="00F22ED1">
        <w:rPr>
          <w:rFonts w:ascii="Calibri" w:hAnsi="Calibri" w:cs="Calibri"/>
          <w:sz w:val="24"/>
          <w:szCs w:val="24"/>
        </w:rPr>
        <w:t>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w:t>
      </w:r>
      <w:del w:id="511" w:author="Duan, Sean (MU-Student)" w:date="2025-03-11T12:01:00Z" w16du:dateUtc="2025-03-11T17:01:00Z">
        <w:r w:rsidRPr="00F22ED1" w:rsidDel="00C82C19">
          <w:rPr>
            <w:rFonts w:ascii="Calibri" w:hAnsi="Calibri" w:cs="Calibri"/>
            <w:sz w:val="24"/>
            <w:szCs w:val="24"/>
          </w:rPr>
          <w:delText xml:space="preserve"> the highly polarized issues</w:delText>
        </w:r>
      </w:del>
      <w:ins w:id="512" w:author="Duan, Sean (MU-Student)" w:date="2025-03-11T12:01:00Z" w16du:dateUtc="2025-03-11T17:01:00Z">
        <w:r w:rsidR="00C82C19">
          <w:rPr>
            <w:rFonts w:ascii="Calibri" w:hAnsi="Calibri" w:cs="Calibri"/>
            <w:sz w:val="24"/>
            <w:szCs w:val="24"/>
          </w:rPr>
          <w:t xml:space="preserve"> [topic]</w:t>
        </w:r>
      </w:ins>
      <w:r w:rsidRPr="00F22ED1">
        <w:rPr>
          <w:rFonts w:ascii="Calibri" w:hAnsi="Calibri" w:cs="Calibri"/>
          <w:sz w:val="24"/>
          <w:szCs w:val="24"/>
        </w:rPr>
        <w:t xml:space="preserve">, was measured both before and after presentation of social consensus information.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1.</w:t>
      </w:r>
    </w:p>
    <w:p w14:paraId="17D33836" w14:textId="77777777" w:rsidR="00D51ED9" w:rsidRPr="00F22ED1" w:rsidRDefault="00D51ED9">
      <w:pPr>
        <w:pStyle w:val="NoSpacing"/>
        <w:spacing w:line="480" w:lineRule="auto"/>
        <w:ind w:firstLine="720"/>
        <w:pPrChange w:id="513" w:author="Shaffer, Victoria" w:date="2025-02-25T15:13:00Z" w16du:dateUtc="2025-02-25T21:13:00Z">
          <w:pPr>
            <w:pStyle w:val="NoSpacing"/>
            <w:spacing w:line="480" w:lineRule="auto"/>
          </w:pPr>
        </w:pPrChange>
      </w:pPr>
    </w:p>
    <w:p w14:paraId="1D201B01"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14" w:name="_Toc173848397"/>
      <w:bookmarkStart w:id="515" w:name="_Toc194321792"/>
      <w:r w:rsidRPr="00F22ED1">
        <w:rPr>
          <w:rFonts w:ascii="Calibri Light" w:eastAsia="Times New Roman" w:hAnsi="Calibri Light" w:cs="Times New Roman"/>
          <w:b/>
          <w:i/>
          <w:color w:val="000000"/>
          <w:sz w:val="28"/>
          <w:szCs w:val="24"/>
        </w:rPr>
        <w:t>Participants</w:t>
      </w:r>
      <w:bookmarkEnd w:id="514"/>
      <w:bookmarkEnd w:id="515"/>
    </w:p>
    <w:p w14:paraId="73B8AF5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505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F22ED1">
        <w:rPr>
          <w:rFonts w:ascii="Calibri" w:eastAsia="Calibri" w:hAnsi="Calibri" w:cs="Times New Roman"/>
          <w:i/>
          <w:iCs/>
        </w:rPr>
        <w:t xml:space="preserve">M </w:t>
      </w:r>
      <w:r w:rsidRPr="00F22ED1">
        <w:rPr>
          <w:rFonts w:ascii="Calibri" w:eastAsia="Calibri" w:hAnsi="Calibri" w:cs="Times New Roman"/>
        </w:rPr>
        <w:t xml:space="preserve">= 18.9, </w:t>
      </w:r>
      <w:r w:rsidRPr="00F22ED1">
        <w:rPr>
          <w:rFonts w:ascii="Calibri" w:eastAsia="Calibri" w:hAnsi="Calibri" w:cs="Times New Roman"/>
          <w:i/>
          <w:iCs/>
        </w:rPr>
        <w:t>SD</w:t>
      </w:r>
      <w:r w:rsidRPr="00F22ED1">
        <w:rPr>
          <w:rFonts w:ascii="Calibri" w:eastAsia="Calibri" w:hAnsi="Calibri" w:cs="Times New Roman"/>
        </w:rPr>
        <w:t xml:space="preserve"> = 1.99).</w:t>
      </w:r>
    </w:p>
    <w:p w14:paraId="0F2C2687"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16" w:name="_Toc173848398"/>
      <w:bookmarkStart w:id="517" w:name="_Toc194321793"/>
      <w:r w:rsidRPr="00F22ED1">
        <w:rPr>
          <w:rFonts w:ascii="Calibri Light" w:eastAsia="Times New Roman" w:hAnsi="Calibri Light" w:cs="Times New Roman"/>
          <w:b/>
          <w:i/>
          <w:color w:val="000000"/>
          <w:sz w:val="28"/>
          <w:szCs w:val="24"/>
        </w:rPr>
        <w:lastRenderedPageBreak/>
        <w:t>Materials and Procedure</w:t>
      </w:r>
      <w:bookmarkEnd w:id="516"/>
      <w:bookmarkEnd w:id="517"/>
    </w:p>
    <w:p w14:paraId="2BCED53F" w14:textId="7B001711"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the four highly polarized issues (Climate Change, Universal Health Care, Death Penalty, and Slavery), participants were first asked to estimate the proportion of the US population in 2018 that would be in support of </w:t>
      </w:r>
      <w:del w:id="518" w:author="Duan, Sean (MU-Student)" w:date="2025-03-11T12:02:00Z" w16du:dateUtc="2025-03-11T17:02:00Z">
        <w:r w:rsidRPr="00F22ED1" w:rsidDel="00AB6B75">
          <w:rPr>
            <w:rFonts w:ascii="Calibri" w:eastAsia="Calibri" w:hAnsi="Calibri" w:cs="Times New Roman"/>
            <w:kern w:val="0"/>
            <w:szCs w:val="24"/>
            <w14:ligatures w14:val="none"/>
          </w:rPr>
          <w:delText>the issues</w:delText>
        </w:r>
      </w:del>
      <w:ins w:id="519" w:author="Duan, Sean (MU-Student)" w:date="2025-03-11T12:02:00Z" w16du:dateUtc="2025-03-11T17:02:00Z">
        <w:r w:rsidR="00AB6B75">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xml:space="preserve">. Then, participants were given information about social consensus on each of these four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w:t>
      </w:r>
      <w:del w:id="520" w:author="Duan, Sean (MU-Student)" w:date="2025-03-11T12:02:00Z" w16du:dateUtc="2025-03-11T17:02:00Z">
        <w:r w:rsidRPr="00F22ED1" w:rsidDel="002A19BB">
          <w:rPr>
            <w:rFonts w:ascii="Calibri" w:eastAsia="Calibri" w:hAnsi="Calibri" w:cs="Times New Roman"/>
            <w:kern w:val="0"/>
            <w:szCs w:val="24"/>
            <w14:ligatures w14:val="none"/>
          </w:rPr>
          <w:delText>the four highly polarized</w:delText>
        </w:r>
      </w:del>
      <w:ins w:id="521" w:author="Duan, Sean (MU-Student)" w:date="2025-03-11T12:02:00Z" w16du:dateUtc="2025-03-11T17:02:00Z">
        <w:r w:rsidR="002A19BB">
          <w:rPr>
            <w:rFonts w:ascii="Calibri" w:eastAsia="Calibri" w:hAnsi="Calibri" w:cs="Times New Roman"/>
            <w:kern w:val="0"/>
            <w:szCs w:val="24"/>
            <w14:ligatures w14:val="none"/>
          </w:rPr>
          <w:t>[topic].</w:t>
        </w:r>
      </w:ins>
      <w:del w:id="522" w:author="Duan, Sean (MU-Student)" w:date="2025-03-11T12:02:00Z" w16du:dateUtc="2025-03-11T17:02:00Z">
        <w:r w:rsidRPr="00F22ED1" w:rsidDel="002A19BB">
          <w:rPr>
            <w:rFonts w:ascii="Calibri" w:eastAsia="Calibri" w:hAnsi="Calibri" w:cs="Times New Roman"/>
            <w:kern w:val="0"/>
            <w:szCs w:val="24"/>
            <w14:ligatures w14:val="none"/>
          </w:rPr>
          <w:delText xml:space="preserve"> issues.</w:delText>
        </w:r>
      </w:del>
      <w:r w:rsidRPr="00F22ED1">
        <w:rPr>
          <w:rFonts w:ascii="Calibri" w:eastAsia="Calibri" w:hAnsi="Calibri" w:cs="Times New Roman"/>
          <w:kern w:val="0"/>
          <w:szCs w:val="24"/>
          <w14:ligatures w14:val="none"/>
        </w:rPr>
        <w:t xml:space="preserve"> </w:t>
      </w:r>
      <w:ins w:id="523" w:author="Duan, Sean (MU-Student)" w:date="2025-03-11T12:09:00Z" w16du:dateUtc="2025-03-11T17:09:00Z">
        <w:r w:rsidR="00990ACA">
          <w:rPr>
            <w:rFonts w:ascii="Calibri" w:eastAsia="Calibri" w:hAnsi="Calibri" w:cs="Times New Roman"/>
            <w:kern w:val="0"/>
            <w:szCs w:val="24"/>
            <w14:ligatures w14:val="none"/>
          </w:rPr>
          <w:t xml:space="preserve">Except for the topic of slavery, </w:t>
        </w:r>
      </w:ins>
      <w:del w:id="524" w:author="Duan, Sean (MU-Student)" w:date="2025-03-11T12:09:00Z" w16du:dateUtc="2025-03-11T17:09:00Z">
        <w:r w:rsidRPr="00F22ED1" w:rsidDel="00990ACA">
          <w:rPr>
            <w:rFonts w:ascii="Calibri" w:eastAsia="Calibri" w:hAnsi="Calibri" w:cs="Times New Roman"/>
            <w:kern w:val="0"/>
            <w:szCs w:val="24"/>
            <w14:ligatures w14:val="none"/>
          </w:rPr>
          <w:delText>P</w:delText>
        </w:r>
      </w:del>
      <w:ins w:id="525" w:author="Duan, Sean (MU-Student)" w:date="2025-03-11T12:09:00Z" w16du:dateUtc="2025-03-11T17:09:00Z">
        <w:r w:rsidR="00990ACA">
          <w:rPr>
            <w:rFonts w:ascii="Calibri" w:eastAsia="Calibri" w:hAnsi="Calibri" w:cs="Times New Roman"/>
            <w:kern w:val="0"/>
            <w:szCs w:val="24"/>
            <w14:ligatures w14:val="none"/>
          </w:rPr>
          <w:t>p</w:t>
        </w:r>
      </w:ins>
      <w:r w:rsidRPr="00F22ED1">
        <w:rPr>
          <w:rFonts w:ascii="Calibri" w:eastAsia="Calibri" w:hAnsi="Calibri" w:cs="Times New Roman"/>
          <w:kern w:val="0"/>
          <w:szCs w:val="24"/>
          <w14:ligatures w14:val="none"/>
        </w:rPr>
        <w:t>articipants in the ‘high social consensus’ condition saw results that were</w:t>
      </w:r>
      <w:r w:rsidRPr="00F22ED1">
        <w:rPr>
          <w:rFonts w:ascii="Calibri" w:eastAsia="Calibri" w:hAnsi="Calibri" w:cs="Times New Roman"/>
          <w:szCs w:val="24"/>
        </w:rPr>
        <w:t xml:space="preserve"> 20% higher than the true base rate</w:t>
      </w:r>
      <w:del w:id="526" w:author="Duan, Sean (MU-Student)" w:date="2025-03-11T12:09:00Z" w16du:dateUtc="2025-03-11T17:09:00Z">
        <w:r w:rsidRPr="00F22ED1" w:rsidDel="00D6403F">
          <w:rPr>
            <w:rFonts w:ascii="Calibri" w:eastAsia="Calibri" w:hAnsi="Calibri" w:cs="Times New Roman"/>
            <w:szCs w:val="24"/>
          </w:rPr>
          <w:delText>.</w:delText>
        </w:r>
      </w:del>
      <w:ins w:id="527" w:author="Duan, Sean (MU-Student)" w:date="2025-03-11T12:09:00Z" w16du:dateUtc="2025-03-11T17:09:00Z">
        <w:r w:rsidR="00D6403F">
          <w:rPr>
            <w:rFonts w:ascii="Calibri" w:eastAsia="Calibri" w:hAnsi="Calibri" w:cs="Times New Roman"/>
            <w:szCs w:val="24"/>
          </w:rPr>
          <w:t>, and</w:t>
        </w:r>
      </w:ins>
      <w:del w:id="528" w:author="Duan, Sean (MU-Student)" w:date="2025-03-11T12:09:00Z" w16du:dateUtc="2025-03-11T17:09:00Z">
        <w:r w:rsidRPr="00F22ED1" w:rsidDel="00D6403F">
          <w:rPr>
            <w:rFonts w:ascii="Calibri" w:eastAsia="Calibri" w:hAnsi="Calibri" w:cs="Times New Roman"/>
            <w:szCs w:val="24"/>
          </w:rPr>
          <w:delText xml:space="preserve"> P</w:delText>
        </w:r>
      </w:del>
      <w:ins w:id="529" w:author="Duan, Sean (MU-Student)" w:date="2025-03-11T12:09:00Z" w16du:dateUtc="2025-03-11T17:09:00Z">
        <w:r w:rsidR="00D6403F">
          <w:rPr>
            <w:rFonts w:ascii="Calibri" w:eastAsia="Calibri" w:hAnsi="Calibri" w:cs="Times New Roman"/>
            <w:szCs w:val="24"/>
          </w:rPr>
          <w:t xml:space="preserve"> p</w:t>
        </w:r>
      </w:ins>
      <w:r w:rsidRPr="00F22ED1">
        <w:rPr>
          <w:rFonts w:ascii="Calibri" w:eastAsia="Calibri" w:hAnsi="Calibri" w:cs="Times New Roman"/>
          <w:szCs w:val="24"/>
        </w:rPr>
        <w:t>articipants in our ‘low social consensus’ condition saw results that were 20% lower than the true base rate. For example, if 65% of Americans agree that</w:t>
      </w:r>
      <w:r w:rsidRPr="00F22ED1">
        <w:rPr>
          <w:rFonts w:ascii="Calibri" w:eastAsia="Calibri" w:hAnsi="Calibri" w:cs="Times New Roman"/>
          <w:kern w:val="0"/>
          <w:szCs w:val="24"/>
          <w14:ligatures w14:val="none"/>
        </w:rPr>
        <w:t xml:space="preserve"> the Death Penalty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del w:id="530" w:author="Duan, Sean (MU-Student)" w:date="2025-03-11T12:09:00Z" w16du:dateUtc="2025-03-11T17:09:00Z">
        <w:r w:rsidRPr="00F22ED1" w:rsidDel="009D0940">
          <w:rPr>
            <w:rFonts w:ascii="Calibri" w:eastAsia="Calibri" w:hAnsi="Calibri" w:cs="Times New Roman"/>
            <w:kern w:val="0"/>
            <w:szCs w:val="24"/>
            <w14:ligatures w14:val="none"/>
          </w:rPr>
          <w:delText xml:space="preserve"> </w:delText>
        </w:r>
      </w:del>
    </w:p>
    <w:p w14:paraId="38D7A150" w14:textId="0CDE8FCB" w:rsidR="00D51ED9" w:rsidRPr="00F22ED1" w:rsidRDefault="00D51ED9">
      <w:pPr>
        <w:pStyle w:val="BodyText"/>
        <w:spacing w:line="480" w:lineRule="auto"/>
        <w:ind w:firstLine="720"/>
        <w:rPr>
          <w:rFonts w:ascii="Calibri" w:eastAsia="Calibri" w:hAnsi="Calibri" w:cs="Times New Roman"/>
          <w:kern w:val="0"/>
          <w:szCs w:val="24"/>
          <w14:ligatures w14:val="none"/>
        </w:rPr>
        <w:pPrChange w:id="531" w:author="Duan, Sean (MU-Student)" w:date="2025-03-11T11:51:00Z" w16du:dateUtc="2025-03-11T16:51:00Z">
          <w:pPr>
            <w:spacing w:before="180" w:after="180" w:afterAutospacing="1" w:line="480" w:lineRule="auto"/>
            <w:ind w:firstLine="720"/>
          </w:pPr>
        </w:pPrChange>
      </w:pPr>
      <w:r w:rsidRPr="00F22ED1">
        <w:rPr>
          <w:rFonts w:ascii="Calibri" w:eastAsia="Calibri" w:hAnsi="Calibri" w:cs="Times New Roman"/>
          <w:kern w:val="0"/>
          <w:szCs w:val="24"/>
          <w14:ligatures w14:val="none"/>
        </w:rPr>
        <w:t xml:space="preserve">After the social consensus information, participants </w:t>
      </w:r>
      <w:del w:id="532" w:author="Duan, Sean (MU-Student)" w:date="2025-03-11T12:07:00Z" w16du:dateUtc="2025-03-11T17:07:00Z">
        <w:r w:rsidRPr="00F22ED1" w:rsidDel="00FA00DE">
          <w:rPr>
            <w:rFonts w:ascii="Calibri" w:eastAsia="Calibri" w:hAnsi="Calibri" w:cs="Times New Roman"/>
            <w:kern w:val="0"/>
            <w:szCs w:val="24"/>
            <w14:ligatures w14:val="none"/>
          </w:rPr>
          <w:delText>are</w:delText>
        </w:r>
      </w:del>
      <w:ins w:id="533" w:author="Duan, Sean (MU-Student)" w:date="2025-03-11T12:07:00Z" w16du:dateUtc="2025-03-11T17:07:00Z">
        <w:r w:rsidR="00FA00DE">
          <w:rPr>
            <w:rFonts w:ascii="Calibri" w:eastAsia="Calibri" w:hAnsi="Calibri" w:cs="Times New Roman"/>
            <w:kern w:val="0"/>
            <w:szCs w:val="24"/>
            <w14:ligatures w14:val="none"/>
          </w:rPr>
          <w:t>were</w:t>
        </w:r>
      </w:ins>
      <w:r w:rsidRPr="00F22ED1">
        <w:rPr>
          <w:rFonts w:ascii="Calibri" w:eastAsia="Calibri" w:hAnsi="Calibri" w:cs="Times New Roman"/>
          <w:kern w:val="0"/>
          <w:szCs w:val="24"/>
          <w14:ligatures w14:val="none"/>
        </w:rPr>
        <w:t xml:space="preserve"> asked to indicate their degree of surprise at the stated level of public support and estimate levels of public levels support in 2023. Participants </w:t>
      </w:r>
      <w:del w:id="534" w:author="Duan, Sean (MU-Student)" w:date="2025-03-11T12:07:00Z" w16du:dateUtc="2025-03-11T17:07:00Z">
        <w:r w:rsidRPr="00F22ED1" w:rsidDel="00496D58">
          <w:rPr>
            <w:rFonts w:ascii="Calibri" w:eastAsia="Calibri" w:hAnsi="Calibri" w:cs="Times New Roman"/>
            <w:kern w:val="0"/>
            <w:szCs w:val="24"/>
            <w14:ligatures w14:val="none"/>
          </w:rPr>
          <w:delText>are</w:delText>
        </w:r>
      </w:del>
      <w:ins w:id="535" w:author="Duan, Sean (MU-Student)" w:date="2025-03-11T12:07:00Z" w16du:dateUtc="2025-03-11T17:07:00Z">
        <w:r w:rsidR="00496D58">
          <w:rPr>
            <w:rFonts w:ascii="Calibri" w:eastAsia="Calibri" w:hAnsi="Calibri" w:cs="Times New Roman"/>
            <w:kern w:val="0"/>
            <w:szCs w:val="24"/>
            <w14:ligatures w14:val="none"/>
          </w:rPr>
          <w:t>were</w:t>
        </w:r>
      </w:ins>
      <w:r w:rsidRPr="00F22ED1">
        <w:rPr>
          <w:rFonts w:ascii="Calibri" w:eastAsia="Calibri" w:hAnsi="Calibri" w:cs="Times New Roman"/>
          <w:kern w:val="0"/>
          <w:szCs w:val="24"/>
          <w14:ligatures w14:val="none"/>
        </w:rPr>
        <w:t xml:space="preserve"> then asked to identify their level of support for each </w:t>
      </w:r>
      <w:del w:id="536" w:author="Duan, Sean (MU-Student)" w:date="2025-03-11T12:07:00Z" w16du:dateUtc="2025-03-11T17:07:00Z">
        <w:r w:rsidRPr="00F22ED1" w:rsidDel="00645BE2">
          <w:rPr>
            <w:rFonts w:ascii="Calibri" w:eastAsia="Calibri" w:hAnsi="Calibri" w:cs="Times New Roman"/>
            <w:kern w:val="0"/>
            <w:szCs w:val="24"/>
            <w14:ligatures w14:val="none"/>
          </w:rPr>
          <w:delText xml:space="preserve">of each of the four highly polarized issues. </w:delText>
        </w:r>
      </w:del>
      <w:ins w:id="537" w:author="Duan, Sean (MU-Student)" w:date="2025-03-11T12:07:00Z" w16du:dateUtc="2025-03-11T17:07:00Z">
        <w:r w:rsidR="00645BE2">
          <w:rPr>
            <w:rFonts w:ascii="Calibri" w:eastAsia="Calibri" w:hAnsi="Calibri" w:cs="Times New Roman"/>
            <w:kern w:val="0"/>
            <w:szCs w:val="24"/>
            <w14:ligatures w14:val="none"/>
          </w:rPr>
          <w:t>[topic]</w:t>
        </w:r>
        <w:r w:rsidR="0045226A">
          <w:rPr>
            <w:rFonts w:ascii="Calibri" w:eastAsia="Calibri" w:hAnsi="Calibri" w:cs="Times New Roman"/>
            <w:kern w:val="0"/>
            <w:szCs w:val="24"/>
            <w14:ligatures w14:val="none"/>
          </w:rPr>
          <w:t xml:space="preserve">. </w:t>
        </w:r>
      </w:ins>
      <w:ins w:id="538" w:author="Duan, Sean (MU-Student)" w:date="2025-03-11T11:41:00Z" w16du:dateUtc="2025-03-11T16:41:00Z">
        <w:r w:rsidR="00D449E2">
          <w:rPr>
            <w:rFonts w:ascii="Calibri" w:eastAsia="Calibri" w:hAnsi="Calibri" w:cs="Times New Roman"/>
            <w:kern w:val="0"/>
            <w:szCs w:val="24"/>
            <w14:ligatures w14:val="none"/>
          </w:rPr>
          <w:t>Next, participants completed individual difference measures on deontological and utilitarian orientation.</w:t>
        </w:r>
      </w:ins>
      <w:ins w:id="539" w:author="Duan, Sean (MU-Student)" w:date="2025-03-11T11:42:00Z" w16du:dateUtc="2025-03-11T16:42:00Z">
        <w:r w:rsidR="00D449E2">
          <w:rPr>
            <w:rFonts w:ascii="Calibri" w:eastAsia="Calibri" w:hAnsi="Calibri" w:cs="Times New Roman"/>
            <w:kern w:val="0"/>
            <w:szCs w:val="24"/>
            <w14:ligatures w14:val="none"/>
          </w:rPr>
          <w:t xml:space="preserve"> </w:t>
        </w:r>
      </w:ins>
      <w:moveToRangeStart w:id="540" w:author="Duan, Sean (MU-Student)" w:date="2025-03-11T11:43:00Z" w:name="move192585815"/>
      <w:r w:rsidR="00D449E2" w:rsidRPr="00D449E2">
        <w:rPr>
          <w:rFonts w:ascii="Calibri" w:eastAsia="Calibri" w:hAnsi="Calibri" w:cs="Times New Roman"/>
          <w:kern w:val="0"/>
          <w:szCs w:val="24"/>
          <w14:ligatures w14:val="none"/>
        </w:rPr>
        <w:t>Utilitarian reasoning can be defined as ethical judgement based on outcomes, not intentions.</w:t>
      </w:r>
      <w:del w:id="541" w:author="Duan, Sean (MU-Student)" w:date="2025-03-11T11:51:00Z" w16du:dateUtc="2025-03-11T16:51:00Z">
        <w:r w:rsidR="00D449E2" w:rsidRPr="00D449E2" w:rsidDel="00BC28C5">
          <w:rPr>
            <w:rFonts w:ascii="Calibri" w:eastAsia="Calibri" w:hAnsi="Calibri" w:cs="Times New Roman"/>
            <w:kern w:val="0"/>
            <w:szCs w:val="24"/>
            <w14:ligatures w14:val="none"/>
          </w:rPr>
          <w:delText xml:space="preserve"> In contrast,</w:delText>
        </w:r>
      </w:del>
      <w:ins w:id="542" w:author="Duan, Sean (MU-Student)" w:date="2025-03-11T11:51:00Z" w16du:dateUtc="2025-03-11T16:51:00Z">
        <w:r w:rsidR="006723F8">
          <w:rPr>
            <w:rFonts w:ascii="Calibri" w:eastAsia="Calibri" w:hAnsi="Calibri" w:cs="Times New Roman"/>
            <w:kern w:val="0"/>
            <w:szCs w:val="24"/>
            <w14:ligatures w14:val="none"/>
          </w:rPr>
          <w:t xml:space="preserve"> Likewise,</w:t>
        </w:r>
      </w:ins>
      <w:r w:rsidR="00D449E2" w:rsidRPr="00D449E2">
        <w:rPr>
          <w:rFonts w:ascii="Calibri" w:eastAsia="Calibri" w:hAnsi="Calibri" w:cs="Times New Roman"/>
          <w:kern w:val="0"/>
          <w:szCs w:val="24"/>
          <w14:ligatures w14:val="none"/>
        </w:rPr>
        <w:t xml:space="preserve"> </w:t>
      </w:r>
      <w:del w:id="543" w:author="Duan, Sean (MU-Student)" w:date="2025-03-11T11:51:00Z" w16du:dateUtc="2025-03-11T16:51:00Z">
        <w:r w:rsidR="00D449E2" w:rsidRPr="00D449E2" w:rsidDel="00B51AD5">
          <w:rPr>
            <w:rFonts w:ascii="Calibri" w:eastAsia="Calibri" w:hAnsi="Calibri" w:cs="Times New Roman"/>
            <w:kern w:val="0"/>
            <w:szCs w:val="24"/>
            <w14:ligatures w14:val="none"/>
          </w:rPr>
          <w:delText>D</w:delText>
        </w:r>
      </w:del>
      <w:ins w:id="544" w:author="Duan, Sean (MU-Student)" w:date="2025-03-11T11:51:00Z" w16du:dateUtc="2025-03-11T16:51:00Z">
        <w:r w:rsidR="00B51AD5">
          <w:rPr>
            <w:rFonts w:ascii="Calibri" w:eastAsia="Calibri" w:hAnsi="Calibri" w:cs="Times New Roman"/>
            <w:kern w:val="0"/>
            <w:szCs w:val="24"/>
            <w14:ligatures w14:val="none"/>
          </w:rPr>
          <w:t>d</w:t>
        </w:r>
      </w:ins>
      <w:r w:rsidR="00D449E2" w:rsidRPr="00D449E2">
        <w:rPr>
          <w:rFonts w:ascii="Calibri" w:eastAsia="Calibri" w:hAnsi="Calibri" w:cs="Times New Roman"/>
          <w:kern w:val="0"/>
          <w:szCs w:val="24"/>
          <w14:ligatures w14:val="none"/>
        </w:rPr>
        <w:t>eontological reasoning can be defined as ethical judgement based on whether or not behavior adheres to a preconceived set of ‘rules’, this includes concepts like ‘rights’, ‘ideals’, and explicitly recorded law.</w:t>
      </w:r>
      <w:moveToRangeEnd w:id="540"/>
      <w:ins w:id="545" w:author="Duan, Sean (MU-Student)" w:date="2025-03-11T11:44:00Z" w16du:dateUtc="2025-03-11T16:44:00Z">
        <w:r w:rsidR="00D449E2">
          <w:rPr>
            <w:rFonts w:ascii="Calibri" w:eastAsia="Calibri" w:hAnsi="Calibri" w:cs="Times New Roman"/>
            <w:kern w:val="0"/>
            <w:szCs w:val="24"/>
            <w14:ligatures w14:val="none"/>
          </w:rPr>
          <w:t xml:space="preserve"> </w:t>
        </w:r>
      </w:ins>
      <w:ins w:id="546" w:author="Duan, Sean (MU-Student)" w:date="2025-03-11T11:45:00Z" w16du:dateUtc="2025-03-11T16:45:00Z">
        <w:r w:rsidR="00D449E2">
          <w:rPr>
            <w:szCs w:val="24"/>
          </w:rPr>
          <w:t>These differences directly impact</w:t>
        </w:r>
      </w:ins>
      <w:ins w:id="547" w:author="Duan, Sean (MU-Student)" w:date="2025-03-11T11:44:00Z" w16du:dateUtc="2025-03-11T16:44:00Z">
        <w:r w:rsidR="00D449E2" w:rsidRPr="00F22ED1">
          <w:rPr>
            <w:szCs w:val="24"/>
          </w:rPr>
          <w:t xml:space="preserve"> openness to </w:t>
        </w:r>
        <w:r w:rsidR="00D449E2" w:rsidRPr="00F22ED1">
          <w:rPr>
            <w:szCs w:val="24"/>
          </w:rPr>
          <w:lastRenderedPageBreak/>
          <w:t xml:space="preserve">attitude change as well as the effectiveness of persuasion (Brady and Wheeler, 1996). </w:t>
        </w:r>
      </w:ins>
      <w:ins w:id="548" w:author="Duan, Sean (MU-Student)" w:date="2025-03-11T11:46:00Z" w16du:dateUtc="2025-03-11T16:46:00Z">
        <w:r w:rsidR="003A0EB5" w:rsidRPr="00F22ED1">
          <w:rPr>
            <w:szCs w:val="24"/>
          </w:rPr>
          <w:t xml:space="preserve">For example, prior research on the interaction between social consensus and deontology indicates that higher levels of deontological orientation results in less conformation to social consensus (Pincus, 2014). </w:t>
        </w:r>
      </w:ins>
      <w:r w:rsidRPr="00F22ED1">
        <w:rPr>
          <w:rFonts w:ascii="Calibri" w:eastAsia="Calibri" w:hAnsi="Calibri" w:cs="Times New Roman"/>
          <w:kern w:val="0"/>
          <w:szCs w:val="24"/>
          <w14:ligatures w14:val="none"/>
        </w:rPr>
        <w:t>Finally, participants</w:t>
      </w:r>
      <w:del w:id="549" w:author="Duan, Sean (MU-Student)" w:date="2025-03-11T11:51:00Z" w16du:dateUtc="2025-03-11T16:51:00Z">
        <w:r w:rsidRPr="00F22ED1" w:rsidDel="00050062">
          <w:rPr>
            <w:rFonts w:ascii="Calibri" w:eastAsia="Calibri" w:hAnsi="Calibri" w:cs="Times New Roman"/>
            <w:kern w:val="0"/>
            <w:szCs w:val="24"/>
            <w14:ligatures w14:val="none"/>
          </w:rPr>
          <w:delText xml:space="preserve"> completed several individual difference measures and</w:delText>
        </w:r>
      </w:del>
      <w:r w:rsidRPr="00F22ED1">
        <w:rPr>
          <w:rFonts w:ascii="Calibri" w:eastAsia="Calibri" w:hAnsi="Calibri" w:cs="Times New Roman"/>
          <w:kern w:val="0"/>
          <w:szCs w:val="24"/>
          <w14:ligatures w14:val="none"/>
        </w:rPr>
        <w:t xml:space="preserve"> provided demographic information</w:t>
      </w:r>
      <w:ins w:id="550" w:author="Duan, Sean (MU-Student)" w:date="2025-03-11T12:28:00Z" w16du:dateUtc="2025-03-11T17:28:00Z">
        <w:r w:rsidR="005D73EB">
          <w:rPr>
            <w:rFonts w:ascii="Calibri" w:eastAsia="Calibri" w:hAnsi="Calibri" w:cs="Times New Roman"/>
            <w:kern w:val="0"/>
            <w:szCs w:val="24"/>
            <w14:ligatures w14:val="none"/>
          </w:rPr>
          <w:t>; see Appendix A for a complete listing of Study 1 materials.</w:t>
        </w:r>
      </w:ins>
      <w:del w:id="551" w:author="Duan, Sean (MU-Student)" w:date="2025-03-11T12:28:00Z" w16du:dateUtc="2025-03-11T17:28:00Z">
        <w:r w:rsidRPr="00F22ED1" w:rsidDel="005D73EB">
          <w:rPr>
            <w:rFonts w:ascii="Calibri" w:eastAsia="Calibri" w:hAnsi="Calibri" w:cs="Times New Roman"/>
            <w:kern w:val="0"/>
            <w:szCs w:val="24"/>
            <w14:ligatures w14:val="none"/>
          </w:rPr>
          <w:delText>.</w:delText>
        </w:r>
      </w:del>
    </w:p>
    <w:p w14:paraId="43544238"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52" w:name="_Toc173848399"/>
      <w:bookmarkStart w:id="553" w:name="_Toc194321794"/>
      <w:r w:rsidRPr="00F22ED1">
        <w:rPr>
          <w:rFonts w:ascii="Calibri Light" w:eastAsia="Times New Roman" w:hAnsi="Calibri Light" w:cs="Times New Roman"/>
          <w:b/>
          <w:i/>
          <w:color w:val="000000"/>
          <w:sz w:val="28"/>
          <w:szCs w:val="24"/>
        </w:rPr>
        <w:t>Measures</w:t>
      </w:r>
      <w:bookmarkEnd w:id="552"/>
      <w:bookmarkEnd w:id="553"/>
    </w:p>
    <w:p w14:paraId="127D351D" w14:textId="69E59D86"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w:t>
      </w:r>
      <w:del w:id="554" w:author="Duan, Sean (MU-Student)" w:date="2025-03-11T12:10:00Z" w16du:dateUtc="2025-03-11T17:10:00Z">
        <w:r w:rsidRPr="00F22ED1" w:rsidDel="00191815">
          <w:rPr>
            <w:rFonts w:ascii="Calibri" w:eastAsia="Calibri" w:hAnsi="Calibri" w:cs="Times New Roman"/>
            <w:kern w:val="0"/>
            <w:szCs w:val="24"/>
            <w14:ligatures w14:val="none"/>
          </w:rPr>
          <w:delText xml:space="preserve">the highly polarized issues </w:delText>
        </w:r>
      </w:del>
      <w:ins w:id="555" w:author="Duan, Sean (MU-Student)" w:date="2025-03-11T12:10:00Z" w16du:dateUtc="2025-03-11T17:10:00Z">
        <w:r w:rsidR="00191815">
          <w:rPr>
            <w:rFonts w:ascii="Calibri" w:eastAsia="Calibri" w:hAnsi="Calibri" w:cs="Times New Roman"/>
            <w:kern w:val="0"/>
            <w:szCs w:val="24"/>
            <w14:ligatures w14:val="none"/>
          </w:rPr>
          <w:t xml:space="preserve">[topic] </w:t>
        </w:r>
      </w:ins>
      <w:r w:rsidRPr="00F22ED1">
        <w:rPr>
          <w:rFonts w:ascii="Calibri" w:eastAsia="Calibri" w:hAnsi="Calibri" w:cs="Times New Roman"/>
          <w:kern w:val="0"/>
          <w:szCs w:val="24"/>
          <w14:ligatures w14:val="none"/>
        </w:rPr>
        <w:t>was captured as continuous variable ranging from strong disagreement (0) to strong agreement (100)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w:t>
      </w:r>
      <w:ins w:id="556" w:author="Duan, Sean (MU-Student)" w:date="2025-03-11T12:08:00Z" w16du:dateUtc="2025-03-11T17:08:00Z">
        <w:r w:rsidR="00BC77E9">
          <w:rPr>
            <w:rFonts w:ascii="Calibri" w:eastAsia="Calibri" w:hAnsi="Calibri" w:cs="Times New Roman"/>
            <w:i/>
            <w:iCs/>
            <w:kern w:val="0"/>
            <w:szCs w:val="24"/>
            <w14:ligatures w14:val="none"/>
          </w:rPr>
          <w:t xml:space="preserve"> </w:t>
        </w:r>
      </w:ins>
      <w:del w:id="557" w:author="Duan, Sean (MU-Student)" w:date="2025-03-11T12:08:00Z" w16du:dateUtc="2025-03-11T17:08:00Z">
        <w:r w:rsidRPr="00F22ED1" w:rsidDel="00BC77E9">
          <w:rPr>
            <w:rFonts w:ascii="Calibri" w:eastAsia="Calibri" w:hAnsi="Calibri" w:cs="Times New Roman"/>
            <w:i/>
            <w:iCs/>
            <w:kern w:val="0"/>
            <w:szCs w:val="24"/>
            <w14:ligatures w14:val="none"/>
          </w:rPr>
          <w:delText>c</w:delText>
        </w:r>
      </w:del>
      <w:ins w:id="558" w:author="Duan, Sean (MU-Student)" w:date="2025-03-11T12:08:00Z" w16du:dateUtc="2025-03-11T17:08:00Z">
        <w:r w:rsidR="00BC77E9">
          <w:rPr>
            <w:rFonts w:ascii="Calibri" w:eastAsia="Calibri" w:hAnsi="Calibri" w:cs="Times New Roman"/>
            <w:i/>
            <w:iCs/>
            <w:kern w:val="0"/>
            <w:szCs w:val="24"/>
            <w14:ligatures w14:val="none"/>
          </w:rPr>
          <w:t>C</w:t>
        </w:r>
      </w:ins>
      <w:r w:rsidRPr="00F22ED1">
        <w:rPr>
          <w:rFonts w:ascii="Calibri" w:eastAsia="Calibri" w:hAnsi="Calibri" w:cs="Times New Roman"/>
          <w:i/>
          <w:iCs/>
          <w:kern w:val="0"/>
          <w:szCs w:val="24"/>
          <w14:ligatures w14:val="none"/>
        </w:rPr>
        <w:t>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“Slavery, forced labor, and human trafficking are violations of human rights.” (</w:t>
      </w:r>
      <w:r w:rsidRPr="00F22ED1">
        <w:rPr>
          <w:rFonts w:ascii="Calibri" w:eastAsia="Calibri" w:hAnsi="Calibri" w:cs="Times New Roman"/>
          <w:i/>
          <w:iCs/>
          <w:kern w:val="0"/>
          <w:szCs w:val="24"/>
          <w14:ligatures w14:val="none"/>
        </w:rPr>
        <w:t>Slavery</w:t>
      </w:r>
      <w:r w:rsidRPr="00F22ED1">
        <w:rPr>
          <w:rFonts w:ascii="Calibri" w:eastAsia="Calibri" w:hAnsi="Calibri" w:cs="Times New Roman"/>
          <w:kern w:val="0"/>
          <w:szCs w:val="24"/>
          <w14:ligatures w14:val="none"/>
        </w:rPr>
        <w:t xml:space="preserve">). </w:t>
      </w:r>
    </w:p>
    <w:p w14:paraId="686B5A0C" w14:textId="18AD5A70"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Estimates of public support for </w:t>
      </w:r>
      <w:ins w:id="559" w:author="Duan, Sean (MU-Student)" w:date="2025-03-11T12:10:00Z" w16du:dateUtc="2025-03-11T17:10:00Z">
        <w:r w:rsidR="009D0940">
          <w:rPr>
            <w:rFonts w:ascii="Calibri" w:eastAsia="Calibri" w:hAnsi="Calibri" w:cs="Times New Roman"/>
            <w:kern w:val="0"/>
            <w:szCs w:val="24"/>
            <w14:ligatures w14:val="none"/>
          </w:rPr>
          <w:t>[topic]</w:t>
        </w:r>
      </w:ins>
      <w:del w:id="560" w:author="Duan, Sean (MU-Student)" w:date="2025-03-11T12:10:00Z" w16du:dateUtc="2025-03-11T17:10:00Z">
        <w:r w:rsidRPr="00F22ED1" w:rsidDel="009D0940">
          <w:rPr>
            <w:rFonts w:ascii="Calibri" w:eastAsia="Calibri" w:hAnsi="Calibri" w:cs="Times New Roman"/>
            <w:kern w:val="0"/>
            <w:szCs w:val="24"/>
            <w14:ligatures w14:val="none"/>
          </w:rPr>
          <w:delText>the four highly polarized issues</w:delText>
        </w:r>
      </w:del>
      <w:r w:rsidRPr="00F22ED1">
        <w:rPr>
          <w:rFonts w:ascii="Calibri" w:eastAsia="Calibri" w:hAnsi="Calibri" w:cs="Times New Roman"/>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F22ED1">
        <w:rPr>
          <w:rFonts w:ascii="Calibri" w:eastAsia="Calibri" w:hAnsi="Calibri" w:cs="Times New Roman"/>
          <w:szCs w:val="24"/>
        </w:rPr>
        <w:t>how ‘surprised’ they were at the 2018 social consensus information provided. Surprise was measured with a 5-point Likert scale ranging from ‘Not Surprised’ (1) to ‘Very Surprised’ (5).</w:t>
      </w:r>
    </w:p>
    <w:p w14:paraId="796A6741"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w:t>
      </w:r>
    </w:p>
    <w:p w14:paraId="02083435" w14:textId="77777777" w:rsidR="00D51ED9" w:rsidDel="003A32AD" w:rsidRDefault="00D51ED9" w:rsidP="003A32AD">
      <w:pPr>
        <w:spacing w:before="180" w:after="180" w:afterAutospacing="1" w:line="480" w:lineRule="auto"/>
        <w:ind w:firstLine="720"/>
        <w:rPr>
          <w:del w:id="561" w:author="Shaffer, Victoria" w:date="2025-02-25T15:13:00Z" w16du:dateUtc="2025-02-25T21:13:00Z"/>
          <w:rFonts w:ascii="Calibri Light" w:eastAsia="Times New Roman" w:hAnsi="Calibri Light" w:cs="Times New Roman"/>
          <w:b/>
          <w:i/>
          <w:color w:val="000000"/>
          <w:sz w:val="28"/>
          <w:szCs w:val="24"/>
        </w:rPr>
      </w:pPr>
      <w:r w:rsidRPr="00F22ED1">
        <w:rPr>
          <w:rFonts w:ascii="Calibri" w:eastAsia="Calibri" w:hAnsi="Calibri" w:cs="Times New Roman"/>
          <w:kern w:val="0"/>
          <w:szCs w:val="24"/>
          <w14:ligatures w14:val="none"/>
        </w:rPr>
        <w:t xml:space="preserve">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fractions on a number line that </w:t>
      </w:r>
      <w:r w:rsidRPr="00F22ED1">
        <w:rPr>
          <w:rFonts w:ascii="Calibri" w:eastAsia="Calibri" w:hAnsi="Calibri" w:cs="Times New Roman"/>
          <w:kern w:val="0"/>
          <w:szCs w:val="24"/>
          <w14:ligatures w14:val="none"/>
        </w:rPr>
        <w:lastRenderedPageBreak/>
        <w:t>ranged from 0-5 (e.g., 17/4, 9/2) Performance was calculated as the total percent absolute error accumulated across all fractions, defined as: (|Answer - Correct Answer|) / Numerical Range.</w:t>
      </w:r>
    </w:p>
    <w:p w14:paraId="32B78B70" w14:textId="77777777" w:rsidR="003A32AD" w:rsidRPr="00F22ED1" w:rsidRDefault="003A32AD" w:rsidP="00D51ED9">
      <w:pPr>
        <w:spacing w:before="180" w:after="180" w:afterAutospacing="1" w:line="480" w:lineRule="auto"/>
        <w:ind w:firstLine="720"/>
        <w:rPr>
          <w:ins w:id="562" w:author="Shaffer, Victoria" w:date="2025-02-25T15:13:00Z" w16du:dateUtc="2025-02-25T21:13:00Z"/>
          <w:rFonts w:ascii="Calibri" w:eastAsia="Calibri" w:hAnsi="Calibri" w:cs="Times New Roman"/>
          <w:kern w:val="0"/>
          <w:szCs w:val="24"/>
          <w14:ligatures w14:val="none"/>
        </w:rPr>
      </w:pPr>
    </w:p>
    <w:p w14:paraId="0FC79805" w14:textId="77777777" w:rsidR="00D51ED9" w:rsidRPr="00F22ED1" w:rsidRDefault="00D51ED9">
      <w:pPr>
        <w:spacing w:before="180" w:after="180" w:afterAutospacing="1" w:line="480" w:lineRule="auto"/>
        <w:rPr>
          <w:rFonts w:ascii="Calibri Light" w:eastAsia="Times New Roman" w:hAnsi="Calibri Light" w:cs="Times New Roman"/>
          <w:b/>
          <w:i/>
          <w:color w:val="000000"/>
          <w:sz w:val="28"/>
          <w:szCs w:val="24"/>
        </w:rPr>
        <w:pPrChange w:id="563" w:author="Shaffer, Victoria" w:date="2025-02-25T15:13:00Z" w16du:dateUtc="2025-02-25T21:13:00Z">
          <w:pPr>
            <w:keepNext/>
            <w:keepLines/>
            <w:spacing w:after="0" w:afterAutospacing="1" w:line="480" w:lineRule="auto"/>
            <w:outlineLvl w:val="2"/>
          </w:pPr>
        </w:pPrChange>
      </w:pPr>
      <w:bookmarkStart w:id="564" w:name="_Toc151474571"/>
      <w:bookmarkStart w:id="565" w:name="_Toc173848400"/>
      <w:r w:rsidRPr="00F22ED1">
        <w:rPr>
          <w:rFonts w:ascii="Calibri Light" w:eastAsia="Times New Roman" w:hAnsi="Calibri Light" w:cs="Times New Roman"/>
          <w:b/>
          <w:i/>
          <w:color w:val="000000"/>
          <w:sz w:val="28"/>
          <w:szCs w:val="24"/>
        </w:rPr>
        <w:t>Power and Statistical Analysis</w:t>
      </w:r>
      <w:bookmarkEnd w:id="564"/>
      <w:bookmarkEnd w:id="565"/>
    </w:p>
    <w:p w14:paraId="771FA539" w14:textId="25A23195"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Erdfelder, Lang, and Buchner, 2007; Faul, Erdfelder, Buchner, and Lang, 2009). </w:t>
      </w:r>
      <w:del w:id="566" w:author="Duan, Sean (MU-Student)" w:date="2025-03-11T12:11:00Z" w16du:dateUtc="2025-03-11T17:11:00Z">
        <w:r w:rsidRPr="00F22ED1" w:rsidDel="000E2D84">
          <w:rPr>
            <w:rFonts w:ascii="Calibri" w:eastAsia="Calibri" w:hAnsi="Calibri" w:cs="Times New Roman"/>
            <w:szCs w:val="24"/>
          </w:rPr>
          <w:delText>The four highly</w:delText>
        </w:r>
      </w:del>
      <w:ins w:id="567" w:author="Duan, Sean (MU-Student)" w:date="2025-03-11T12:11:00Z" w16du:dateUtc="2025-03-11T17:11:00Z">
        <w:r w:rsidR="000E2D84">
          <w:rPr>
            <w:rFonts w:ascii="Calibri" w:eastAsia="Calibri" w:hAnsi="Calibri" w:cs="Times New Roman"/>
            <w:szCs w:val="24"/>
          </w:rPr>
          <w:t>Support for [topic]</w:t>
        </w:r>
      </w:ins>
      <w:del w:id="568" w:author="Duan, Sean (MU-Student)" w:date="2025-03-11T12:11:00Z" w16du:dateUtc="2025-03-11T17:11:00Z">
        <w:r w:rsidRPr="00F22ED1" w:rsidDel="000E2D84">
          <w:rPr>
            <w:rFonts w:ascii="Calibri" w:eastAsia="Calibri" w:hAnsi="Calibri" w:cs="Times New Roman"/>
            <w:szCs w:val="24"/>
          </w:rPr>
          <w:delText xml:space="preserve"> polarized beliefs that were surveyed were</w:delText>
        </w:r>
      </w:del>
      <w:ins w:id="569" w:author="Duan, Sean (MU-Student)" w:date="2025-03-11T12:11:00Z" w16du:dateUtc="2025-03-11T17:11:00Z">
        <w:r w:rsidR="000E2D84">
          <w:rPr>
            <w:rFonts w:ascii="Calibri" w:eastAsia="Calibri" w:hAnsi="Calibri" w:cs="Times New Roman"/>
            <w:szCs w:val="24"/>
          </w:rPr>
          <w:t xml:space="preserve"> was</w:t>
        </w:r>
      </w:ins>
      <w:del w:id="570" w:author="Duan, Sean (MU-Student)" w:date="2025-03-11T12:11:00Z" w16du:dateUtc="2025-03-11T17:11:00Z">
        <w:r w:rsidRPr="00F22ED1" w:rsidDel="000E2D84">
          <w:rPr>
            <w:rFonts w:ascii="Calibri" w:eastAsia="Calibri" w:hAnsi="Calibri" w:cs="Times New Roman"/>
            <w:szCs w:val="24"/>
          </w:rPr>
          <w:delText xml:space="preserve"> all</w:delText>
        </w:r>
      </w:del>
      <w:r w:rsidRPr="00F22ED1">
        <w:rPr>
          <w:rFonts w:ascii="Calibri" w:eastAsia="Calibri" w:hAnsi="Calibri" w:cs="Times New Roman"/>
          <w:szCs w:val="24"/>
        </w:rPr>
        <w:t xml:space="preserve"> treated as </w:t>
      </w:r>
      <w:ins w:id="571" w:author="Duan, Sean (MU-Student)" w:date="2025-03-11T12:11:00Z" w16du:dateUtc="2025-03-11T17:11:00Z">
        <w:r w:rsidR="002D7FD8">
          <w:rPr>
            <w:rFonts w:ascii="Calibri" w:eastAsia="Calibri" w:hAnsi="Calibri" w:cs="Times New Roman"/>
            <w:szCs w:val="24"/>
          </w:rPr>
          <w:t xml:space="preserve">a </w:t>
        </w:r>
      </w:ins>
      <w:r w:rsidRPr="00F22ED1">
        <w:rPr>
          <w:rFonts w:ascii="Calibri" w:eastAsia="Calibri" w:hAnsi="Calibri" w:cs="Times New Roman"/>
          <w:szCs w:val="24"/>
        </w:rPr>
        <w:t>continuous variable</w:t>
      </w:r>
      <w:del w:id="572" w:author="Duan, Sean (MU-Student)" w:date="2025-03-11T12:11:00Z" w16du:dateUtc="2025-03-11T17:11:00Z">
        <w:r w:rsidRPr="00F22ED1" w:rsidDel="002D7FD8">
          <w:rPr>
            <w:rFonts w:ascii="Calibri" w:eastAsia="Calibri" w:hAnsi="Calibri" w:cs="Times New Roman"/>
            <w:szCs w:val="24"/>
          </w:rPr>
          <w:delText>s</w:delText>
        </w:r>
      </w:del>
      <w:r w:rsidRPr="00F22ED1">
        <w:rPr>
          <w:rFonts w:ascii="Calibri" w:eastAsia="Calibri" w:hAnsi="Calibri" w:cs="Times New Roman"/>
          <w:szCs w:val="24"/>
        </w:rPr>
        <w:t>. We examined the effects of experimental condition (high or low social consensus) and individual differences (deontological and utilitarian orientation, health literacy, multiple measures of numeracy) on our outcome measure. We examined the main effect, as well as interactions between deontology and utilitarianism with our experimental conditions for our predictors. All tests were conducted in R and considered statistically significant when P &lt;.05.</w:t>
      </w:r>
    </w:p>
    <w:p w14:paraId="14126F66"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73" w:name="_Toc151474572"/>
      <w:bookmarkStart w:id="574" w:name="_Toc173848401"/>
      <w:bookmarkStart w:id="575" w:name="_Toc194321795"/>
      <w:r w:rsidRPr="00F22ED1">
        <w:rPr>
          <w:rFonts w:ascii="Calibri Light" w:eastAsia="Times New Roman" w:hAnsi="Calibri Light" w:cs="Times New Roman"/>
          <w:b/>
          <w:i/>
          <w:color w:val="000000"/>
          <w:sz w:val="28"/>
          <w:szCs w:val="24"/>
        </w:rPr>
        <w:t>Study 1 Hypotheses</w:t>
      </w:r>
      <w:bookmarkEnd w:id="573"/>
      <w:bookmarkEnd w:id="574"/>
      <w:bookmarkEnd w:id="575"/>
      <w:r w:rsidRPr="00F22ED1">
        <w:rPr>
          <w:rFonts w:ascii="Calibri Light" w:eastAsia="Times New Roman" w:hAnsi="Calibri Light" w:cs="Times New Roman"/>
          <w:b/>
          <w:i/>
          <w:color w:val="000000"/>
          <w:sz w:val="28"/>
          <w:szCs w:val="24"/>
        </w:rPr>
        <w:t xml:space="preserve"> </w:t>
      </w:r>
    </w:p>
    <w:p w14:paraId="224860EA" w14:textId="77777777" w:rsidR="00D51ED9" w:rsidRPr="00F22ED1" w:rsidRDefault="00D51ED9" w:rsidP="00D51ED9">
      <w:pPr>
        <w:pStyle w:val="FirstParagraph"/>
        <w:spacing w:line="480" w:lineRule="auto"/>
        <w:ind w:firstLine="720"/>
        <w:rPr>
          <w:rFonts w:eastAsia="Times New Roman" w:cstheme="minorHAnsi"/>
          <w:b/>
          <w:i/>
          <w:color w:val="000000"/>
          <w:sz w:val="32"/>
          <w:szCs w:val="28"/>
        </w:rPr>
      </w:pPr>
      <w:r w:rsidRPr="00F22ED1">
        <w:rPr>
          <w:rFonts w:cstheme="minorHAnsi"/>
          <w:szCs w:val="28"/>
        </w:rPr>
        <w:t xml:space="preserve">We predicted high social consensus would lead to more positive support for highly polarized issues (H1). Additionally, our second hypothesis is that the two subscales, Utilitarian and Deontological Orientation, of the ethical standards of judgement questionnaire (ESJQ) </w:t>
      </w:r>
      <w:r w:rsidRPr="00F22ED1">
        <w:rPr>
          <w:rFonts w:cstheme="minorHAnsi"/>
          <w:szCs w:val="28"/>
        </w:rPr>
        <w:lastRenderedPageBreak/>
        <w:t xml:space="preserve">would be significant predictors of support for these polarized issues.  (e.g., our hypothesis had no </w:t>
      </w:r>
      <w:r w:rsidRPr="00F22ED1">
        <w:rPr>
          <w:rFonts w:cstheme="minorHAnsi"/>
          <w:i/>
          <w:iCs/>
          <w:szCs w:val="28"/>
        </w:rPr>
        <w:t>a-priori</w:t>
      </w:r>
      <w:r w:rsidRPr="00F22ED1">
        <w:rPr>
          <w:rFonts w:cstheme="minorHAnsi"/>
          <w:i/>
          <w:iCs/>
          <w:szCs w:val="28"/>
        </w:rPr>
        <w:softHyphen/>
        <w:t xml:space="preserve"> </w:t>
      </w:r>
      <w:r w:rsidRPr="00F22ED1">
        <w:rPr>
          <w:rFonts w:cstheme="minorHAnsi"/>
          <w:szCs w:val="28"/>
        </w:rPr>
        <w:t>directional effect).</w:t>
      </w:r>
    </w:p>
    <w:p w14:paraId="4DBAC813"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576" w:name="_Toc173848402"/>
      <w:bookmarkStart w:id="577" w:name="_Toc194321796"/>
      <w:r w:rsidRPr="00F22ED1">
        <w:rPr>
          <w:rFonts w:ascii="Calibri Light" w:eastAsia="Times New Roman" w:hAnsi="Calibri Light" w:cs="Times New Roman"/>
          <w:b/>
          <w:bCs/>
          <w:kern w:val="0"/>
          <w:sz w:val="28"/>
          <w:szCs w:val="28"/>
          <w14:ligatures w14:val="none"/>
        </w:rPr>
        <w:t>Results</w:t>
      </w:r>
      <w:bookmarkEnd w:id="576"/>
      <w:bookmarkEnd w:id="577"/>
    </w:p>
    <w:p w14:paraId="119A5D4B" w14:textId="236EA123"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our two hypotheses with a series of within-subjects analysis of variance (ANOVA) models comparing support for </w:t>
      </w:r>
      <w:del w:id="578" w:author="Duan, Sean (MU-Student)" w:date="2025-03-11T12:12:00Z" w16du:dateUtc="2025-03-11T17:12:00Z">
        <w:r w:rsidRPr="00F22ED1" w:rsidDel="00805A83">
          <w:rPr>
            <w:rFonts w:ascii="Calibri" w:eastAsia="Calibri" w:hAnsi="Calibri" w:cs="Times New Roman"/>
            <w:sz w:val="24"/>
            <w:szCs w:val="24"/>
          </w:rPr>
          <w:delText>the highly polarized issues</w:delText>
        </w:r>
      </w:del>
      <w:ins w:id="579" w:author="Duan, Sean (MU-Student)" w:date="2025-03-11T12:12:00Z" w16du:dateUtc="2025-03-11T17:12:00Z">
        <w:r w:rsidR="00805A83">
          <w:rPr>
            <w:rFonts w:ascii="Calibri" w:eastAsia="Calibri" w:hAnsi="Calibri" w:cs="Times New Roman"/>
            <w:sz w:val="24"/>
            <w:szCs w:val="24"/>
          </w:rPr>
          <w:t>[topic]</w:t>
        </w:r>
      </w:ins>
      <w:r w:rsidRPr="00F22ED1">
        <w:rPr>
          <w:rFonts w:ascii="Calibri" w:eastAsia="Calibri" w:hAnsi="Calibri" w:cs="Times New Roman"/>
          <w:sz w:val="24"/>
          <w:szCs w:val="24"/>
        </w:rPr>
        <w:t xml:space="preserve"> both before and after our social consensus manipulation. The alpha level for these analyses was .05.</w:t>
      </w:r>
    </w:p>
    <w:p w14:paraId="69F9B84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0" w:name="_Toc173848403"/>
      <w:bookmarkStart w:id="581" w:name="_Toc194321797"/>
      <w:r w:rsidRPr="00F22ED1">
        <w:rPr>
          <w:rFonts w:ascii="Calibri Light" w:eastAsia="Times New Roman" w:hAnsi="Calibri Light" w:cs="Times New Roman"/>
          <w:b/>
          <w:i/>
          <w:color w:val="000000"/>
          <w:sz w:val="28"/>
          <w:szCs w:val="24"/>
        </w:rPr>
        <w:t>Social Consensus Manipulation</w:t>
      </w:r>
      <w:bookmarkEnd w:id="580"/>
      <w:bookmarkEnd w:id="581"/>
    </w:p>
    <w:p w14:paraId="2C202256"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ANOVA models was composed of our dependent variable (quantified as level of support for our issues), with time, condition, numeracy (subjective and objective), utilitarian orientation, deontological orientation, and health literacy as our ‘simple effect’ predictors. To test H1, we conducted a mixed ANOVA with time (pre or post intervention) as a within-subjects factor and our social consensus manipulation (high or low social consensus condition) as a between-subjects factor.</w:t>
      </w:r>
    </w:p>
    <w:p w14:paraId="67D21834" w14:textId="6E748942"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support of H1, there was a significant time x condition interaction, such that there was greater increase over time in support for the highly polarized issues in the high social consensus condition compared to the low social consensus condition. Our planned analysis revealed that participants in our two social consensus conditions had a statistically significant difference in pattern from pre- to post-intervention (e.g., participants in the high social consensus condition had higher post-intervention scores, and participants in the low social consensus had lower post-intervention scores). This pattern was the case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w:t>
      </w:r>
      <w:r w:rsidRPr="00F22ED1">
        <w:rPr>
          <w:rFonts w:ascii="Calibri" w:eastAsia="Calibri" w:hAnsi="Calibri" w:cs="Times New Roman"/>
        </w:rPr>
        <w:lastRenderedPageBreak/>
        <w:t xml:space="preserve">7.600, </w:t>
      </w:r>
      <w:r w:rsidRPr="00F22ED1">
        <w:rPr>
          <w:rFonts w:ascii="Calibri" w:eastAsia="Calibri" w:hAnsi="Calibri" w:cs="Times New Roman"/>
          <w:i/>
          <w:iCs/>
        </w:rPr>
        <w:t>p</w:t>
      </w:r>
      <w:r w:rsidRPr="00F22ED1">
        <w:rPr>
          <w:rFonts w:ascii="Calibri" w:eastAsia="Calibri" w:hAnsi="Calibri" w:cs="Times New Roman"/>
        </w:rPr>
        <w:t xml:space="preserve"> = 0.015), </w:t>
      </w:r>
      <w:r w:rsidRPr="00F22ED1">
        <w:rPr>
          <w:rFonts w:ascii="Calibri" w:eastAsia="Calibri" w:hAnsi="Calibri" w:cs="Times New Roman"/>
          <w:u w:val="single"/>
        </w:rPr>
        <w:t>Capital Punishment</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8.238,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0.025</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5.614, </w:t>
      </w:r>
      <w:r w:rsidRPr="00F22ED1">
        <w:rPr>
          <w:rFonts w:ascii="Calibri" w:eastAsia="Calibri" w:hAnsi="Calibri" w:cs="Times New Roman"/>
          <w:i/>
          <w:iCs/>
        </w:rPr>
        <w:t>p</w:t>
      </w:r>
      <w:r w:rsidRPr="00F22ED1">
        <w:rPr>
          <w:rFonts w:ascii="Calibri" w:eastAsia="Calibri" w:hAnsi="Calibri" w:cs="Times New Roman"/>
        </w:rPr>
        <w:t xml:space="preserve"> = 0.025). The table below briefly summarizes group mean differences between the conditions and times. Additionally, see figure </w:t>
      </w:r>
      <w:r w:rsidR="00455ECE" w:rsidRPr="00F22ED1">
        <w:rPr>
          <w:rFonts w:ascii="Calibri" w:eastAsia="Calibri" w:hAnsi="Calibri" w:cs="Times New Roman"/>
        </w:rPr>
        <w:t xml:space="preserve">1 </w:t>
      </w:r>
      <w:r w:rsidRPr="00F22ED1">
        <w:rPr>
          <w:rFonts w:ascii="Calibri" w:eastAsia="Calibri" w:hAnsi="Calibri" w:cs="Times New Roman"/>
        </w:rPr>
        <w:t>below, illustrating this pattern of effects from pre- to post- intervention.</w:t>
      </w:r>
    </w:p>
    <w:p w14:paraId="01F7705D" w14:textId="5E89CFBA" w:rsidR="00D51ED9" w:rsidRPr="00F22ED1" w:rsidDel="001F5823" w:rsidRDefault="00D51ED9" w:rsidP="00D51ED9">
      <w:pPr>
        <w:spacing w:after="100" w:afterAutospacing="1" w:line="480" w:lineRule="auto"/>
        <w:ind w:firstLine="720"/>
        <w:rPr>
          <w:del w:id="582" w:author="Duan, Sean (MU-Student)" w:date="2025-03-11T11:48:00Z" w16du:dateUtc="2025-03-11T16:48:00Z"/>
          <w:rFonts w:ascii="Calibri" w:eastAsia="Calibri" w:hAnsi="Calibri" w:cs="Times New Roman"/>
        </w:rPr>
      </w:pPr>
    </w:p>
    <w:p w14:paraId="0C9E61BA" w14:textId="574975C1" w:rsidR="00D51ED9" w:rsidRPr="00F22ED1" w:rsidDel="001F5823" w:rsidRDefault="00D51ED9" w:rsidP="00D51ED9">
      <w:pPr>
        <w:spacing w:after="100" w:afterAutospacing="1" w:line="480" w:lineRule="auto"/>
        <w:ind w:firstLine="720"/>
        <w:rPr>
          <w:del w:id="583" w:author="Duan, Sean (MU-Student)" w:date="2025-03-11T11:48:00Z" w16du:dateUtc="2025-03-11T16:48:00Z"/>
          <w:rFonts w:ascii="Calibri" w:eastAsia="Calibri" w:hAnsi="Calibri" w:cs="Times New Roman"/>
        </w:rPr>
      </w:pPr>
    </w:p>
    <w:p w14:paraId="3317CA0E" w14:textId="0E64F99A" w:rsidR="00D51ED9" w:rsidRPr="00F22ED1" w:rsidDel="001F5823" w:rsidRDefault="00D51ED9" w:rsidP="00D51ED9">
      <w:pPr>
        <w:spacing w:after="100" w:afterAutospacing="1" w:line="480" w:lineRule="auto"/>
        <w:ind w:firstLine="720"/>
        <w:rPr>
          <w:del w:id="584" w:author="Duan, Sean (MU-Student)" w:date="2025-03-11T11:48:00Z" w16du:dateUtc="2025-03-11T16:48:00Z"/>
          <w:rFonts w:ascii="Calibri" w:eastAsia="Calibri" w:hAnsi="Calibri" w:cs="Times New Roman"/>
        </w:rPr>
      </w:pPr>
    </w:p>
    <w:p w14:paraId="32AF4F5F" w14:textId="1349F102" w:rsidR="00D51ED9" w:rsidRPr="00F22ED1" w:rsidDel="001F5823" w:rsidRDefault="00D51ED9" w:rsidP="00D51ED9">
      <w:pPr>
        <w:spacing w:after="100" w:afterAutospacing="1" w:line="480" w:lineRule="auto"/>
        <w:ind w:firstLine="720"/>
        <w:rPr>
          <w:del w:id="585" w:author="Duan, Sean (MU-Student)" w:date="2025-03-11T11:48:00Z" w16du:dateUtc="2025-03-11T16:48:00Z"/>
          <w:rFonts w:ascii="Calibri" w:eastAsia="Calibri" w:hAnsi="Calibri" w:cs="Times New Roman"/>
        </w:rPr>
      </w:pPr>
    </w:p>
    <w:tbl>
      <w:tblPr>
        <w:tblStyle w:val="TableGrid"/>
        <w:tblW w:w="9832" w:type="dxa"/>
        <w:tblLayout w:type="fixed"/>
        <w:tblLook w:val="04A0" w:firstRow="1" w:lastRow="0" w:firstColumn="1" w:lastColumn="0" w:noHBand="0" w:noVBand="1"/>
      </w:tblPr>
      <w:tblGrid>
        <w:gridCol w:w="805"/>
        <w:gridCol w:w="1620"/>
        <w:gridCol w:w="3712"/>
        <w:gridCol w:w="3685"/>
        <w:gridCol w:w="10"/>
      </w:tblGrid>
      <w:tr w:rsidR="00D51ED9" w:rsidRPr="00F22ED1" w14:paraId="329A2070" w14:textId="77777777" w:rsidTr="004B0F87">
        <w:trPr>
          <w:trHeight w:val="530"/>
        </w:trPr>
        <w:tc>
          <w:tcPr>
            <w:tcW w:w="2425" w:type="dxa"/>
            <w:gridSpan w:val="2"/>
            <w:vMerge w:val="restart"/>
          </w:tcPr>
          <w:p w14:paraId="0A84C75E" w14:textId="1F3EFF2F" w:rsidR="00D51ED9" w:rsidRPr="00F22ED1" w:rsidRDefault="004B0F87" w:rsidP="00263066">
            <w:pPr>
              <w:spacing w:after="100" w:afterAutospacing="1" w:line="480" w:lineRule="auto"/>
              <w:rPr>
                <w:rFonts w:ascii="Calibri" w:eastAsia="Calibri" w:hAnsi="Calibri" w:cs="Times New Roman"/>
              </w:rPr>
            </w:pPr>
            <w:r w:rsidRPr="00F22ED1">
              <w:rPr>
                <w:rFonts w:ascii="Calibri" w:eastAsia="Calibri" w:hAnsi="Calibri" w:cs="Times New Roman"/>
              </w:rPr>
              <w:t>Fig. 1</w:t>
            </w:r>
          </w:p>
        </w:tc>
        <w:tc>
          <w:tcPr>
            <w:tcW w:w="7407" w:type="dxa"/>
            <w:gridSpan w:val="3"/>
          </w:tcPr>
          <w:p w14:paraId="22E126CC" w14:textId="77777777" w:rsidR="00D51ED9" w:rsidRPr="00F22ED1" w:rsidRDefault="00D51ED9" w:rsidP="00263066">
            <w:pPr>
              <w:spacing w:after="100" w:afterAutospacing="1" w:line="480" w:lineRule="auto"/>
              <w:jc w:val="center"/>
              <w:rPr>
                <w:rFonts w:ascii="Calibri" w:eastAsia="Calibri" w:hAnsi="Calibri" w:cs="Times New Roman"/>
                <w:b/>
                <w:bCs/>
                <w:sz w:val="28"/>
                <w:szCs w:val="24"/>
              </w:rPr>
            </w:pPr>
            <w:r w:rsidRPr="00F22ED1">
              <w:rPr>
                <w:rFonts w:ascii="Calibri" w:eastAsia="Calibri" w:hAnsi="Calibri" w:cs="Times New Roman"/>
                <w:b/>
                <w:bCs/>
                <w:sz w:val="28"/>
                <w:szCs w:val="24"/>
              </w:rPr>
              <w:t>IV 2: Social Consensus Condition</w:t>
            </w:r>
          </w:p>
        </w:tc>
      </w:tr>
      <w:tr w:rsidR="00D51ED9" w:rsidRPr="00F22ED1" w14:paraId="2C815DE1" w14:textId="77777777" w:rsidTr="004B0F87">
        <w:trPr>
          <w:gridAfter w:val="1"/>
          <w:wAfter w:w="10" w:type="dxa"/>
          <w:trHeight w:val="377"/>
        </w:trPr>
        <w:tc>
          <w:tcPr>
            <w:tcW w:w="2425" w:type="dxa"/>
            <w:gridSpan w:val="2"/>
            <w:vMerge/>
          </w:tcPr>
          <w:p w14:paraId="5DDB2CFC" w14:textId="77777777" w:rsidR="00D51ED9" w:rsidRPr="00F22ED1" w:rsidRDefault="00D51ED9" w:rsidP="00263066">
            <w:pPr>
              <w:spacing w:after="100" w:afterAutospacing="1" w:line="480" w:lineRule="auto"/>
              <w:rPr>
                <w:rFonts w:ascii="Calibri" w:eastAsia="Calibri" w:hAnsi="Calibri" w:cs="Times New Roman"/>
              </w:rPr>
            </w:pPr>
          </w:p>
        </w:tc>
        <w:tc>
          <w:tcPr>
            <w:tcW w:w="3712" w:type="dxa"/>
          </w:tcPr>
          <w:p w14:paraId="3C599BE6"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High Social Consensus</w:t>
            </w:r>
          </w:p>
        </w:tc>
        <w:tc>
          <w:tcPr>
            <w:tcW w:w="3685" w:type="dxa"/>
          </w:tcPr>
          <w:p w14:paraId="54BE8857"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Low Social Consensus</w:t>
            </w:r>
          </w:p>
        </w:tc>
      </w:tr>
      <w:tr w:rsidR="00D51ED9" w:rsidRPr="00F22ED1" w14:paraId="3E7D3A6B" w14:textId="77777777" w:rsidTr="004B0F87">
        <w:trPr>
          <w:gridAfter w:val="1"/>
          <w:wAfter w:w="10" w:type="dxa"/>
          <w:trHeight w:val="1637"/>
        </w:trPr>
        <w:tc>
          <w:tcPr>
            <w:tcW w:w="805" w:type="dxa"/>
            <w:vMerge w:val="restart"/>
          </w:tcPr>
          <w:p w14:paraId="79FB4645" w14:textId="77777777" w:rsidR="00D51ED9" w:rsidRPr="00F22ED1" w:rsidRDefault="00D51ED9" w:rsidP="00263066">
            <w:pPr>
              <w:spacing w:after="100" w:afterAutospacing="1" w:line="480" w:lineRule="auto"/>
              <w:jc w:val="center"/>
              <w:rPr>
                <w:rFonts w:ascii="Calibri" w:eastAsia="Calibri" w:hAnsi="Calibri" w:cs="Times New Roman"/>
                <w:b/>
                <w:bCs/>
              </w:rPr>
            </w:pPr>
            <w:r w:rsidRPr="00F22ED1">
              <w:rPr>
                <w:rFonts w:ascii="Calibri" w:eastAsia="Calibri" w:hAnsi="Calibri" w:cs="Times New Roman"/>
                <w:b/>
                <w:bCs/>
                <w:sz w:val="28"/>
                <w:szCs w:val="24"/>
              </w:rPr>
              <w:t>IV 1: Time</w:t>
            </w:r>
          </w:p>
        </w:tc>
        <w:tc>
          <w:tcPr>
            <w:tcW w:w="1620" w:type="dxa"/>
          </w:tcPr>
          <w:p w14:paraId="37C3B47C"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Pre-Manipulation</w:t>
            </w:r>
          </w:p>
        </w:tc>
        <w:tc>
          <w:tcPr>
            <w:tcW w:w="3712" w:type="dxa"/>
          </w:tcPr>
          <w:p w14:paraId="69EFD6C8"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68.90 (25.24);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40.94 (30.14);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76.01 (22.82)</w:t>
            </w:r>
          </w:p>
        </w:tc>
        <w:tc>
          <w:tcPr>
            <w:tcW w:w="3685" w:type="dxa"/>
          </w:tcPr>
          <w:p w14:paraId="310F996A"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67.43 (26.74);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40.60 (28.91);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77.81 (20.28)</w:t>
            </w:r>
          </w:p>
        </w:tc>
      </w:tr>
      <w:tr w:rsidR="00D51ED9" w:rsidRPr="00F22ED1" w14:paraId="185FA708" w14:textId="77777777" w:rsidTr="004B0F87">
        <w:trPr>
          <w:gridAfter w:val="1"/>
          <w:wAfter w:w="10" w:type="dxa"/>
          <w:trHeight w:val="1448"/>
        </w:trPr>
        <w:tc>
          <w:tcPr>
            <w:tcW w:w="805" w:type="dxa"/>
            <w:vMerge/>
          </w:tcPr>
          <w:p w14:paraId="6536FC93" w14:textId="77777777" w:rsidR="00D51ED9" w:rsidRPr="00F22ED1" w:rsidRDefault="00D51ED9" w:rsidP="00263066">
            <w:pPr>
              <w:spacing w:after="100" w:afterAutospacing="1" w:line="480" w:lineRule="auto"/>
              <w:jc w:val="center"/>
              <w:rPr>
                <w:rFonts w:ascii="Calibri" w:eastAsia="Calibri" w:hAnsi="Calibri" w:cs="Times New Roman"/>
              </w:rPr>
            </w:pPr>
          </w:p>
        </w:tc>
        <w:tc>
          <w:tcPr>
            <w:tcW w:w="1620" w:type="dxa"/>
          </w:tcPr>
          <w:p w14:paraId="09848E37"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Post-Manipulation</w:t>
            </w:r>
          </w:p>
        </w:tc>
        <w:tc>
          <w:tcPr>
            <w:tcW w:w="3712" w:type="dxa"/>
          </w:tcPr>
          <w:p w14:paraId="3D507C4B"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72.96 (24.30);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45.40 (32.12);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78.65 (21.45)</w:t>
            </w:r>
          </w:p>
        </w:tc>
        <w:tc>
          <w:tcPr>
            <w:tcW w:w="3685" w:type="dxa"/>
          </w:tcPr>
          <w:p w14:paraId="53BD1872"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64.90 (27.18);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36.84 (28.72);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74.83 (22.93)</w:t>
            </w:r>
          </w:p>
        </w:tc>
      </w:tr>
    </w:tbl>
    <w:p w14:paraId="28979AAD" w14:textId="77777777" w:rsidR="00D51ED9" w:rsidRPr="00F22ED1" w:rsidRDefault="00D51ED9" w:rsidP="00D51ED9">
      <w:pPr>
        <w:spacing w:after="100" w:afterAutospacing="1" w:line="480" w:lineRule="auto"/>
        <w:rPr>
          <w:rFonts w:ascii="Calibri" w:eastAsia="Calibri" w:hAnsi="Calibri" w:cs="Times New Roman"/>
        </w:rPr>
      </w:pPr>
      <w:r w:rsidRPr="00F22ED1">
        <w:rPr>
          <w:noProof/>
        </w:rPr>
        <w:lastRenderedPageBreak/>
        <w:drawing>
          <wp:anchor distT="0" distB="0" distL="114300" distR="114300" simplePos="0" relativeHeight="251659264" behindDoc="0" locked="0" layoutInCell="1" allowOverlap="1" wp14:anchorId="7080C7D3" wp14:editId="177ECBE3">
            <wp:simplePos x="0" y="0"/>
            <wp:positionH relativeFrom="column">
              <wp:posOffset>0</wp:posOffset>
            </wp:positionH>
            <wp:positionV relativeFrom="paragraph">
              <wp:posOffset>3031</wp:posOffset>
            </wp:positionV>
            <wp:extent cx="5943600" cy="4753610"/>
            <wp:effectExtent l="0" t="0" r="0" b="8890"/>
            <wp:wrapSquare wrapText="bothSides"/>
            <wp:docPr id="1604285610"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59E3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6" w:name="_Toc173848404"/>
      <w:bookmarkStart w:id="587" w:name="_Toc194321798"/>
      <w:r w:rsidRPr="00F22ED1">
        <w:rPr>
          <w:rFonts w:ascii="Calibri Light" w:eastAsia="Times New Roman" w:hAnsi="Calibri Light" w:cs="Times New Roman"/>
          <w:b/>
          <w:i/>
          <w:color w:val="000000"/>
          <w:sz w:val="28"/>
          <w:szCs w:val="24"/>
        </w:rPr>
        <w:t>Deontological and Utilitarian Orientation</w:t>
      </w:r>
      <w:bookmarkEnd w:id="586"/>
      <w:bookmarkEnd w:id="587"/>
    </w:p>
    <w:p w14:paraId="67645742"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of H2a. Deontological orientation was a significant predictor of support for </w:t>
      </w:r>
      <w:r w:rsidRPr="00F22ED1">
        <w:rPr>
          <w:rFonts w:ascii="Calibri" w:eastAsia="Calibri" w:hAnsi="Calibri" w:cs="Times New Roman"/>
          <w:u w:val="single"/>
        </w:rPr>
        <w:t>Universal Health Care</w:t>
      </w:r>
      <w:r w:rsidRPr="00F22ED1">
        <w:rPr>
          <w:rFonts w:ascii="Calibri" w:eastAsia="Calibri" w:hAnsi="Calibri" w:cs="Times New Roman"/>
        </w:rPr>
        <w:t xml:space="preserve"> (ß = 3.504, </w:t>
      </w:r>
      <w:r w:rsidRPr="00F22ED1">
        <w:rPr>
          <w:rFonts w:ascii="Calibri" w:eastAsia="Calibri" w:hAnsi="Calibri" w:cs="Times New Roman"/>
          <w:i/>
          <w:iCs/>
        </w:rPr>
        <w:t>p</w:t>
      </w:r>
      <w:r w:rsidRPr="00F22ED1">
        <w:rPr>
          <w:rFonts w:ascii="Calibri" w:eastAsia="Calibri" w:hAnsi="Calibri" w:cs="Times New Roman"/>
        </w:rPr>
        <w:t xml:space="preserve"> &lt; .05), where greater deontological orientation was associated with greater support for UHC but not for </w:t>
      </w:r>
      <w:r w:rsidRPr="00F22ED1">
        <w:rPr>
          <w:rFonts w:ascii="Calibri" w:eastAsia="Calibri" w:hAnsi="Calibri" w:cs="Times New Roman"/>
          <w:u w:val="single"/>
        </w:rPr>
        <w:t>Capital Punishment</w:t>
      </w:r>
      <w:r w:rsidRPr="00F22ED1">
        <w:rPr>
          <w:rFonts w:ascii="Calibri" w:eastAsia="Calibri" w:hAnsi="Calibri" w:cs="Times New Roman"/>
        </w:rPr>
        <w:t xml:space="preserve"> (ß = 1.28,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Furthermore, there was no support for H2b; utilitarian orientation was not a significant predictor of </w:t>
      </w:r>
      <w:r w:rsidRPr="00F22ED1">
        <w:rPr>
          <w:rFonts w:ascii="Calibri" w:eastAsia="Calibri" w:hAnsi="Calibri" w:cs="Times New Roman"/>
          <w:u w:val="single"/>
        </w:rPr>
        <w:t>Universal Health Care</w:t>
      </w:r>
      <w:r w:rsidRPr="00F22ED1">
        <w:rPr>
          <w:rFonts w:ascii="Calibri" w:eastAsia="Calibri" w:hAnsi="Calibri" w:cs="Times New Roman"/>
        </w:rPr>
        <w:t xml:space="preserve"> (ß = -0.470,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r w:rsidRPr="00F22ED1">
        <w:rPr>
          <w:rFonts w:ascii="Calibri" w:eastAsia="Calibri" w:hAnsi="Calibri" w:cs="Times New Roman"/>
          <w:u w:val="single"/>
        </w:rPr>
        <w:t>Capital Punishment</w:t>
      </w:r>
      <w:r w:rsidRPr="00F22ED1">
        <w:rPr>
          <w:rFonts w:ascii="Calibri" w:eastAsia="Calibri" w:hAnsi="Calibri" w:cs="Times New Roman"/>
        </w:rPr>
        <w:t xml:space="preserve"> (ß = -1.00,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1.256,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p>
    <w:p w14:paraId="0F747BA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8" w:name="_Toc173848405"/>
      <w:bookmarkStart w:id="589" w:name="_Toc194321799"/>
      <w:r w:rsidRPr="00F22ED1">
        <w:rPr>
          <w:rFonts w:ascii="Calibri Light" w:eastAsia="Times New Roman" w:hAnsi="Calibri Light" w:cs="Times New Roman"/>
          <w:b/>
          <w:i/>
          <w:color w:val="000000"/>
          <w:sz w:val="28"/>
          <w:szCs w:val="24"/>
        </w:rPr>
        <w:lastRenderedPageBreak/>
        <w:t>Exploratory Analyses</w:t>
      </w:r>
      <w:bookmarkEnd w:id="588"/>
      <w:bookmarkEnd w:id="589"/>
    </w:p>
    <w:p w14:paraId="02B8BF77" w14:textId="7A92D220"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the effects of the individual differences on our main outcome measure of support for</w:t>
      </w:r>
      <w:ins w:id="590" w:author="Duan, Sean (MU-Student)" w:date="2025-03-11T12:23:00Z" w16du:dateUtc="2025-03-11T17:23:00Z">
        <w:r w:rsidR="001D5178">
          <w:rPr>
            <w:rFonts w:ascii="Calibri" w:eastAsia="Calibri" w:hAnsi="Calibri" w:cs="Times New Roman"/>
          </w:rPr>
          <w:t xml:space="preserve"> [topic]</w:t>
        </w:r>
      </w:ins>
      <w:del w:id="591" w:author="Duan, Sean (MU-Student)" w:date="2025-03-11T12:23:00Z" w16du:dateUtc="2025-03-11T17:23:00Z">
        <w:r w:rsidRPr="00F22ED1" w:rsidDel="001D5178">
          <w:rPr>
            <w:rFonts w:ascii="Calibri" w:eastAsia="Calibri" w:hAnsi="Calibri" w:cs="Times New Roman"/>
          </w:rPr>
          <w:delText xml:space="preserve"> a given highly polarized belief</w:delText>
        </w:r>
      </w:del>
      <w:r w:rsidRPr="00F22ED1">
        <w:rPr>
          <w:rFonts w:ascii="Calibri" w:eastAsia="Calibri" w:hAnsi="Calibri" w:cs="Times New Roman"/>
        </w:rPr>
        <w:t xml:space="preserve">. Individual differences in objective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0.390,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Additionally, individual difference in subjective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0.558,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0.431,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-0.339,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Likewise, individual differences in health literacy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0.313,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-0.620,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xml:space="preserve">, (ß = -0.147,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These results indicate that individual differences in objective/subjective numeracy and health literacy were not associated with our primary outcomes.</w:t>
      </w:r>
    </w:p>
    <w:p w14:paraId="06B6EDFA"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92" w:name="_Toc173848406"/>
      <w:bookmarkStart w:id="593" w:name="_Toc194321800"/>
      <w:r w:rsidRPr="00F22ED1">
        <w:rPr>
          <w:rFonts w:ascii="Calibri Light" w:eastAsia="Times New Roman" w:hAnsi="Calibri Light" w:cs="Times New Roman"/>
          <w:b/>
          <w:i/>
          <w:color w:val="000000"/>
          <w:sz w:val="28"/>
          <w:szCs w:val="24"/>
        </w:rPr>
        <w:t>Discussion</w:t>
      </w:r>
      <w:bookmarkEnd w:id="592"/>
      <w:bookmarkEnd w:id="593"/>
    </w:p>
    <w:p w14:paraId="32D431E8" w14:textId="511BE3AC" w:rsidR="00D51ED9" w:rsidRDefault="00D51ED9" w:rsidP="00D51ED9">
      <w:pPr>
        <w:spacing w:after="100" w:afterAutospacing="1" w:line="480" w:lineRule="auto"/>
        <w:rPr>
          <w:ins w:id="594" w:author="Duan, Sean (MU-Student)" w:date="2025-03-11T12:26:00Z" w16du:dateUtc="2025-03-11T17:26:00Z"/>
          <w:rFonts w:ascii="Calibri" w:eastAsia="Calibri" w:hAnsi="Calibri" w:cs="Times New Roman"/>
          <w:szCs w:val="24"/>
        </w:rPr>
      </w:pPr>
      <w:r w:rsidRPr="00F22ED1">
        <w:rPr>
          <w:rFonts w:ascii="Calibri" w:eastAsia="Calibri" w:hAnsi="Calibri" w:cs="Times New Roman"/>
          <w:szCs w:val="24"/>
        </w:rPr>
        <w:tab/>
        <w:t xml:space="preserve">The results for Study 1 provide evidence of two main points. First, as prior literature on the effect of social conformity suggests, perception of social consensus (whether in support or opposition of a position) results in subjects aligning themselves with that consensus. Second, that greater deontological, but not utilitarian, predisposition, can be associated with changes in support for a topic. To the extent that deontological orientation affected support for a topic, it was associated with support for Universal Health Care. Methodologically speaking, one major area of concern that was not addressed in this study was alternative methods for manipulation </w:t>
      </w:r>
      <w:r w:rsidRPr="00F22ED1">
        <w:rPr>
          <w:rFonts w:ascii="Calibri" w:eastAsia="Calibri" w:hAnsi="Calibri" w:cs="Times New Roman"/>
          <w:szCs w:val="24"/>
        </w:rPr>
        <w:lastRenderedPageBreak/>
        <w:t xml:space="preserve">of support for a given topic. While manipulation of social consensus was effective, there are real concerns about the ethics of presenting a ‘false consensus’ in the process of informing and shaping public opinion. In practice, several other axis of behavior exist that have potential to be leveraged to change public support for contemporary topics. Many extremely polarizing topics are felt with ‘moral conviction’, thus, it seems to be a plausible direction to manipulate perspective change. Finally, </w:t>
      </w:r>
      <w:del w:id="595" w:author="Duan, Sean (MU-Student)" w:date="2025-03-11T12:25:00Z" w16du:dateUtc="2025-03-11T17:25:00Z">
        <w:r w:rsidRPr="00F22ED1" w:rsidDel="0007602C">
          <w:rPr>
            <w:rFonts w:ascii="Calibri" w:eastAsia="Calibri" w:hAnsi="Calibri" w:cs="Times New Roman"/>
            <w:szCs w:val="24"/>
          </w:rPr>
          <w:delText>all four</w:delText>
        </w:r>
      </w:del>
      <w:ins w:id="596" w:author="Duan, Sean (MU-Student)" w:date="2025-03-11T12:25:00Z" w16du:dateUtc="2025-03-11T17:25:00Z">
        <w:r w:rsidR="0007602C">
          <w:rPr>
            <w:rFonts w:ascii="Calibri" w:eastAsia="Calibri" w:hAnsi="Calibri" w:cs="Times New Roman"/>
            <w:szCs w:val="24"/>
          </w:rPr>
          <w:t>all of our three manipulated</w:t>
        </w:r>
      </w:ins>
      <w:del w:id="597" w:author="Duan, Sean (MU-Student)" w:date="2025-03-11T12:25:00Z" w16du:dateUtc="2025-03-11T17:25:00Z">
        <w:r w:rsidRPr="00F22ED1" w:rsidDel="0007602C">
          <w:rPr>
            <w:rFonts w:ascii="Calibri" w:eastAsia="Calibri" w:hAnsi="Calibri" w:cs="Times New Roman"/>
            <w:szCs w:val="24"/>
          </w:rPr>
          <w:delText xml:space="preserve"> of our</w:delText>
        </w:r>
      </w:del>
      <w:r w:rsidRPr="00F22ED1">
        <w:rPr>
          <w:rFonts w:ascii="Calibri" w:eastAsia="Calibri" w:hAnsi="Calibri" w:cs="Times New Roman"/>
          <w:szCs w:val="24"/>
        </w:rPr>
        <w:t xml:space="preserve"> topics for Study 1 were chosen due to prior literature indicating the topic as highly polarized (climate change, capital punishment</w:t>
      </w:r>
      <w:del w:id="598" w:author="Duan, Sean (MU-Student)" w:date="2025-03-11T12:25:00Z" w16du:dateUtc="2025-03-11T17:25:00Z">
        <w:r w:rsidRPr="00F22ED1" w:rsidDel="0007602C">
          <w:rPr>
            <w:rFonts w:ascii="Calibri" w:eastAsia="Calibri" w:hAnsi="Calibri" w:cs="Times New Roman"/>
            <w:szCs w:val="24"/>
          </w:rPr>
          <w:delText>, death penalty</w:delText>
        </w:r>
      </w:del>
      <w:r w:rsidRPr="00F22ED1">
        <w:rPr>
          <w:rFonts w:ascii="Calibri" w:eastAsia="Calibri" w:hAnsi="Calibri" w:cs="Times New Roman"/>
          <w:szCs w:val="24"/>
        </w:rPr>
        <w:t>) or because there is plausible reason to believe ethical concerns would affect the issue (Universal Health Care). However, we have not looked at how manipulations that can lead to perspective change could be different in the context of a ‘non-polarized’ topic. Therefore, we planned to incorporate an intentionally ‘non-polarized’ topic for our next study. With these issues in mind (manipulating</w:t>
      </w:r>
      <w:del w:id="599" w:author="Duan, Sean (MU-Student)" w:date="2025-03-11T12:26:00Z" w16du:dateUtc="2025-03-11T17:26:00Z">
        <w:r w:rsidRPr="00F22ED1" w:rsidDel="008F7061">
          <w:rPr>
            <w:rFonts w:ascii="Calibri" w:eastAsia="Calibri" w:hAnsi="Calibri" w:cs="Times New Roman"/>
            <w:szCs w:val="24"/>
          </w:rPr>
          <w:delText xml:space="preserve"> </w:delText>
        </w:r>
      </w:del>
      <w:ins w:id="600" w:author="Duan, Sean (MU-Student)" w:date="2025-03-11T12:26:00Z" w16du:dateUtc="2025-03-11T17:26:00Z">
        <w:r w:rsidR="008F7061">
          <w:rPr>
            <w:rFonts w:ascii="Calibri" w:eastAsia="Calibri" w:hAnsi="Calibri" w:cs="Times New Roman"/>
            <w:szCs w:val="24"/>
          </w:rPr>
          <w:t xml:space="preserve"> moral conviction</w:t>
        </w:r>
      </w:ins>
      <w:del w:id="601" w:author="Duan, Sean (MU-Student)" w:date="2025-03-11T12:26:00Z" w16du:dateUtc="2025-03-11T17:26:00Z">
        <w:r w:rsidRPr="00F22ED1" w:rsidDel="008F7061">
          <w:rPr>
            <w:rFonts w:ascii="Calibri" w:eastAsia="Calibri" w:hAnsi="Calibri" w:cs="Times New Roman"/>
            <w:szCs w:val="24"/>
          </w:rPr>
          <w:delText>a different axis of behavior for perspective change</w:delText>
        </w:r>
      </w:del>
      <w:r w:rsidRPr="00F22ED1">
        <w:rPr>
          <w:rFonts w:ascii="Calibri" w:eastAsia="Calibri" w:hAnsi="Calibri" w:cs="Times New Roman"/>
          <w:szCs w:val="24"/>
        </w:rPr>
        <w:t>, choosing a non-polarized topic), Study 2 was initiated.</w:t>
      </w:r>
    </w:p>
    <w:p w14:paraId="724DA40F" w14:textId="73133ED9" w:rsidR="004345DF" w:rsidRDefault="004345DF">
      <w:pPr>
        <w:rPr>
          <w:ins w:id="602" w:author="Duan, Sean (MU-Student)" w:date="2025-03-11T12:26:00Z" w16du:dateUtc="2025-03-11T17:26:00Z"/>
          <w:rFonts w:ascii="Calibri" w:eastAsia="Calibri" w:hAnsi="Calibri" w:cs="Times New Roman"/>
          <w:szCs w:val="24"/>
        </w:rPr>
      </w:pPr>
      <w:ins w:id="603" w:author="Duan, Sean (MU-Student)" w:date="2025-03-11T12:26:00Z" w16du:dateUtc="2025-03-11T17:26:00Z">
        <w:r>
          <w:rPr>
            <w:rFonts w:ascii="Calibri" w:eastAsia="Calibri" w:hAnsi="Calibri" w:cs="Times New Roman"/>
            <w:szCs w:val="24"/>
          </w:rPr>
          <w:br w:type="page"/>
        </w:r>
      </w:ins>
    </w:p>
    <w:p w14:paraId="445EEEB6" w14:textId="48A6BF79" w:rsidR="004345DF" w:rsidRPr="00F22ED1" w:rsidDel="004345DF" w:rsidRDefault="004345DF" w:rsidP="00D51ED9">
      <w:pPr>
        <w:spacing w:after="100" w:afterAutospacing="1" w:line="480" w:lineRule="auto"/>
        <w:rPr>
          <w:del w:id="604" w:author="Duan, Sean (MU-Student)" w:date="2025-03-11T12:26:00Z" w16du:dateUtc="2025-03-11T17:26:00Z"/>
          <w:rFonts w:ascii="Calibri" w:eastAsia="Calibri" w:hAnsi="Calibri" w:cs="Times New Roman"/>
          <w:szCs w:val="24"/>
        </w:rPr>
      </w:pPr>
    </w:p>
    <w:p w14:paraId="118B4E4E" w14:textId="77777777" w:rsidR="00D51ED9" w:rsidRPr="00F22ED1" w:rsidRDefault="00D51ED9" w:rsidP="00D51ED9">
      <w:pPr>
        <w:pStyle w:val="Heading1"/>
        <w:rPr>
          <w:rFonts w:eastAsia="Calibri"/>
        </w:rPr>
      </w:pPr>
      <w:bookmarkStart w:id="605" w:name="_Toc173848407"/>
      <w:bookmarkStart w:id="606" w:name="_Toc194321801"/>
      <w:r w:rsidRPr="00F22ED1">
        <w:rPr>
          <w:rFonts w:eastAsia="Calibri"/>
        </w:rPr>
        <w:t>Study 2</w:t>
      </w:r>
      <w:bookmarkEnd w:id="605"/>
      <w:bookmarkEnd w:id="606"/>
    </w:p>
    <w:p w14:paraId="2847BBB0"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607" w:name="_Toc173848408"/>
      <w:bookmarkStart w:id="608" w:name="_Toc194321802"/>
      <w:r w:rsidRPr="00F22ED1">
        <w:rPr>
          <w:rFonts w:ascii="Calibri Light" w:eastAsia="Times New Roman" w:hAnsi="Calibri Light" w:cs="Times New Roman"/>
          <w:b/>
          <w:bCs/>
          <w:kern w:val="0"/>
          <w:sz w:val="28"/>
          <w:szCs w:val="28"/>
          <w14:ligatures w14:val="none"/>
        </w:rPr>
        <w:t>Method</w:t>
      </w:r>
      <w:bookmarkEnd w:id="607"/>
      <w:bookmarkEnd w:id="608"/>
    </w:p>
    <w:p w14:paraId="62F80F00" w14:textId="1F0A5E0D"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2 analyzed the effects of moral conviction manipulation on </w:t>
      </w:r>
      <w:del w:id="609" w:author="Duan, Sean (MU-Student)" w:date="2025-03-11T12:26:00Z" w16du:dateUtc="2025-03-11T17:26:00Z">
        <w:r w:rsidRPr="00F22ED1" w:rsidDel="0075018A">
          <w:rPr>
            <w:rFonts w:ascii="Calibri" w:hAnsi="Calibri" w:cs="Calibri"/>
            <w:sz w:val="24"/>
            <w:szCs w:val="24"/>
          </w:rPr>
          <w:delText>cultural topics</w:delText>
        </w:r>
      </w:del>
      <w:ins w:id="610" w:author="Duan, Sean (MU-Student)" w:date="2025-03-11T12:26:00Z" w16du:dateUtc="2025-03-11T17:26:00Z">
        <w:r w:rsidR="0075018A">
          <w:rPr>
            <w:rFonts w:ascii="Calibri" w:hAnsi="Calibri" w:cs="Calibri"/>
            <w:sz w:val="24"/>
            <w:szCs w:val="24"/>
          </w:rPr>
          <w:t xml:space="preserve">polarized </w:t>
        </w:r>
      </w:ins>
      <w:ins w:id="611" w:author="Duan, Sean (MU-Student)" w:date="2025-03-11T12:27:00Z" w16du:dateUtc="2025-03-11T17:27:00Z">
        <w:r w:rsidR="00372DDF">
          <w:rPr>
            <w:rFonts w:ascii="Calibri" w:hAnsi="Calibri" w:cs="Calibri"/>
            <w:sz w:val="24"/>
            <w:szCs w:val="24"/>
          </w:rPr>
          <w:t xml:space="preserve">and non polarized </w:t>
        </w:r>
      </w:ins>
      <w:ins w:id="612" w:author="Duan, Sean (MU-Student)" w:date="2025-03-11T12:26:00Z" w16du:dateUtc="2025-03-11T17:26:00Z">
        <w:r w:rsidR="0075018A">
          <w:rPr>
            <w:rFonts w:ascii="Calibri" w:hAnsi="Calibri" w:cs="Calibri"/>
            <w:sz w:val="24"/>
            <w:szCs w:val="24"/>
          </w:rPr>
          <w:t>beliefs</w:t>
        </w:r>
      </w:ins>
      <w:r w:rsidRPr="00F22ED1">
        <w:rPr>
          <w:rFonts w:ascii="Calibri" w:hAnsi="Calibri" w:cs="Calibri"/>
          <w:sz w:val="24"/>
          <w:szCs w:val="24"/>
        </w:rPr>
        <w:t xml:space="preserve"> using a between-subjects design. Participants were randomly assigned to 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The primary outcome, support for a given topic, was measured after presentation of the moral conviction manipulation.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2.</w:t>
      </w:r>
    </w:p>
    <w:p w14:paraId="61645874" w14:textId="77777777" w:rsidR="00D51ED9" w:rsidRPr="00F22ED1" w:rsidRDefault="00D51ED9" w:rsidP="00D51ED9">
      <w:pPr>
        <w:pStyle w:val="NoSpacing"/>
        <w:spacing w:line="480" w:lineRule="auto"/>
      </w:pPr>
    </w:p>
    <w:p w14:paraId="61A231B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3" w:name="_Toc173848409"/>
      <w:bookmarkStart w:id="614" w:name="_Toc194321803"/>
      <w:r w:rsidRPr="00F22ED1">
        <w:rPr>
          <w:rFonts w:ascii="Calibri Light" w:eastAsia="Times New Roman" w:hAnsi="Calibri Light" w:cs="Times New Roman"/>
          <w:b/>
          <w:i/>
          <w:color w:val="000000"/>
          <w:sz w:val="28"/>
          <w:szCs w:val="24"/>
        </w:rPr>
        <w:t>Participants</w:t>
      </w:r>
      <w:bookmarkEnd w:id="613"/>
      <w:bookmarkEnd w:id="614"/>
    </w:p>
    <w:p w14:paraId="265AB9BD"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208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For this pilot study, we did not collect any demographic information.</w:t>
      </w:r>
    </w:p>
    <w:p w14:paraId="0194433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5" w:name="_Toc173848410"/>
      <w:bookmarkStart w:id="616" w:name="_Toc194321804"/>
      <w:r w:rsidRPr="00F22ED1">
        <w:rPr>
          <w:rFonts w:ascii="Calibri Light" w:eastAsia="Times New Roman" w:hAnsi="Calibri Light" w:cs="Times New Roman"/>
          <w:b/>
          <w:i/>
          <w:color w:val="000000"/>
          <w:sz w:val="28"/>
          <w:szCs w:val="24"/>
        </w:rPr>
        <w:t>Materials and Procedure</w:t>
      </w:r>
      <w:bookmarkEnd w:id="615"/>
      <w:bookmarkEnd w:id="616"/>
    </w:p>
    <w:p w14:paraId="2FE3F16C" w14:textId="15DA5A38"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our four issues (UHC, Climate Change, Capital Punishment, and Exercise), participants in our experimental conditions were asked to read a short essay and then respond </w:t>
      </w:r>
      <w:r w:rsidRPr="00F22ED1">
        <w:rPr>
          <w:rFonts w:ascii="Calibri" w:eastAsia="Calibri" w:hAnsi="Calibri" w:cs="Times New Roman"/>
          <w:kern w:val="0"/>
          <w:szCs w:val="24"/>
          <w14:ligatures w14:val="none"/>
        </w:rPr>
        <w:lastRenderedPageBreak/>
        <w:t xml:space="preserve">to a series of survey questions; Participants in our control condition were not asked to read any essay, and instead were directly provided the survey questions. 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To manipulate the perception of moral conviction, participants were randomly assigned to receive one of five conditions: 1) control, 2) moral responsibility, 3) moral piggybacking, 4) pragmatic, 5) hedonic; See Appendix </w:t>
      </w:r>
      <w:del w:id="617" w:author="Duan, Sean (MU-Student)" w:date="2025-03-11T12:28:00Z" w16du:dateUtc="2025-03-11T17:28:00Z">
        <w:r w:rsidRPr="00F22ED1" w:rsidDel="00677840">
          <w:rPr>
            <w:rFonts w:ascii="Calibri" w:eastAsia="Calibri" w:hAnsi="Calibri" w:cs="Times New Roman"/>
            <w:kern w:val="0"/>
            <w:szCs w:val="24"/>
            <w14:ligatures w14:val="none"/>
          </w:rPr>
          <w:delText>X</w:delText>
        </w:r>
      </w:del>
      <w:ins w:id="618" w:author="Duan, Sean (MU-Student)" w:date="2025-03-11T12:28:00Z" w16du:dateUtc="2025-03-11T17:28:00Z">
        <w:r w:rsidR="00677840">
          <w:rPr>
            <w:rFonts w:ascii="Calibri" w:eastAsia="Calibri" w:hAnsi="Calibri" w:cs="Times New Roman"/>
            <w:kern w:val="0"/>
            <w:szCs w:val="24"/>
            <w14:ligatures w14:val="none"/>
          </w:rPr>
          <w:t>B</w:t>
        </w:r>
      </w:ins>
      <w:r w:rsidRPr="00F22ED1">
        <w:rPr>
          <w:rFonts w:ascii="Calibri" w:eastAsia="Calibri" w:hAnsi="Calibri" w:cs="Times New Roman"/>
          <w:kern w:val="0"/>
          <w:szCs w:val="24"/>
          <w14:ligatures w14:val="none"/>
        </w:rPr>
        <w:t xml:space="preserve"> for the text of all five conditions. Thus, each participant in our experimental condition would be provided four essays, one for each topic, that all share the same moral framing. </w:t>
      </w:r>
    </w:p>
    <w:p w14:paraId="56B17E8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p>
    <w:p w14:paraId="72509CAE"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9" w:name="_Toc173848411"/>
      <w:bookmarkStart w:id="620" w:name="_Toc194321805"/>
      <w:r w:rsidRPr="00F22ED1">
        <w:rPr>
          <w:rFonts w:ascii="Calibri Light" w:eastAsia="Times New Roman" w:hAnsi="Calibri Light" w:cs="Times New Roman"/>
          <w:b/>
          <w:i/>
          <w:color w:val="000000"/>
          <w:sz w:val="28"/>
          <w:szCs w:val="24"/>
        </w:rPr>
        <w:lastRenderedPageBreak/>
        <w:t>Measures</w:t>
      </w:r>
      <w:bookmarkEnd w:id="619"/>
      <w:bookmarkEnd w:id="620"/>
    </w:p>
    <w:p w14:paraId="1997C33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F22ED1">
        <w:rPr>
          <w:rFonts w:ascii="Calibri" w:eastAsia="Calibri" w:hAnsi="Calibri" w:cs="Times New Roman"/>
          <w:kern w:val="0"/>
          <w:szCs w:val="24"/>
          <w14:ligatures w14:val="none"/>
        </w:rPr>
        <w:tab/>
        <w:t xml:space="preserve"> personal 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is a reflection of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“Regular exercise is necessary for Americans.” (</w:t>
      </w:r>
      <w:r w:rsidRPr="00F22ED1">
        <w:rPr>
          <w:rFonts w:ascii="Calibri" w:eastAsia="Calibri" w:hAnsi="Calibri" w:cs="Times New Roman"/>
          <w:i/>
          <w:iCs/>
          <w:kern w:val="0"/>
          <w:szCs w:val="24"/>
          <w14:ligatures w14:val="none"/>
        </w:rPr>
        <w:t>Exercise</w:t>
      </w:r>
      <w:r w:rsidRPr="00F22ED1">
        <w:rPr>
          <w:rFonts w:ascii="Calibri" w:eastAsia="Calibri" w:hAnsi="Calibri" w:cs="Times New Roman"/>
          <w:kern w:val="0"/>
          <w:szCs w:val="24"/>
          <w14:ligatures w14:val="none"/>
        </w:rPr>
        <w:t>).</w:t>
      </w:r>
    </w:p>
    <w:p w14:paraId="6E29B0BB" w14:textId="3C1DEF66"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Secondary Outcomes. Openness to belief change on each issue was assessed with single item direct measure (e.g., How open are you to changing your mind about [</w:t>
      </w:r>
      <w:del w:id="621" w:author="Duan, Sean (MU-Student)" w:date="2025-03-11T12:31:00Z" w16du:dateUtc="2025-03-11T17:31:00Z">
        <w:r w:rsidRPr="00F22ED1" w:rsidDel="00C7245D">
          <w:rPr>
            <w:rFonts w:ascii="Calibri" w:eastAsia="Calibri" w:hAnsi="Calibri" w:cs="Times New Roman"/>
            <w:kern w:val="0"/>
            <w:szCs w:val="24"/>
            <w14:ligatures w14:val="none"/>
          </w:rPr>
          <w:delText>issue</w:delText>
        </w:r>
      </w:del>
      <w:ins w:id="622" w:author="Duan, Sean (MU-Student)" w:date="2025-03-11T12:31:00Z" w16du:dateUtc="2025-03-11T17:31:00Z">
        <w:r w:rsidR="00C7245D">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xml:space="preserve">]). Participant agreement with this statement was measured on a continuous scale ranging from extremely unlikely (-50), to extremely likely (50). Participant’s perception of essay persuasiveness was assessed likewise assessed with a single item direct measure (e.g., How persuasive was the </w:t>
      </w:r>
      <w:r w:rsidRPr="00F22ED1">
        <w:rPr>
          <w:rFonts w:ascii="Calibri" w:eastAsia="Calibri" w:hAnsi="Calibri" w:cs="Times New Roman"/>
          <w:kern w:val="0"/>
          <w:szCs w:val="24"/>
          <w14:ligatures w14:val="none"/>
        </w:rPr>
        <w:lastRenderedPageBreak/>
        <w:t>above essay on your beliefs regarding [</w:t>
      </w:r>
      <w:del w:id="623" w:author="Duan, Sean (MU-Student)" w:date="2025-03-11T12:31:00Z" w16du:dateUtc="2025-03-11T17:31:00Z">
        <w:r w:rsidRPr="00F22ED1" w:rsidDel="00960E46">
          <w:rPr>
            <w:rFonts w:ascii="Calibri" w:eastAsia="Calibri" w:hAnsi="Calibri" w:cs="Times New Roman"/>
            <w:kern w:val="0"/>
            <w:szCs w:val="24"/>
            <w14:ligatures w14:val="none"/>
          </w:rPr>
          <w:delText>highly polarized issue</w:delText>
        </w:r>
      </w:del>
      <w:ins w:id="624" w:author="Duan, Sean (MU-Student)" w:date="2025-03-11T12:31:00Z" w16du:dateUtc="2025-03-11T17:31:00Z">
        <w:r w:rsidR="00960E46">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Agreement with this statement was measured on a continuous scale ranging from extremely unpersuasive (-50), to extremely persuasive (50).</w:t>
      </w:r>
    </w:p>
    <w:p w14:paraId="506DF144"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25" w:name="_Toc173848412"/>
      <w:bookmarkStart w:id="626" w:name="_Toc194321806"/>
      <w:r w:rsidRPr="00F22ED1">
        <w:rPr>
          <w:rFonts w:ascii="Calibri Light" w:eastAsia="Times New Roman" w:hAnsi="Calibri Light" w:cs="Times New Roman"/>
          <w:b/>
          <w:i/>
          <w:color w:val="000000"/>
          <w:sz w:val="28"/>
          <w:szCs w:val="24"/>
        </w:rPr>
        <w:t>Power and Statistical Analysis</w:t>
      </w:r>
      <w:bookmarkEnd w:id="625"/>
      <w:bookmarkEnd w:id="626"/>
    </w:p>
    <w:p w14:paraId="24CD96F2" w14:textId="3243C480"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sample size of 157 was determined using G-power 3.1.9.7 with the following parameters: ANCOVA – an effect size of .35, an alpha of .05, and a power of .95. Support for the four beliefs that were surveyed (climate change, death penalty, </w:t>
      </w:r>
      <w:del w:id="627" w:author="Duan, Sean (MU-Student)" w:date="2025-03-11T12:32:00Z" w16du:dateUtc="2025-03-11T17:32:00Z">
        <w:r w:rsidRPr="00F22ED1" w:rsidDel="00985410">
          <w:rPr>
            <w:rFonts w:ascii="Calibri" w:eastAsia="Calibri" w:hAnsi="Calibri" w:cs="Times New Roman"/>
            <w:szCs w:val="24"/>
          </w:rPr>
          <w:delText xml:space="preserve">support for </w:delText>
        </w:r>
      </w:del>
      <w:r w:rsidRPr="00F22ED1">
        <w:rPr>
          <w:rFonts w:ascii="Calibri" w:eastAsia="Calibri" w:hAnsi="Calibri" w:cs="Times New Roman"/>
          <w:szCs w:val="24"/>
        </w:rPr>
        <w:t>UHC, exercise) was treated as a continuous variable. We examined the effects of experimental condition (four moral conviction intervention conditions and a control) on our outcome measures. We examined the main effect. All tests were conducted in R and considered statistically significant when P &lt;.05.</w:t>
      </w:r>
    </w:p>
    <w:p w14:paraId="7E24823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28" w:name="_Toc173848413"/>
      <w:bookmarkStart w:id="629" w:name="_Toc194321807"/>
      <w:r w:rsidRPr="00F22ED1">
        <w:rPr>
          <w:rFonts w:ascii="Calibri Light" w:eastAsia="Times New Roman" w:hAnsi="Calibri Light" w:cs="Times New Roman"/>
          <w:b/>
          <w:i/>
          <w:color w:val="000000"/>
          <w:sz w:val="28"/>
          <w:szCs w:val="24"/>
        </w:rPr>
        <w:t>Study 2 Hypothesis:</w:t>
      </w:r>
      <w:bookmarkEnd w:id="628"/>
      <w:bookmarkEnd w:id="629"/>
    </w:p>
    <w:p w14:paraId="59A3D8E2" w14:textId="77777777" w:rsidR="00D51ED9" w:rsidRPr="00F22ED1" w:rsidRDefault="00D51ED9" w:rsidP="00D51ED9">
      <w:pPr>
        <w:pStyle w:val="FirstParagraph"/>
        <w:spacing w:line="480" w:lineRule="auto"/>
        <w:ind w:firstLine="720"/>
      </w:pPr>
      <w:r w:rsidRPr="00F22ED1">
        <w:rPr>
          <w:szCs w:val="28"/>
        </w:rPr>
        <w:t xml:space="preserve">Our first hypothesis (H1) predicted that the moral conviction manipulation would be a significant predictor of support for our four topics (e.g., our hypothesis had </w:t>
      </w:r>
      <w:r w:rsidRPr="00F22ED1">
        <w:rPr>
          <w:rFonts w:ascii="Calibri" w:eastAsia="Calibri" w:hAnsi="Calibri" w:cs="Times New Roman"/>
        </w:rPr>
        <w:t xml:space="preserve">no </w:t>
      </w:r>
      <w:r w:rsidRPr="00F22ED1">
        <w:rPr>
          <w:rFonts w:ascii="Calibri" w:eastAsia="Calibri" w:hAnsi="Calibri" w:cs="Times New Roman"/>
          <w:i/>
          <w:iCs/>
        </w:rPr>
        <w:t>a-priori</w:t>
      </w:r>
      <w:r w:rsidRPr="00F22ED1">
        <w:rPr>
          <w:rFonts w:ascii="Calibri" w:eastAsia="Calibri" w:hAnsi="Calibri" w:cs="Times New Roman"/>
          <w:i/>
          <w:iCs/>
        </w:rPr>
        <w:softHyphen/>
        <w:t xml:space="preserve"> </w:t>
      </w:r>
      <w:r w:rsidRPr="00F22ED1">
        <w:rPr>
          <w:rFonts w:ascii="Calibri" w:eastAsia="Calibri" w:hAnsi="Calibri" w:cs="Times New Roman"/>
        </w:rPr>
        <w:t>directional effect), as compared to the control condition.</w:t>
      </w:r>
      <w:r w:rsidRPr="00F22ED1">
        <w:rPr>
          <w:szCs w:val="28"/>
        </w:rPr>
        <w:t xml:space="preserve"> Additionally, our second hypothesis (H2) is that the moral piggybacking and moral responsibility interventions would increase moral conviction relative to the control, and that the pragmatic and hedonic interventions would decrease moral conviction relative to the control.</w:t>
      </w:r>
    </w:p>
    <w:p w14:paraId="7DC447C4" w14:textId="77777777" w:rsidR="00D51ED9" w:rsidRPr="00F22ED1" w:rsidRDefault="00D51ED9" w:rsidP="00D51ED9">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630" w:name="_Toc173848414"/>
      <w:bookmarkStart w:id="631" w:name="_Toc194321808"/>
      <w:r w:rsidRPr="00F22ED1">
        <w:rPr>
          <w:rFonts w:ascii="Calibri Light" w:eastAsia="Times New Roman" w:hAnsi="Calibri Light" w:cs="Times New Roman"/>
          <w:b/>
          <w:bCs/>
          <w:kern w:val="0"/>
          <w:sz w:val="28"/>
          <w:szCs w:val="28"/>
          <w14:ligatures w14:val="none"/>
        </w:rPr>
        <w:t>Results</w:t>
      </w:r>
      <w:bookmarkEnd w:id="630"/>
      <w:bookmarkEnd w:id="631"/>
    </w:p>
    <w:p w14:paraId="6E021918"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hypothesis with an ANCOVA model comparing our outcome measure (support or level of moral conviction for [topic]) after our moral conviction manipulation. </w:t>
      </w:r>
      <w:r w:rsidRPr="00F22ED1">
        <w:rPr>
          <w:rFonts w:ascii="Calibri" w:eastAsia="Calibri" w:hAnsi="Calibri" w:cs="Times New Roman"/>
          <w:sz w:val="24"/>
          <w:szCs w:val="24"/>
        </w:rPr>
        <w:lastRenderedPageBreak/>
        <w:t>Significant differences will be explored further with Tukey’s HSD test. The alpha level for these analyses was .05.</w:t>
      </w:r>
    </w:p>
    <w:p w14:paraId="6189A75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2" w:name="_Toc173848415"/>
      <w:bookmarkStart w:id="633" w:name="_Toc194321809"/>
      <w:r w:rsidRPr="00F22ED1">
        <w:rPr>
          <w:rFonts w:ascii="Calibri Light" w:eastAsia="Times New Roman" w:hAnsi="Calibri Light" w:cs="Times New Roman"/>
          <w:b/>
          <w:i/>
          <w:color w:val="000000"/>
          <w:sz w:val="28"/>
          <w:szCs w:val="24"/>
        </w:rPr>
        <w:t>Moral Conviction Manipulation – Support for [Topic]</w:t>
      </w:r>
      <w:bookmarkEnd w:id="632"/>
      <w:bookmarkEnd w:id="633"/>
    </w:p>
    <w:p w14:paraId="78E513D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ANCOVA models was composed of our dependent variable (quantified as level of support for our issues), with condition and openness to belief change as our ‘simple effect’ predictors. We also plan on examining the interaction of ‘condition’ and ‘openness to belief change’ to test the homogeneity of variance assumption. To test H1, we conducted an ANCOVA model with our moral conviction manipulation as a between-subjects factor.</w:t>
      </w:r>
    </w:p>
    <w:p w14:paraId="0737D0A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for H1, as our moral conviction manipulation had no main effect on support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198) = 0.235,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201) = 0.901,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199) = 0.364,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200) = 1.442,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However, there was a significant main effect of openness to belief change on support for UHC (</w:t>
      </w:r>
      <w:r w:rsidRPr="00F22ED1">
        <w:rPr>
          <w:rFonts w:ascii="Calibri" w:eastAsia="Calibri" w:hAnsi="Calibri" w:cs="Times New Roman"/>
          <w:i/>
          <w:iCs/>
        </w:rPr>
        <w:t>F</w:t>
      </w:r>
      <w:r w:rsidRPr="00F22ED1">
        <w:rPr>
          <w:rFonts w:ascii="Calibri" w:eastAsia="Calibri" w:hAnsi="Calibri" w:cs="Times New Roman"/>
        </w:rPr>
        <w:t xml:space="preserve"> (1, 198) = 6.825, </w:t>
      </w:r>
      <w:r w:rsidRPr="00F22ED1">
        <w:rPr>
          <w:rFonts w:ascii="Calibri" w:eastAsia="Calibri" w:hAnsi="Calibri" w:cs="Times New Roman"/>
          <w:i/>
          <w:iCs/>
        </w:rPr>
        <w:t>p</w:t>
      </w:r>
      <w:r w:rsidRPr="00F22ED1">
        <w:rPr>
          <w:rFonts w:ascii="Calibri" w:eastAsia="Calibri" w:hAnsi="Calibri" w:cs="Times New Roman"/>
        </w:rPr>
        <w:t xml:space="preserve"> &lt; .001) and exercise (</w:t>
      </w:r>
      <w:r w:rsidRPr="00F22ED1">
        <w:rPr>
          <w:rFonts w:ascii="Calibri" w:eastAsia="Calibri" w:hAnsi="Calibri" w:cs="Times New Roman"/>
          <w:i/>
          <w:iCs/>
        </w:rPr>
        <w:t>F</w:t>
      </w:r>
      <w:r w:rsidRPr="00F22ED1">
        <w:rPr>
          <w:rFonts w:ascii="Calibri" w:eastAsia="Calibri" w:hAnsi="Calibri" w:cs="Times New Roman"/>
        </w:rPr>
        <w:t xml:space="preserve"> (1, 200) = 2.819, </w:t>
      </w:r>
      <w:r w:rsidRPr="00F22ED1">
        <w:rPr>
          <w:rFonts w:ascii="Calibri" w:eastAsia="Calibri" w:hAnsi="Calibri" w:cs="Times New Roman"/>
          <w:i/>
          <w:iCs/>
        </w:rPr>
        <w:t>p</w:t>
      </w:r>
      <w:r w:rsidRPr="00F22ED1">
        <w:rPr>
          <w:rFonts w:ascii="Calibri" w:eastAsia="Calibri" w:hAnsi="Calibri" w:cs="Times New Roman"/>
        </w:rPr>
        <w:t xml:space="preserve"> &lt; .01). Further examination indicated that the homogeneity of variance assumption was violated, as the ‘experimental condition’ x ‘openness to belief change’ interaction was significant for the topic of UHC (</w:t>
      </w:r>
      <w:r w:rsidRPr="00F22ED1">
        <w:rPr>
          <w:rFonts w:ascii="Calibri" w:eastAsia="Calibri" w:hAnsi="Calibri" w:cs="Times New Roman"/>
          <w:i/>
          <w:iCs/>
        </w:rPr>
        <w:t>F</w:t>
      </w:r>
      <w:r w:rsidRPr="00F22ED1">
        <w:rPr>
          <w:rFonts w:ascii="Calibri" w:eastAsia="Calibri" w:hAnsi="Calibri" w:cs="Times New Roman"/>
        </w:rPr>
        <w:t xml:space="preserve"> (4, 198) = 3.924, </w:t>
      </w:r>
      <w:r w:rsidRPr="00F22ED1">
        <w:rPr>
          <w:rFonts w:ascii="Calibri" w:eastAsia="Calibri" w:hAnsi="Calibri" w:cs="Times New Roman"/>
          <w:i/>
          <w:iCs/>
        </w:rPr>
        <w:t>p</w:t>
      </w:r>
      <w:r w:rsidRPr="00F22ED1">
        <w:rPr>
          <w:rFonts w:ascii="Calibri" w:eastAsia="Calibri" w:hAnsi="Calibri" w:cs="Times New Roman"/>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w:t>
      </w:r>
      <w:r w:rsidRPr="00F22ED1">
        <w:rPr>
          <w:rFonts w:ascii="Calibri" w:eastAsia="Calibri" w:hAnsi="Calibri" w:cs="Times New Roman"/>
          <w:vertAlign w:val="subscript"/>
        </w:rPr>
        <w:t>belief change</w:t>
      </w:r>
      <w:r w:rsidRPr="00F22ED1">
        <w:rPr>
          <w:rFonts w:ascii="Calibri" w:eastAsia="Calibri" w:hAnsi="Calibri" w:cs="Times New Roman"/>
        </w:rPr>
        <w:t xml:space="preserve"> = 0.3919, </w:t>
      </w:r>
      <w:r w:rsidRPr="00F22ED1">
        <w:rPr>
          <w:rFonts w:ascii="Calibri" w:eastAsia="Calibri" w:hAnsi="Calibri" w:cs="Times New Roman"/>
          <w:i/>
          <w:iCs/>
        </w:rPr>
        <w:t>p</w:t>
      </w:r>
      <w:r w:rsidRPr="00F22ED1">
        <w:rPr>
          <w:rFonts w:ascii="Calibri" w:eastAsia="Calibri" w:hAnsi="Calibri" w:cs="Times New Roman"/>
        </w:rPr>
        <w:t xml:space="preserve"> &lt; .01) and the pragmatic condition (ß</w:t>
      </w:r>
      <w:r w:rsidRPr="00F22ED1">
        <w:rPr>
          <w:rFonts w:ascii="Calibri" w:eastAsia="Calibri" w:hAnsi="Calibri" w:cs="Times New Roman"/>
          <w:vertAlign w:val="subscript"/>
        </w:rPr>
        <w:t>pragmatic</w:t>
      </w:r>
      <w:r w:rsidRPr="00F22ED1">
        <w:rPr>
          <w:rFonts w:ascii="Calibri" w:eastAsia="Calibri" w:hAnsi="Calibri" w:cs="Times New Roman"/>
        </w:rPr>
        <w:t xml:space="preserve"> = 11.816, </w:t>
      </w:r>
      <w:r w:rsidRPr="00F22ED1">
        <w:rPr>
          <w:rFonts w:ascii="Calibri" w:eastAsia="Calibri" w:hAnsi="Calibri" w:cs="Times New Roman"/>
          <w:i/>
          <w:iCs/>
        </w:rPr>
        <w:t>p</w:t>
      </w:r>
      <w:r w:rsidRPr="00F22ED1">
        <w:rPr>
          <w:rFonts w:ascii="Calibri" w:eastAsia="Calibri" w:hAnsi="Calibri" w:cs="Times New Roman"/>
        </w:rPr>
        <w:t xml:space="preserve"> &lt; .05), as </w:t>
      </w:r>
      <w:r w:rsidRPr="00F22ED1">
        <w:rPr>
          <w:rFonts w:ascii="Calibri" w:eastAsia="Calibri" w:hAnsi="Calibri" w:cs="Times New Roman"/>
        </w:rPr>
        <w:lastRenderedPageBreak/>
        <w:t>well as significant interactions between openness to belief change and the pragmatic conditions (ß</w:t>
      </w:r>
      <w:r w:rsidRPr="00F22ED1">
        <w:rPr>
          <w:rFonts w:ascii="Calibri" w:eastAsia="Calibri" w:hAnsi="Calibri" w:cs="Times New Roman"/>
          <w:vertAlign w:val="subscript"/>
        </w:rPr>
        <w:t>belief change x pragmatic</w:t>
      </w:r>
      <w:r w:rsidRPr="00F22ED1">
        <w:rPr>
          <w:rFonts w:ascii="Calibri" w:eastAsia="Calibri" w:hAnsi="Calibri" w:cs="Times New Roman"/>
        </w:rPr>
        <w:t xml:space="preserve"> = -0.5181, </w:t>
      </w:r>
      <w:r w:rsidRPr="00F22ED1">
        <w:rPr>
          <w:rFonts w:ascii="Calibri" w:eastAsia="Calibri" w:hAnsi="Calibri" w:cs="Times New Roman"/>
          <w:i/>
          <w:iCs/>
        </w:rPr>
        <w:t>p</w:t>
      </w:r>
      <w:r w:rsidRPr="00F22ED1">
        <w:rPr>
          <w:rFonts w:ascii="Calibri" w:eastAsia="Calibri" w:hAnsi="Calibri" w:cs="Times New Roman"/>
        </w:rPr>
        <w:t xml:space="preserve"> &lt; .01).</w:t>
      </w:r>
    </w:p>
    <w:p w14:paraId="034CD96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4" w:name="_Toc173848416"/>
      <w:bookmarkStart w:id="635" w:name="_Toc194321810"/>
      <w:r w:rsidRPr="00F22ED1">
        <w:rPr>
          <w:rFonts w:ascii="Calibri Light" w:eastAsia="Times New Roman" w:hAnsi="Calibri Light" w:cs="Times New Roman"/>
          <w:b/>
          <w:i/>
          <w:color w:val="000000"/>
          <w:sz w:val="28"/>
          <w:szCs w:val="24"/>
        </w:rPr>
        <w:t>Moral Conviction Manipulation – Level of Moral Conviction Regarding [Topic]</w:t>
      </w:r>
      <w:bookmarkEnd w:id="634"/>
      <w:bookmarkEnd w:id="635"/>
    </w:p>
    <w:p w14:paraId="363D47D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ANCOVA models was composed of our dependent variable (quantified as level of moral conviction regarding [topic]), with condition and openness to belief change as our ‘simple effect’ predictors. We also plan on examining the interaction of ‘condition’ and ‘openness to belief change’ to test the homogeneity of variance assumption. To test H2, we conducted an ANCOVA model with our moral conviction manipulation as a between-subjects factor.</w:t>
      </w:r>
    </w:p>
    <w:p w14:paraId="67F9F3DF"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no support for H2, as our moral conviction manipulation had no main effect on moral conviction felt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0.456,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0.345,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0.941,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0.248,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Experimental conditions resulted in no differences in level of moral conviction regardless of the topic. However, there was a significant effect of openness to belief change on moral conviction for: 1) </w:t>
      </w:r>
      <w:r w:rsidRPr="00F22ED1">
        <w:rPr>
          <w:rFonts w:ascii="Calibri" w:eastAsia="Calibri" w:hAnsi="Calibri" w:cs="Times New Roman"/>
          <w:u w:val="single"/>
        </w:rPr>
        <w:t>Climate Change</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199) = 5.276, </w:t>
      </w:r>
      <w:r w:rsidRPr="00F22ED1">
        <w:rPr>
          <w:rFonts w:ascii="Calibri" w:eastAsia="Calibri" w:hAnsi="Calibri" w:cs="Times New Roman"/>
          <w:i/>
          <w:iCs/>
        </w:rPr>
        <w:t>p</w:t>
      </w:r>
      <w:r w:rsidRPr="00F22ED1">
        <w:rPr>
          <w:rFonts w:ascii="Calibri" w:eastAsia="Calibri" w:hAnsi="Calibri" w:cs="Times New Roman"/>
        </w:rPr>
        <w:t xml:space="preserve"> &lt; 0.05) and 2) </w:t>
      </w:r>
      <w:r w:rsidRPr="00F22ED1">
        <w:rPr>
          <w:rFonts w:ascii="Calibri" w:eastAsia="Calibri" w:hAnsi="Calibri" w:cs="Times New Roman"/>
          <w:u w:val="single"/>
        </w:rPr>
        <w:t>Capital Punishment</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201) = 4.847, </w:t>
      </w:r>
      <w:r w:rsidRPr="00F22ED1">
        <w:rPr>
          <w:rFonts w:ascii="Calibri" w:eastAsia="Calibri" w:hAnsi="Calibri" w:cs="Times New Roman"/>
          <w:i/>
          <w:iCs/>
        </w:rPr>
        <w:t>p</w:t>
      </w:r>
      <w:r w:rsidRPr="00F22ED1">
        <w:rPr>
          <w:rFonts w:ascii="Calibri" w:eastAsia="Calibri" w:hAnsi="Calibri" w:cs="Times New Roman"/>
        </w:rPr>
        <w:t xml:space="preserve"> &lt; .05), such that greater openness to belief change predicted greater perceived moral conviction.</w:t>
      </w:r>
    </w:p>
    <w:p w14:paraId="7B0DB10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6" w:name="_Toc173848417"/>
      <w:bookmarkStart w:id="637" w:name="_Toc194321811"/>
      <w:r w:rsidRPr="00F22ED1">
        <w:rPr>
          <w:rFonts w:ascii="Calibri Light" w:eastAsia="Times New Roman" w:hAnsi="Calibri Light" w:cs="Times New Roman"/>
          <w:b/>
          <w:i/>
          <w:color w:val="000000"/>
          <w:sz w:val="28"/>
          <w:szCs w:val="24"/>
        </w:rPr>
        <w:lastRenderedPageBreak/>
        <w:t>Exploratory Analyses</w:t>
      </w:r>
      <w:bookmarkEnd w:id="636"/>
      <w:bookmarkEnd w:id="637"/>
    </w:p>
    <w:p w14:paraId="574CBBB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F22ED1">
        <w:t xml:space="preserve"> Our first</w:t>
      </w:r>
      <w:r w:rsidRPr="00F22ED1">
        <w:rPr>
          <w:rFonts w:ascii="Calibri" w:eastAsia="Calibri" w:hAnsi="Calibri" w:cs="Times New Roman"/>
        </w:rPr>
        <w:t xml:space="preserve"> one-way ANOVA revealed that there was a statistically significant difference in openness to belief change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6.443,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UHC had significantly greater openness to belief change at p &lt; .05; there were no significant differences between any of the other topics on openness to belief change. </w:t>
      </w:r>
    </w:p>
    <w:p w14:paraId="35CA76F5"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noProof/>
        </w:rPr>
        <w:lastRenderedPageBreak/>
        <w:drawing>
          <wp:inline distT="0" distB="0" distL="0" distR="0" wp14:anchorId="76607C08" wp14:editId="3662FB5D">
            <wp:extent cx="5934710" cy="4744720"/>
            <wp:effectExtent l="0" t="0" r="8890" b="0"/>
            <wp:docPr id="1989285061"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33426B2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szCs w:val="24"/>
        </w:rPr>
        <w:t>Our Second</w:t>
      </w:r>
      <w:r w:rsidRPr="00F22ED1">
        <w:rPr>
          <w:rFonts w:ascii="Calibri" w:eastAsia="Calibri" w:hAnsi="Calibri" w:cs="Times New Roman"/>
          <w:szCs w:val="24"/>
        </w:rPr>
        <w:t xml:space="preserve"> o</w:t>
      </w:r>
      <w:r w:rsidRPr="00F22ED1">
        <w:rPr>
          <w:rFonts w:ascii="Calibri" w:eastAsia="Calibri" w:hAnsi="Calibri" w:cs="Times New Roman"/>
        </w:rPr>
        <w:t>ne-way ANOVA revealed that there was a statistically significant difference in 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67.33,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exercise had significantly lower levels of moral conviction at p &lt; .05; there were no significant differences between any of the other topics on moral conviction.</w:t>
      </w:r>
    </w:p>
    <w:p w14:paraId="4064BE87" w14:textId="77777777" w:rsidR="005777F1" w:rsidRPr="00F22ED1" w:rsidRDefault="005777F1" w:rsidP="003728BD">
      <w:pPr>
        <w:spacing w:after="100" w:afterAutospacing="1" w:line="480" w:lineRule="auto"/>
        <w:ind w:firstLine="720"/>
      </w:pPr>
    </w:p>
    <w:p w14:paraId="672FF41A" w14:textId="77777777" w:rsidR="005777F1" w:rsidRPr="00F22ED1" w:rsidRDefault="005777F1" w:rsidP="003728BD">
      <w:pPr>
        <w:spacing w:after="100" w:afterAutospacing="1" w:line="480" w:lineRule="auto"/>
        <w:ind w:firstLine="720"/>
      </w:pPr>
    </w:p>
    <w:p w14:paraId="7903A737" w14:textId="1067D117" w:rsidR="003728BD" w:rsidRPr="00F22ED1" w:rsidRDefault="005777F1" w:rsidP="005777F1">
      <w:pPr>
        <w:spacing w:after="100" w:afterAutospacing="1" w:line="480" w:lineRule="auto"/>
        <w:ind w:firstLine="720"/>
      </w:pPr>
      <w:r w:rsidRPr="00F22ED1">
        <w:rPr>
          <w:noProof/>
        </w:rPr>
        <w:lastRenderedPageBreak/>
        <w:drawing>
          <wp:inline distT="0" distB="0" distL="0" distR="0" wp14:anchorId="27A309BD" wp14:editId="34B95C12">
            <wp:extent cx="5934710" cy="4744720"/>
            <wp:effectExtent l="0" t="0" r="8890" b="0"/>
            <wp:docPr id="1957772249"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4BD2872E" w14:textId="4617F119" w:rsidR="005777F1" w:rsidRPr="00F22ED1" w:rsidRDefault="005777F1" w:rsidP="005777F1">
      <w:pPr>
        <w:keepNext/>
        <w:keepLines/>
        <w:spacing w:after="0" w:afterAutospacing="1" w:line="480" w:lineRule="auto"/>
        <w:outlineLvl w:val="2"/>
        <w:rPr>
          <w:rFonts w:ascii="Calibri Light" w:eastAsia="Times New Roman" w:hAnsi="Calibri Light" w:cs="Times New Roman"/>
          <w:b/>
          <w:i/>
          <w:color w:val="000000"/>
          <w:sz w:val="28"/>
          <w:szCs w:val="24"/>
        </w:rPr>
      </w:pPr>
      <w:bookmarkStart w:id="638" w:name="_Toc194321812"/>
      <w:r w:rsidRPr="00F22ED1">
        <w:rPr>
          <w:rFonts w:ascii="Calibri Light" w:eastAsia="Times New Roman" w:hAnsi="Calibri Light" w:cs="Times New Roman"/>
          <w:b/>
          <w:i/>
          <w:color w:val="000000"/>
          <w:sz w:val="28"/>
          <w:szCs w:val="24"/>
        </w:rPr>
        <w:t>Discussion</w:t>
      </w:r>
      <w:bookmarkEnd w:id="638"/>
    </w:p>
    <w:p w14:paraId="6185D9B9" w14:textId="74618C6A" w:rsidR="00D705E7" w:rsidRPr="00F22ED1" w:rsidRDefault="00385D15" w:rsidP="0068584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w:t>
      </w:r>
      <w:r w:rsidR="00D705E7" w:rsidRPr="00F22ED1">
        <w:rPr>
          <w:rFonts w:ascii="Calibri" w:eastAsia="Calibri" w:hAnsi="Calibri" w:cs="Times New Roman"/>
          <w:szCs w:val="24"/>
        </w:rPr>
        <w:t>First, we were able to find that in some cases, our moral conviction manipulation had a significant interaction with openness to belief change, predicting increased support for a [Topic].</w:t>
      </w:r>
      <w:r w:rsidR="00C307E5" w:rsidRPr="00F22ED1">
        <w:rPr>
          <w:rFonts w:ascii="Calibri" w:eastAsia="Calibri" w:hAnsi="Calibri" w:cs="Times New Roman"/>
          <w:szCs w:val="24"/>
        </w:rPr>
        <w:t xml:space="preserve"> However, this evidence was mixed, as our moral conviction manipulation itself did not have a main effect on support for a [topic]. Notably, we did see that openness to belief change did have a significant main effect. Secondly, we found mixed evidence supporting H2, namely, that while our moral conviction manipulation did not directly affect moral conviction towards [topic], the individual difference </w:t>
      </w:r>
      <w:r w:rsidR="00C307E5" w:rsidRPr="00F22ED1">
        <w:rPr>
          <w:rFonts w:ascii="Calibri" w:eastAsia="Calibri" w:hAnsi="Calibri" w:cs="Times New Roman"/>
          <w:szCs w:val="24"/>
        </w:rPr>
        <w:lastRenderedPageBreak/>
        <w:t xml:space="preserve">of greater openness to change did accurately predict increased moral conviction. </w:t>
      </w:r>
      <w:r w:rsidR="00B0456C" w:rsidRPr="00F22ED1">
        <w:rPr>
          <w:rFonts w:ascii="Calibri" w:eastAsia="Calibri" w:hAnsi="Calibri" w:cs="Times New Roman"/>
          <w:szCs w:val="24"/>
        </w:rPr>
        <w:t xml:space="preserve">Additionally, our exploratory analyses </w:t>
      </w:r>
      <w:r w:rsidR="000C2546" w:rsidRPr="00F22ED1">
        <w:rPr>
          <w:rFonts w:ascii="Calibri" w:eastAsia="Calibri" w:hAnsi="Calibri" w:cs="Times New Roman"/>
          <w:szCs w:val="24"/>
        </w:rPr>
        <w:t>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1CFCD52A" w14:textId="0C4BA000" w:rsidR="00385D15" w:rsidRPr="00F22ED1" w:rsidDel="0093407D" w:rsidRDefault="00470EEB">
      <w:pPr>
        <w:spacing w:line="480" w:lineRule="auto"/>
        <w:ind w:firstLine="720"/>
        <w:rPr>
          <w:del w:id="639" w:author="Duan, Sean (MU-Student)" w:date="2025-03-11T12:32:00Z" w16du:dateUtc="2025-03-11T17:32:00Z"/>
        </w:rPr>
        <w:pPrChange w:id="640" w:author="Duan, Sean (MU-Student)" w:date="2025-03-31T13:47:00Z" w16du:dateUtc="2025-03-31T18:47:00Z">
          <w:pPr>
            <w:spacing w:after="100" w:afterAutospacing="1" w:line="480" w:lineRule="auto"/>
            <w:ind w:firstLine="720"/>
          </w:pPr>
        </w:pPrChange>
      </w:pPr>
      <w:r w:rsidRPr="00F22ED1">
        <w:t>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w:t>
      </w:r>
      <w:r w:rsidR="00073288" w:rsidRPr="00F22ED1">
        <w:t xml:space="preserve"> Additionally, given that we plan to manipulate social consensus and moral conviction, we also plan to test if the results of Studies 1 and 2 are able to successfully replicate. </w:t>
      </w:r>
      <w:r w:rsidR="00385D15" w:rsidRPr="00F22ED1">
        <w:t>With th</w:t>
      </w:r>
      <w:r w:rsidR="00073288" w:rsidRPr="00F22ED1">
        <w:t>is</w:t>
      </w:r>
      <w:r w:rsidR="00385D15" w:rsidRPr="00F22ED1">
        <w:t xml:space="preserve"> issue in mind (</w:t>
      </w:r>
      <w:r w:rsidR="00073288" w:rsidRPr="00F22ED1">
        <w:t>empirically testing the relationship between social consensus and moral conviction</w:t>
      </w:r>
      <w:r w:rsidR="00385D15" w:rsidRPr="00F22ED1">
        <w:t xml:space="preserve">), Study </w:t>
      </w:r>
      <w:r w:rsidR="00073288" w:rsidRPr="00F22ED1">
        <w:t>3</w:t>
      </w:r>
      <w:r w:rsidR="00385D15" w:rsidRPr="00F22ED1">
        <w:t xml:space="preserve"> was initiated</w:t>
      </w:r>
      <w:ins w:id="641" w:author="Duan, Sean (MU-Student)" w:date="2025-03-31T13:46:00Z" w16du:dateUtc="2025-03-31T18:46:00Z">
        <w:r w:rsidR="00685849">
          <w:t>.</w:t>
        </w:r>
      </w:ins>
      <w:del w:id="642" w:author="Duan, Sean (MU-Student)" w:date="2025-03-31T13:46:00Z" w16du:dateUtc="2025-03-31T18:46:00Z">
        <w:r w:rsidR="00385D15" w:rsidRPr="00F22ED1" w:rsidDel="00685849">
          <w:delText>.</w:delText>
        </w:r>
      </w:del>
    </w:p>
    <w:p w14:paraId="6A53788C" w14:textId="2409CF83" w:rsidR="000F59F8" w:rsidRPr="00F22ED1" w:rsidDel="0093407D" w:rsidRDefault="000F59F8">
      <w:pPr>
        <w:spacing w:line="480" w:lineRule="auto"/>
        <w:ind w:firstLine="720"/>
        <w:rPr>
          <w:del w:id="643" w:author="Duan, Sean (MU-Student)" w:date="2025-03-11T12:32:00Z" w16du:dateUtc="2025-03-11T17:32:00Z"/>
          <w:rFonts w:ascii="Calibri Light" w:eastAsia="Times New Roman" w:hAnsi="Calibri Light"/>
          <w:b/>
          <w:bCs/>
          <w:kern w:val="0"/>
          <w:sz w:val="28"/>
          <w:szCs w:val="28"/>
          <w14:ligatures w14:val="none"/>
        </w:rPr>
        <w:pPrChange w:id="644" w:author="Duan, Sean (MU-Student)" w:date="2025-03-31T13:47:00Z" w16du:dateUtc="2025-03-31T18:47:00Z">
          <w:pPr>
            <w:keepNext/>
            <w:keepLines/>
            <w:spacing w:after="0" w:afterAutospacing="1" w:line="480" w:lineRule="auto"/>
            <w:outlineLvl w:val="1"/>
          </w:pPr>
        </w:pPrChange>
      </w:pPr>
    </w:p>
    <w:p w14:paraId="232C5D59" w14:textId="6DE4B8EE" w:rsidR="000F59F8" w:rsidRPr="00F22ED1" w:rsidDel="0093407D" w:rsidRDefault="000F59F8">
      <w:pPr>
        <w:spacing w:line="480" w:lineRule="auto"/>
        <w:ind w:firstLine="720"/>
        <w:rPr>
          <w:del w:id="645" w:author="Duan, Sean (MU-Student)" w:date="2025-03-11T12:32:00Z" w16du:dateUtc="2025-03-11T17:32:00Z"/>
          <w:rFonts w:ascii="Calibri Light" w:eastAsia="Times New Roman" w:hAnsi="Calibri Light"/>
          <w:b/>
          <w:bCs/>
          <w:kern w:val="0"/>
          <w:sz w:val="28"/>
          <w:szCs w:val="28"/>
          <w14:ligatures w14:val="none"/>
        </w:rPr>
        <w:pPrChange w:id="646" w:author="Duan, Sean (MU-Student)" w:date="2025-03-31T13:47:00Z" w16du:dateUtc="2025-03-31T18:47:00Z">
          <w:pPr>
            <w:keepNext/>
            <w:keepLines/>
            <w:spacing w:after="0" w:afterAutospacing="1" w:line="480" w:lineRule="auto"/>
            <w:outlineLvl w:val="1"/>
          </w:pPr>
        </w:pPrChange>
      </w:pPr>
    </w:p>
    <w:p w14:paraId="17352350" w14:textId="5AAAC86E" w:rsidR="0093407D" w:rsidRDefault="0093407D">
      <w:pPr>
        <w:spacing w:line="480" w:lineRule="auto"/>
        <w:ind w:firstLine="720"/>
        <w:rPr>
          <w:ins w:id="647" w:author="Duan, Sean (MU-Student)" w:date="2025-03-31T13:46:00Z" w16du:dateUtc="2025-03-31T18:46:00Z"/>
          <w:rFonts w:ascii="Calibri Light" w:eastAsia="Times New Roman" w:hAnsi="Calibri Light" w:cs="Times New Roman"/>
          <w:b/>
          <w:bCs/>
          <w:kern w:val="0"/>
          <w:sz w:val="28"/>
          <w:szCs w:val="28"/>
          <w14:ligatures w14:val="none"/>
        </w:rPr>
        <w:pPrChange w:id="648" w:author="Duan, Sean (MU-Student)" w:date="2025-03-31T13:47:00Z" w16du:dateUtc="2025-03-31T18:47:00Z">
          <w:pPr/>
        </w:pPrChange>
      </w:pPr>
    </w:p>
    <w:p w14:paraId="3A2AE3AD" w14:textId="5091080F" w:rsidR="00685849" w:rsidRDefault="00685849">
      <w:pPr>
        <w:spacing w:line="480" w:lineRule="auto"/>
        <w:rPr>
          <w:ins w:id="649" w:author="Duan, Sean (MU-Student)" w:date="2025-03-31T13:46:00Z" w16du:dateUtc="2025-03-31T18:46:00Z"/>
          <w:rFonts w:ascii="Calibri Light" w:eastAsia="Times New Roman" w:hAnsi="Calibri Light" w:cs="Times New Roman"/>
          <w:b/>
          <w:bCs/>
          <w:kern w:val="0"/>
          <w:sz w:val="28"/>
          <w:szCs w:val="28"/>
          <w14:ligatures w14:val="none"/>
        </w:rPr>
        <w:pPrChange w:id="650" w:author="Duan, Sean (MU-Student)" w:date="2025-03-31T13:47:00Z" w16du:dateUtc="2025-03-31T18:47:00Z">
          <w:pPr/>
        </w:pPrChange>
      </w:pPr>
      <w:ins w:id="651" w:author="Duan, Sean (MU-Student)" w:date="2025-03-31T13:46:00Z" w16du:dateUtc="2025-03-31T18:46:00Z">
        <w:r>
          <w:rPr>
            <w:rFonts w:ascii="Calibri Light" w:eastAsia="Times New Roman" w:hAnsi="Calibri Light" w:cs="Times New Roman"/>
            <w:b/>
            <w:bCs/>
            <w:kern w:val="0"/>
            <w:sz w:val="28"/>
            <w:szCs w:val="28"/>
            <w14:ligatures w14:val="none"/>
          </w:rPr>
          <w:br w:type="page"/>
        </w:r>
      </w:ins>
    </w:p>
    <w:p w14:paraId="66EEFA65" w14:textId="77777777" w:rsidR="00685849" w:rsidRDefault="00685849">
      <w:pPr>
        <w:rPr>
          <w:ins w:id="652" w:author="Duan, Sean (MU-Student)" w:date="2025-03-11T12:32:00Z" w16du:dateUtc="2025-03-11T17:32:00Z"/>
          <w:rFonts w:ascii="Calibri Light" w:eastAsia="Times New Roman" w:hAnsi="Calibri Light" w:cs="Times New Roman"/>
          <w:b/>
          <w:bCs/>
          <w:kern w:val="0"/>
          <w:sz w:val="28"/>
          <w:szCs w:val="28"/>
          <w14:ligatures w14:val="none"/>
        </w:rPr>
      </w:pPr>
    </w:p>
    <w:p w14:paraId="200E7D65" w14:textId="304A1592" w:rsidR="0093407D" w:rsidRPr="00F22ED1" w:rsidDel="0093407D" w:rsidRDefault="0093407D" w:rsidP="00E425E8">
      <w:pPr>
        <w:keepNext/>
        <w:keepLines/>
        <w:spacing w:after="0" w:afterAutospacing="1" w:line="480" w:lineRule="auto"/>
        <w:outlineLvl w:val="1"/>
        <w:rPr>
          <w:del w:id="653" w:author="Duan, Sean (MU-Student)" w:date="2025-03-11T12:32:00Z" w16du:dateUtc="2025-03-11T17:32:00Z"/>
          <w:rFonts w:ascii="Calibri Light" w:eastAsia="Times New Roman" w:hAnsi="Calibri Light" w:cs="Times New Roman"/>
          <w:b/>
          <w:bCs/>
          <w:kern w:val="0"/>
          <w:sz w:val="28"/>
          <w:szCs w:val="28"/>
          <w14:ligatures w14:val="none"/>
        </w:rPr>
      </w:pPr>
    </w:p>
    <w:p w14:paraId="61A54397" w14:textId="77777777" w:rsidR="00AF3464" w:rsidRPr="00F22ED1" w:rsidRDefault="00AF3464" w:rsidP="00AF3464">
      <w:pPr>
        <w:pStyle w:val="Heading1"/>
        <w:rPr>
          <w:ins w:id="654" w:author="Duan, Sean (MU-Student)" w:date="2025-03-30T18:48:00Z" w16du:dateUtc="2025-03-30T23:48:00Z"/>
          <w:rFonts w:eastAsia="Times New Roman"/>
        </w:rPr>
      </w:pPr>
      <w:bookmarkStart w:id="655" w:name="_Toc194321813"/>
      <w:ins w:id="656" w:author="Duan, Sean (MU-Student)" w:date="2025-03-30T18:48:00Z" w16du:dateUtc="2025-03-30T23:48:00Z">
        <w:r w:rsidRPr="00F22ED1">
          <w:rPr>
            <w:rFonts w:eastAsia="Times New Roman"/>
          </w:rPr>
          <w:t>Study 3</w:t>
        </w:r>
        <w:bookmarkEnd w:id="655"/>
      </w:ins>
    </w:p>
    <w:p w14:paraId="49135CE8" w14:textId="6670EFEC" w:rsidR="000A3842" w:rsidRPr="00F22ED1" w:rsidRDefault="00AF3464" w:rsidP="00AF3464">
      <w:pPr>
        <w:keepNext/>
        <w:keepLines/>
        <w:spacing w:after="0" w:afterAutospacing="1" w:line="480" w:lineRule="auto"/>
        <w:outlineLvl w:val="1"/>
        <w:rPr>
          <w:ins w:id="657" w:author="Duan, Sean (MU-Student)" w:date="2025-03-30T18:48:00Z" w16du:dateUtc="2025-03-30T23:48:00Z"/>
          <w:rFonts w:ascii="Calibri Light" w:eastAsia="Times New Roman" w:hAnsi="Calibri Light" w:cs="Times New Roman"/>
          <w:b/>
          <w:bCs/>
          <w:kern w:val="0"/>
          <w:sz w:val="28"/>
          <w:szCs w:val="28"/>
          <w14:ligatures w14:val="none"/>
        </w:rPr>
      </w:pPr>
      <w:bookmarkStart w:id="658" w:name="_Toc194321814"/>
      <w:ins w:id="659" w:author="Duan, Sean (MU-Student)" w:date="2025-03-30T18:48:00Z" w16du:dateUtc="2025-03-30T23:48:00Z">
        <w:r>
          <w:rPr>
            <w:rFonts w:ascii="Calibri Light" w:eastAsia="Times New Roman" w:hAnsi="Calibri Light" w:cs="Times New Roman"/>
            <w:b/>
            <w:bCs/>
            <w:kern w:val="0"/>
            <w:sz w:val="28"/>
            <w:szCs w:val="28"/>
            <w14:ligatures w14:val="none"/>
          </w:rPr>
          <w:t>Introduction</w:t>
        </w:r>
        <w:bookmarkEnd w:id="658"/>
      </w:ins>
    </w:p>
    <w:p w14:paraId="6A7590C0" w14:textId="5618C524" w:rsidR="00AF3464" w:rsidRDefault="000A3842">
      <w:pPr>
        <w:spacing w:line="480" w:lineRule="auto"/>
        <w:ind w:firstLine="720"/>
        <w:pPrChange w:id="660" w:author="Duan, Sean (MU-Student)" w:date="2025-03-31T13:48:00Z" w16du:dateUtc="2025-03-31T18:48:00Z">
          <w:pPr>
            <w:ind w:firstLine="720"/>
          </w:pPr>
        </w:pPrChange>
      </w:pPr>
      <w:ins w:id="661" w:author="Duan, Sean (MU-Student)" w:date="2025-03-31T14:19:00Z" w16du:dateUtc="2025-03-31T19:19:00Z">
        <w:r>
          <w:t>The purpose of Study 3 was to directly test the interaction between the effects of social consensus and moral conviction on belief formation and change.</w:t>
        </w:r>
      </w:ins>
      <w:ins w:id="662" w:author="Duan, Sean (MU-Student)" w:date="2025-03-31T14:20:00Z" w16du:dateUtc="2025-03-31T19:20:00Z">
        <w:r w:rsidR="00153491">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t xml:space="preserve"> </w:t>
        </w:r>
      </w:ins>
      <w:r w:rsidR="00AF3464" w:rsidRPr="005B579D">
        <w:t>We predicted this due to previous literature indicating that high levels of moral conviction inoculate individuals from the effects of social consensus; however, this has not been experimentally tested previously</w:t>
      </w:r>
      <w:ins w:id="663" w:author="Duan, Sean (MU-Student)" w:date="2025-03-31T14:21:00Z" w16du:dateUtc="2025-03-31T19:21:00Z">
        <w:r w:rsidR="00B72187">
          <w:t xml:space="preserve"> (</w:t>
        </w:r>
      </w:ins>
      <w:ins w:id="664" w:author="Duan, Sean (MU-Student)" w:date="2025-03-31T14:22:00Z" w16du:dateUtc="2025-03-31T19:22:00Z">
        <w:r w:rsidR="00321431" w:rsidRPr="00321431">
          <w:t>Hornsey, 2003; Skitka, 2008; Wisneski, 2009; Aramovich, 2012; Conover, 2017</w:t>
        </w:r>
      </w:ins>
      <w:ins w:id="665" w:author="Duan, Sean (MU-Student)" w:date="2025-03-31T14:21:00Z" w16du:dateUtc="2025-03-31T19:21:00Z">
        <w:r w:rsidR="00B72187">
          <w:t>)</w:t>
        </w:r>
      </w:ins>
      <w:r w:rsidR="00AF3464" w:rsidRPr="005B579D">
        <w:t>.</w:t>
      </w:r>
      <w:ins w:id="666" w:author="Duan, Sean (MU-Student)" w:date="2025-03-31T14:22:00Z" w16du:dateUtc="2025-03-31T19:22:00Z">
        <w:r w:rsidR="00321431">
          <w:t xml:space="preserve"> Furthermore, we also wished to </w:t>
        </w:r>
      </w:ins>
      <w:ins w:id="667" w:author="Duan, Sean (MU-Student)" w:date="2025-03-31T14:23:00Z" w16du:dateUtc="2025-03-31T19:23:00Z">
        <w:r w:rsidR="00C8531E">
          <w:t>examine</w:t>
        </w:r>
      </w:ins>
      <w:ins w:id="668" w:author="Duan, Sean (MU-Student)" w:date="2025-03-31T14:22:00Z" w16du:dateUtc="2025-03-31T19:22:00Z">
        <w:r w:rsidR="00321431">
          <w:t xml:space="preserve"> the effects of </w:t>
        </w:r>
      </w:ins>
      <w:ins w:id="669" w:author="Duan, Sean (MU-Student)" w:date="2025-03-31T14:23:00Z" w16du:dateUtc="2025-03-31T19:23:00Z">
        <w:r w:rsidR="00321431">
          <w:t>topic familiarity (e.g., how familiar are you with the topic, is it a novel concept?)</w:t>
        </w:r>
        <w:r w:rsidR="00EB4A5F">
          <w:t xml:space="preserve"> on belief change and formation for polarized and non-polarized topics. This </w:t>
        </w:r>
      </w:ins>
      <w:ins w:id="670" w:author="Duan, Sean (MU-Student)" w:date="2025-03-31T14:24:00Z" w16du:dateUtc="2025-03-31T19:24:00Z">
        <w:r w:rsidR="00EB4A5F">
          <w:t>relevant from a fundamental perspective, as definitionally, every topic that is considered polarized today, originally began as an unfamiliar topic. We chose the contemporaneously relevant concept</w:t>
        </w:r>
      </w:ins>
      <w:ins w:id="671" w:author="Duan, Sean (MU-Student)" w:date="2025-03-31T14:25:00Z" w16du:dateUtc="2025-03-31T19:25:00Z">
        <w:r w:rsidR="00EB4A5F">
          <w:t xml:space="preserve"> of ‘usage of AI in the workplace’</w:t>
        </w:r>
      </w:ins>
      <w:ins w:id="672" w:author="Duan, Sean (MU-Student)" w:date="2025-03-31T14:26:00Z" w16du:dateUtc="2025-03-31T19:26:00Z">
        <w:r w:rsidR="00240FCB">
          <w:t xml:space="preserve"> for our ‘novel topic’</w:t>
        </w:r>
      </w:ins>
      <w:ins w:id="673" w:author="Duan, Sean (MU-Student)" w:date="2025-03-31T14:25:00Z" w16du:dateUtc="2025-03-31T19:25:00Z">
        <w:r w:rsidR="00EB4A5F">
          <w:t>, as integration of AI tools has been increasingly relevant in ordinary life</w:t>
        </w:r>
      </w:ins>
      <w:ins w:id="674" w:author="Duan, Sean (MU-Student)" w:date="2025-03-31T14:26:00Z" w16du:dateUtc="2025-03-31T19:26:00Z">
        <w:r w:rsidR="008B042B">
          <w:t>. Furthermore,</w:t>
        </w:r>
      </w:ins>
      <w:ins w:id="675" w:author="Duan, Sean (MU-Student)" w:date="2025-03-31T14:25:00Z" w16du:dateUtc="2025-03-31T19:25:00Z">
        <w:r w:rsidR="00EB4A5F">
          <w:t xml:space="preserve"> </w:t>
        </w:r>
      </w:ins>
      <w:ins w:id="676" w:author="Duan, Sean (MU-Student)" w:date="2025-03-31T14:26:00Z" w16du:dateUtc="2025-03-31T19:26:00Z">
        <w:r w:rsidR="008B042B">
          <w:t xml:space="preserve">usage of </w:t>
        </w:r>
      </w:ins>
      <w:ins w:id="677" w:author="Duan, Sean (MU-Student)" w:date="2025-03-31T14:27:00Z" w16du:dateUtc="2025-03-31T19:27:00Z">
        <w:r w:rsidR="00890DAE">
          <w:t xml:space="preserve">AI is </w:t>
        </w:r>
        <w:r w:rsidR="00E86FC8">
          <w:t xml:space="preserve">a </w:t>
        </w:r>
        <w:r w:rsidR="00890DAE">
          <w:t xml:space="preserve">novel enough </w:t>
        </w:r>
        <w:r w:rsidR="00E86FC8">
          <w:t xml:space="preserve">topic </w:t>
        </w:r>
        <w:r w:rsidR="00890DAE">
          <w:t xml:space="preserve">that it </w:t>
        </w:r>
        <w:r w:rsidR="00202908">
          <w:t xml:space="preserve">has </w:t>
        </w:r>
        <w:r w:rsidR="00890DAE">
          <w:t xml:space="preserve">not </w:t>
        </w:r>
        <w:r w:rsidR="00202908">
          <w:t xml:space="preserve">become </w:t>
        </w:r>
      </w:ins>
      <w:ins w:id="678" w:author="Duan, Sean (MU-Student)" w:date="2025-03-31T14:25:00Z" w16du:dateUtc="2025-03-31T19:25:00Z">
        <w:r w:rsidR="00EB4A5F">
          <w:t>polarized (</w:t>
        </w:r>
      </w:ins>
      <w:ins w:id="679" w:author="Duan, Sean (MU-Student)" w:date="2025-03-31T14:26:00Z" w16du:dateUtc="2025-03-31T19:26:00Z">
        <w:r w:rsidR="00145DE0" w:rsidRPr="00773F96">
          <w:rPr>
            <w:rFonts w:ascii="Calibri" w:eastAsia="Calibri" w:hAnsi="Calibri" w:cs="Times New Roman"/>
            <w:kern w:val="0"/>
            <w:szCs w:val="24"/>
            <w:highlight w:val="yellow"/>
            <w14:ligatures w14:val="none"/>
          </w:rPr>
          <w:t>Fast &amp; Horvitz, 2017</w:t>
        </w:r>
      </w:ins>
      <w:ins w:id="680" w:author="Duan, Sean (MU-Student)" w:date="2025-03-31T14:25:00Z" w16du:dateUtc="2025-03-31T19:25:00Z">
        <w:r w:rsidR="00EB4A5F">
          <w:t>)</w:t>
        </w:r>
      </w:ins>
      <w:ins w:id="681" w:author="Duan, Sean (MU-Student)" w:date="2025-03-31T14:27:00Z" w16du:dateUtc="2025-03-31T19:27:00Z">
        <w:r w:rsidR="00221A72">
          <w:t>.</w:t>
        </w:r>
      </w:ins>
    </w:p>
    <w:p w14:paraId="405B6044" w14:textId="77777777" w:rsidR="00A34D88" w:rsidRDefault="00A34D88">
      <w:pPr>
        <w:ind w:firstLine="720"/>
        <w:rPr>
          <w:ins w:id="682" w:author="Duan, Sean (MU-Student)" w:date="2025-03-30T18:48:00Z" w16du:dateUtc="2025-03-30T23:48:00Z"/>
          <w:rFonts w:ascii="Calibri Light" w:eastAsia="Times New Roman" w:hAnsi="Calibri Light" w:cs="Times New Roman"/>
          <w:b/>
          <w:bCs/>
          <w:kern w:val="0"/>
          <w:sz w:val="28"/>
          <w14:ligatures w14:val="none"/>
        </w:rPr>
        <w:pPrChange w:id="683" w:author="Duan, Sean (MU-Student)" w:date="2025-03-31T13:47:00Z" w16du:dateUtc="2025-03-31T18:47:00Z">
          <w:pPr>
            <w:keepNext/>
            <w:keepLines/>
            <w:spacing w:after="0" w:afterAutospacing="1" w:line="480" w:lineRule="auto"/>
            <w:outlineLvl w:val="1"/>
          </w:pPr>
        </w:pPrChange>
      </w:pPr>
    </w:p>
    <w:p w14:paraId="3B3EFC1A" w14:textId="77777777" w:rsidR="00AF3464" w:rsidRPr="00F22ED1" w:rsidRDefault="00AF3464" w:rsidP="00AF3464">
      <w:pPr>
        <w:keepNext/>
        <w:keepLines/>
        <w:spacing w:after="0" w:afterAutospacing="1" w:line="480" w:lineRule="auto"/>
        <w:outlineLvl w:val="1"/>
        <w:rPr>
          <w:ins w:id="684" w:author="Duan, Sean (MU-Student)" w:date="2025-03-30T18:48:00Z" w16du:dateUtc="2025-03-30T23:48:00Z"/>
          <w:rFonts w:ascii="Calibri Light" w:eastAsia="Times New Roman" w:hAnsi="Calibri Light" w:cs="Times New Roman"/>
          <w:b/>
          <w:bCs/>
          <w:kern w:val="0"/>
          <w:sz w:val="28"/>
          <w:szCs w:val="28"/>
          <w14:ligatures w14:val="none"/>
        </w:rPr>
      </w:pPr>
      <w:bookmarkStart w:id="685" w:name="_Toc194321815"/>
      <w:ins w:id="686" w:author="Duan, Sean (MU-Student)" w:date="2025-03-30T18:48:00Z" w16du:dateUtc="2025-03-30T23:48:00Z">
        <w:r w:rsidRPr="00F22ED1">
          <w:rPr>
            <w:rFonts w:ascii="Calibri Light" w:eastAsia="Times New Roman" w:hAnsi="Calibri Light" w:cs="Times New Roman"/>
            <w:b/>
            <w:bCs/>
            <w:kern w:val="0"/>
            <w:sz w:val="28"/>
            <w:szCs w:val="28"/>
            <w14:ligatures w14:val="none"/>
          </w:rPr>
          <w:lastRenderedPageBreak/>
          <w:t>Method</w:t>
        </w:r>
        <w:bookmarkEnd w:id="685"/>
      </w:ins>
    </w:p>
    <w:p w14:paraId="7A5A4FED" w14:textId="77777777" w:rsidR="00AF3464" w:rsidRPr="00F22ED1" w:rsidRDefault="00AF3464" w:rsidP="00AF3464">
      <w:pPr>
        <w:pStyle w:val="NoSpacing"/>
        <w:spacing w:line="480" w:lineRule="auto"/>
        <w:ind w:firstLine="720"/>
        <w:rPr>
          <w:ins w:id="687" w:author="Duan, Sean (MU-Student)" w:date="2025-03-30T18:48:00Z" w16du:dateUtc="2025-03-30T23:48:00Z"/>
          <w:rFonts w:ascii="Calibri" w:hAnsi="Calibri" w:cs="Calibri"/>
          <w:sz w:val="24"/>
          <w:szCs w:val="24"/>
        </w:rPr>
      </w:pPr>
      <w:ins w:id="688" w:author="Duan, Sean (MU-Student)" w:date="2025-03-30T18:48:00Z" w16du:dateUtc="2025-03-30T23:48:00Z">
        <w:r w:rsidRPr="00F22ED1">
          <w:rPr>
            <w:rFonts w:ascii="Calibri" w:hAnsi="Calibri" w:cs="Calibri"/>
            <w:sz w:val="24"/>
            <w:szCs w:val="24"/>
          </w:rPr>
          <w:t xml:space="preserve">Study </w:t>
        </w:r>
        <w:r>
          <w:rPr>
            <w:rFonts w:ascii="Calibri" w:hAnsi="Calibri" w:cs="Calibri"/>
            <w:sz w:val="24"/>
            <w:szCs w:val="24"/>
          </w:rPr>
          <w:t>3</w:t>
        </w:r>
        <w:r w:rsidRPr="00F22ED1">
          <w:rPr>
            <w:rFonts w:ascii="Calibri" w:hAnsi="Calibri" w:cs="Calibri"/>
            <w:sz w:val="24"/>
            <w:szCs w:val="24"/>
          </w:rPr>
          <w:t xml:space="preserve"> </w:t>
        </w:r>
        <w:r>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Pr>
            <w:rFonts w:ascii="Calibri" w:hAnsi="Calibri" w:cs="Calibri"/>
            <w:sz w:val="24"/>
            <w:szCs w:val="24"/>
          </w:rPr>
          <w:t xml:space="preserve"> on </w:t>
        </w:r>
        <w:commentRangeStart w:id="689"/>
        <w:r>
          <w:rPr>
            <w:rFonts w:ascii="Calibri" w:hAnsi="Calibri" w:cs="Calibri"/>
            <w:sz w:val="24"/>
            <w:szCs w:val="24"/>
          </w:rPr>
          <w:t>a series of polarized and non-polarized beliefs</w:t>
        </w:r>
        <w:r w:rsidRPr="00F22ED1">
          <w:rPr>
            <w:rFonts w:ascii="Calibri" w:hAnsi="Calibri" w:cs="Calibri"/>
            <w:sz w:val="24"/>
            <w:szCs w:val="24"/>
          </w:rPr>
          <w:t xml:space="preserve"> </w:t>
        </w:r>
        <w:commentRangeEnd w:id="689"/>
        <w:r>
          <w:rPr>
            <w:rStyle w:val="CommentReference"/>
          </w:rPr>
          <w:commentReference w:id="689"/>
        </w:r>
        <w:r w:rsidRPr="00F22ED1">
          <w:rPr>
            <w:rFonts w:ascii="Calibri" w:hAnsi="Calibri" w:cs="Calibri"/>
            <w:sz w:val="24"/>
            <w:szCs w:val="24"/>
          </w:rPr>
          <w:t xml:space="preserve">using a 2x2 within-subjects design. Participants </w:t>
        </w:r>
        <w:r>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Pr>
            <w:rFonts w:ascii="Calibri" w:hAnsi="Calibri" w:cs="Calibri"/>
            <w:sz w:val="24"/>
            <w:szCs w:val="24"/>
          </w:rPr>
          <w:t xml:space="preserve">pragmatic </w:t>
        </w:r>
        <w:r w:rsidRPr="00F22ED1">
          <w:rPr>
            <w:rFonts w:ascii="Calibri" w:hAnsi="Calibri" w:cs="Calibri"/>
            <w:sz w:val="24"/>
            <w:szCs w:val="24"/>
          </w:rPr>
          <w:t xml:space="preserve">framing). The primary outcome, </w:t>
        </w:r>
        <w:r>
          <w:rPr>
            <w:rFonts w:ascii="Calibri" w:hAnsi="Calibri" w:cs="Calibri"/>
            <w:sz w:val="24"/>
            <w:szCs w:val="24"/>
          </w:rPr>
          <w:t>support for [topic]</w:t>
        </w:r>
        <w:r w:rsidRPr="00F22ED1">
          <w:rPr>
            <w:rFonts w:ascii="Calibri" w:hAnsi="Calibri" w:cs="Calibri"/>
            <w:sz w:val="24"/>
            <w:szCs w:val="24"/>
          </w:rPr>
          <w:t>, w</w:t>
        </w:r>
        <w:r>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ins>
    </w:p>
    <w:p w14:paraId="75B9392C" w14:textId="77777777" w:rsidR="00AF3464" w:rsidRPr="00F22ED1" w:rsidRDefault="00AF3464" w:rsidP="00AF3464">
      <w:pPr>
        <w:pStyle w:val="NoSpacing"/>
        <w:spacing w:line="480" w:lineRule="auto"/>
        <w:rPr>
          <w:ins w:id="690" w:author="Duan, Sean (MU-Student)" w:date="2025-03-30T18:48:00Z" w16du:dateUtc="2025-03-30T23:48:00Z"/>
        </w:rPr>
      </w:pPr>
    </w:p>
    <w:p w14:paraId="5DD33369" w14:textId="77777777" w:rsidR="00AF3464" w:rsidRPr="00F22ED1" w:rsidRDefault="00AF3464" w:rsidP="00AF3464">
      <w:pPr>
        <w:keepNext/>
        <w:keepLines/>
        <w:spacing w:after="0" w:afterAutospacing="1" w:line="480" w:lineRule="auto"/>
        <w:outlineLvl w:val="2"/>
        <w:rPr>
          <w:ins w:id="691" w:author="Duan, Sean (MU-Student)" w:date="2025-03-30T18:48:00Z" w16du:dateUtc="2025-03-30T23:48:00Z"/>
          <w:rFonts w:ascii="Calibri Light" w:eastAsia="Times New Roman" w:hAnsi="Calibri Light" w:cs="Times New Roman"/>
          <w:b/>
          <w:i/>
          <w:color w:val="000000"/>
          <w:sz w:val="28"/>
          <w:szCs w:val="24"/>
        </w:rPr>
      </w:pPr>
      <w:bookmarkStart w:id="692" w:name="_Toc194321816"/>
      <w:ins w:id="693" w:author="Duan, Sean (MU-Student)" w:date="2025-03-30T18:48:00Z" w16du:dateUtc="2025-03-30T23:48:00Z">
        <w:r w:rsidRPr="00F22ED1">
          <w:rPr>
            <w:rFonts w:ascii="Calibri Light" w:eastAsia="Times New Roman" w:hAnsi="Calibri Light" w:cs="Times New Roman"/>
            <w:b/>
            <w:i/>
            <w:color w:val="000000"/>
            <w:sz w:val="28"/>
            <w:szCs w:val="24"/>
          </w:rPr>
          <w:t>Participants</w:t>
        </w:r>
        <w:bookmarkEnd w:id="692"/>
      </w:ins>
    </w:p>
    <w:p w14:paraId="0A6828AD" w14:textId="77777777" w:rsidR="00AF3464" w:rsidRPr="00F22ED1" w:rsidRDefault="00AF3464" w:rsidP="00AF3464">
      <w:pPr>
        <w:spacing w:after="100" w:afterAutospacing="1" w:line="480" w:lineRule="auto"/>
        <w:ind w:firstLine="720"/>
        <w:rPr>
          <w:ins w:id="694" w:author="Duan, Sean (MU-Student)" w:date="2025-03-30T18:48:00Z" w16du:dateUtc="2025-03-30T23:48:00Z"/>
          <w:rFonts w:ascii="Calibri" w:eastAsia="Calibri" w:hAnsi="Calibri" w:cs="Times New Roman"/>
        </w:rPr>
      </w:pPr>
      <w:ins w:id="695" w:author="Duan, Sean (MU-Student)" w:date="2025-03-30T18:48:00Z" w16du:dateUtc="2025-03-30T23:48:00Z">
        <w:r>
          <w:rPr>
            <w:rFonts w:ascii="Calibri" w:eastAsia="Calibri" w:hAnsi="Calibri" w:cs="Times New Roman"/>
          </w:rPr>
          <w:t xml:space="preserve">A total of 491 undergraduate students </w:t>
        </w:r>
        <w:r w:rsidRPr="00F22ED1">
          <w:rPr>
            <w:rFonts w:ascii="Calibri" w:eastAsia="Calibri" w:hAnsi="Calibri" w:cs="Times New Roman"/>
          </w:rPr>
          <w:t xml:space="preserve">18 years of age or older at the University of Missouri </w:t>
        </w:r>
        <w:r>
          <w:rPr>
            <w:rFonts w:ascii="Calibri" w:eastAsia="Calibri" w:hAnsi="Calibri" w:cs="Times New Roman"/>
          </w:rPr>
          <w:t>participated in this study</w:t>
        </w:r>
        <w:r w:rsidRPr="00F22ED1">
          <w:rPr>
            <w:rFonts w:ascii="Calibri" w:eastAsia="Calibri" w:hAnsi="Calibri" w:cs="Times New Roman"/>
          </w:rPr>
          <w:t xml:space="preserve">. </w:t>
        </w:r>
        <w:r w:rsidRPr="00F22ED1">
          <w:rPr>
            <w:rFonts w:ascii="Calibri" w:eastAsia="Calibri" w:hAnsi="Calibri" w:cs="Times New Roman"/>
            <w:szCs w:val="24"/>
          </w:rPr>
          <w:t>Participants w</w:t>
        </w:r>
        <w:r>
          <w:rPr>
            <w:rFonts w:ascii="Calibri" w:eastAsia="Calibri" w:hAnsi="Calibri" w:cs="Times New Roman"/>
            <w:szCs w:val="24"/>
          </w:rPr>
          <w:t>ere</w:t>
        </w:r>
        <w:r w:rsidRPr="00F22ED1">
          <w:rPr>
            <w:rFonts w:ascii="Calibri" w:eastAsia="Calibri" w:hAnsi="Calibri" w:cs="Times New Roman"/>
            <w:szCs w:val="24"/>
          </w:rPr>
          <w:t xml:space="preserve"> recruited through an online survey platform and offered psychology course credit in exchange for their participation.</w:t>
        </w:r>
        <w:r w:rsidRPr="00F22ED1">
          <w:rPr>
            <w:rFonts w:ascii="Calibri" w:eastAsia="Calibri" w:hAnsi="Calibri" w:cs="Times New Roman"/>
          </w:rPr>
          <w:t xml:space="preserve"> Participants </w:t>
        </w:r>
        <w:r>
          <w:rPr>
            <w:rFonts w:ascii="Calibri" w:eastAsia="Calibri" w:hAnsi="Calibri" w:cs="Times New Roman"/>
          </w:rPr>
          <w:t>were</w:t>
        </w:r>
        <w:r w:rsidRPr="00F22ED1">
          <w:rPr>
            <w:rFonts w:ascii="Calibri" w:eastAsia="Calibri" w:hAnsi="Calibri" w:cs="Times New Roman"/>
          </w:rPr>
          <w:t xml:space="preserve"> asked to select categories that best described their race/ethnicity.</w:t>
        </w:r>
        <w:r w:rsidRPr="00230AAC">
          <w:t xml:space="preserve"> </w:t>
        </w:r>
        <w:r w:rsidRPr="00230AAC">
          <w:rPr>
            <w:rFonts w:ascii="Calibri" w:eastAsia="Calibri" w:hAnsi="Calibri" w:cs="Times New Roman"/>
          </w:rPr>
          <w:t>Participants self-identified as: White (</w:t>
        </w:r>
        <w:r>
          <w:rPr>
            <w:rFonts w:ascii="Calibri" w:eastAsia="Calibri" w:hAnsi="Calibri" w:cs="Times New Roman"/>
          </w:rPr>
          <w:t>90</w:t>
        </w:r>
        <w:r w:rsidRPr="00230AAC">
          <w:rPr>
            <w:rFonts w:ascii="Calibri" w:eastAsia="Calibri" w:hAnsi="Calibri" w:cs="Times New Roman"/>
          </w:rPr>
          <w:t>%), Black (</w:t>
        </w:r>
        <w:r>
          <w:rPr>
            <w:rFonts w:ascii="Calibri" w:eastAsia="Calibri" w:hAnsi="Calibri" w:cs="Times New Roman"/>
          </w:rPr>
          <w:t>6</w:t>
        </w:r>
        <w:r w:rsidRPr="00230AAC">
          <w:rPr>
            <w:rFonts w:ascii="Calibri" w:eastAsia="Calibri" w:hAnsi="Calibri" w:cs="Times New Roman"/>
          </w:rPr>
          <w:t>.</w:t>
        </w:r>
        <w:r>
          <w:rPr>
            <w:rFonts w:ascii="Calibri" w:eastAsia="Calibri" w:hAnsi="Calibri" w:cs="Times New Roman"/>
          </w:rPr>
          <w:t>1</w:t>
        </w:r>
        <w:r w:rsidRPr="00230AAC">
          <w:rPr>
            <w:rFonts w:ascii="Calibri" w:eastAsia="Calibri" w:hAnsi="Calibri" w:cs="Times New Roman"/>
          </w:rPr>
          <w:t>%), Hispanic (</w:t>
        </w:r>
        <w:r>
          <w:rPr>
            <w:rFonts w:ascii="Calibri" w:eastAsia="Calibri" w:hAnsi="Calibri" w:cs="Times New Roman"/>
          </w:rPr>
          <w:t>5</w:t>
        </w:r>
        <w:r w:rsidRPr="00230AAC">
          <w:rPr>
            <w:rFonts w:ascii="Calibri" w:eastAsia="Calibri" w:hAnsi="Calibri" w:cs="Times New Roman"/>
          </w:rPr>
          <w:t>.7%), Asian (</w:t>
        </w:r>
        <w:r>
          <w:rPr>
            <w:rFonts w:ascii="Calibri" w:eastAsia="Calibri" w:hAnsi="Calibri" w:cs="Times New Roman"/>
          </w:rPr>
          <w:t>4</w:t>
        </w:r>
        <w:r w:rsidRPr="00230AAC">
          <w:rPr>
            <w:rFonts w:ascii="Calibri" w:eastAsia="Calibri" w:hAnsi="Calibri" w:cs="Times New Roman"/>
          </w:rPr>
          <w:t>.</w:t>
        </w:r>
        <w:r>
          <w:rPr>
            <w:rFonts w:ascii="Calibri" w:eastAsia="Calibri" w:hAnsi="Calibri" w:cs="Times New Roman"/>
          </w:rPr>
          <w:t>5</w:t>
        </w:r>
        <w:r w:rsidRPr="00230AAC">
          <w:rPr>
            <w:rFonts w:ascii="Calibri" w:eastAsia="Calibri" w:hAnsi="Calibri" w:cs="Times New Roman"/>
          </w:rPr>
          <w:t>%), Native American (</w:t>
        </w:r>
        <w:r>
          <w:rPr>
            <w:rFonts w:ascii="Calibri" w:eastAsia="Calibri" w:hAnsi="Calibri" w:cs="Times New Roman"/>
          </w:rPr>
          <w:t>1</w:t>
        </w:r>
        <w:r w:rsidRPr="00230AAC">
          <w:rPr>
            <w:rFonts w:ascii="Calibri" w:eastAsia="Calibri" w:hAnsi="Calibri" w:cs="Times New Roman"/>
          </w:rPr>
          <w:t>.</w:t>
        </w:r>
        <w:r>
          <w:rPr>
            <w:rFonts w:ascii="Calibri" w:eastAsia="Calibri" w:hAnsi="Calibri" w:cs="Times New Roman"/>
          </w:rPr>
          <w:t>2</w:t>
        </w:r>
        <w:r w:rsidRPr="00230AAC">
          <w:rPr>
            <w:rFonts w:ascii="Calibri" w:eastAsia="Calibri" w:hAnsi="Calibri" w:cs="Times New Roman"/>
          </w:rPr>
          <w:t xml:space="preserve">%), </w:t>
        </w:r>
        <w:r>
          <w:rPr>
            <w:rFonts w:ascii="Calibri" w:eastAsia="Calibri" w:hAnsi="Calibri" w:cs="Times New Roman"/>
          </w:rPr>
          <w:t xml:space="preserve">or </w:t>
        </w:r>
        <w:r w:rsidRPr="00230AAC">
          <w:rPr>
            <w:rFonts w:ascii="Calibri" w:eastAsia="Calibri" w:hAnsi="Calibri" w:cs="Times New Roman"/>
          </w:rPr>
          <w:t>‘other’ (</w:t>
        </w:r>
        <w:r>
          <w:rPr>
            <w:rFonts w:ascii="Calibri" w:eastAsia="Calibri" w:hAnsi="Calibri" w:cs="Times New Roman"/>
          </w:rPr>
          <w:t>0</w:t>
        </w:r>
        <w:r w:rsidRPr="00230AAC">
          <w:rPr>
            <w:rFonts w:ascii="Calibri" w:eastAsia="Calibri" w:hAnsi="Calibri" w:cs="Times New Roman"/>
          </w:rPr>
          <w:t>.</w:t>
        </w:r>
        <w:r>
          <w:rPr>
            <w:rFonts w:ascii="Calibri" w:eastAsia="Calibri" w:hAnsi="Calibri" w:cs="Times New Roman"/>
          </w:rPr>
          <w:t>8</w:t>
        </w:r>
        <w:r w:rsidRPr="00230AAC">
          <w:rPr>
            <w:rFonts w:ascii="Calibri" w:eastAsia="Calibri" w:hAnsi="Calibri" w:cs="Times New Roman"/>
          </w:rPr>
          <w:t xml:space="preserve">%). </w:t>
        </w:r>
        <w:r w:rsidRPr="00F22ED1">
          <w:rPr>
            <w:rFonts w:ascii="Calibri" w:eastAsia="Calibri" w:hAnsi="Calibri" w:cs="Times New Roman"/>
          </w:rPr>
          <w:t xml:space="preserve"> Participants also self-select</w:t>
        </w:r>
        <w:r>
          <w:rPr>
            <w:rFonts w:ascii="Calibri" w:eastAsia="Calibri" w:hAnsi="Calibri" w:cs="Times New Roman"/>
          </w:rPr>
          <w:t>ed</w:t>
        </w:r>
        <w:r w:rsidRPr="00F22ED1">
          <w:rPr>
            <w:rFonts w:ascii="Calibri" w:eastAsia="Calibri" w:hAnsi="Calibri" w:cs="Times New Roman"/>
          </w:rPr>
          <w:t xml:space="preserve"> their preferred gender </w:t>
        </w:r>
        <w:commentRangeStart w:id="696"/>
        <w:r w:rsidRPr="00F22ED1">
          <w:rPr>
            <w:rFonts w:ascii="Calibri" w:eastAsia="Calibri" w:hAnsi="Calibri" w:cs="Times New Roman"/>
          </w:rPr>
          <w:t>identity</w:t>
        </w:r>
        <w:commentRangeEnd w:id="696"/>
        <w:r>
          <w:rPr>
            <w:rStyle w:val="CommentReference"/>
          </w:rPr>
          <w:commentReference w:id="696"/>
        </w:r>
        <w:r w:rsidRPr="00F22ED1">
          <w:rPr>
            <w:rFonts w:ascii="Calibri" w:eastAsia="Calibri" w:hAnsi="Calibri" w:cs="Times New Roman"/>
          </w:rPr>
          <w:t>.</w:t>
        </w:r>
        <w:r>
          <w:rPr>
            <w:rFonts w:ascii="Calibri" w:eastAsia="Calibri" w:hAnsi="Calibri" w:cs="Times New Roman"/>
          </w:rPr>
          <w:t xml:space="preserve"> </w:t>
        </w:r>
        <w:r w:rsidRPr="00F22ED1">
          <w:rPr>
            <w:rFonts w:ascii="Calibri" w:eastAsia="Calibri" w:hAnsi="Calibri" w:cs="Times New Roman"/>
          </w:rPr>
          <w:t>6</w:t>
        </w:r>
        <w:r>
          <w:rPr>
            <w:rFonts w:ascii="Calibri" w:eastAsia="Calibri" w:hAnsi="Calibri" w:cs="Times New Roman"/>
          </w:rPr>
          <w:t>9</w:t>
        </w:r>
        <w:r w:rsidRPr="00F22ED1">
          <w:rPr>
            <w:rFonts w:ascii="Calibri" w:eastAsia="Calibri" w:hAnsi="Calibri" w:cs="Times New Roman"/>
          </w:rPr>
          <w:t>% participants identified as ‘Female’, 3</w:t>
        </w:r>
        <w:r>
          <w:rPr>
            <w:rFonts w:ascii="Calibri" w:eastAsia="Calibri" w:hAnsi="Calibri" w:cs="Times New Roman"/>
          </w:rPr>
          <w:t>0</w:t>
        </w:r>
        <w:r w:rsidRPr="00F22ED1">
          <w:rPr>
            <w:rFonts w:ascii="Calibri" w:eastAsia="Calibri" w:hAnsi="Calibri" w:cs="Times New Roman"/>
          </w:rPr>
          <w:t xml:space="preserve">% ‘Male’, </w:t>
        </w:r>
        <w:r>
          <w:rPr>
            <w:rFonts w:ascii="Calibri" w:eastAsia="Calibri" w:hAnsi="Calibri" w:cs="Times New Roman"/>
          </w:rPr>
          <w:t>and 0</w:t>
        </w:r>
        <w:r w:rsidRPr="00F22ED1">
          <w:rPr>
            <w:rFonts w:ascii="Calibri" w:eastAsia="Calibri" w:hAnsi="Calibri" w:cs="Times New Roman"/>
          </w:rPr>
          <w:t xml:space="preserve">.4% </w:t>
        </w:r>
        <w:r>
          <w:rPr>
            <w:rFonts w:ascii="Calibri" w:eastAsia="Calibri" w:hAnsi="Calibri" w:cs="Times New Roman"/>
          </w:rPr>
          <w:t xml:space="preserve">as </w:t>
        </w:r>
        <w:r w:rsidRPr="00F22ED1">
          <w:rPr>
            <w:rFonts w:ascii="Calibri" w:eastAsia="Calibri" w:hAnsi="Calibri" w:cs="Times New Roman"/>
          </w:rPr>
          <w:t xml:space="preserve">‘Gender Variant or Nonconforming’. They ranged in age from 18 to </w:t>
        </w:r>
        <w:r>
          <w:rPr>
            <w:rFonts w:ascii="Calibri" w:eastAsia="Calibri" w:hAnsi="Calibri" w:cs="Times New Roman"/>
          </w:rPr>
          <w:t>46</w:t>
        </w:r>
        <w:r w:rsidRPr="00F22ED1">
          <w:rPr>
            <w:rFonts w:ascii="Calibri" w:eastAsia="Calibri" w:hAnsi="Calibri" w:cs="Times New Roman"/>
          </w:rPr>
          <w:t xml:space="preserve"> years (</w:t>
        </w:r>
        <w:r w:rsidRPr="00F22ED1">
          <w:rPr>
            <w:rFonts w:ascii="Calibri" w:eastAsia="Calibri" w:hAnsi="Calibri" w:cs="Times New Roman"/>
            <w:i/>
            <w:iCs/>
          </w:rPr>
          <w:t xml:space="preserve">M </w:t>
        </w:r>
        <w:r w:rsidRPr="00F22ED1">
          <w:rPr>
            <w:rFonts w:ascii="Calibri" w:eastAsia="Calibri" w:hAnsi="Calibri" w:cs="Times New Roman"/>
          </w:rPr>
          <w:t>= 18.</w:t>
        </w:r>
        <w:r>
          <w:rPr>
            <w:rFonts w:ascii="Calibri" w:eastAsia="Calibri" w:hAnsi="Calibri" w:cs="Times New Roman"/>
          </w:rPr>
          <w:t>7</w:t>
        </w:r>
        <w:r w:rsidRPr="00F22ED1">
          <w:rPr>
            <w:rFonts w:ascii="Calibri" w:eastAsia="Calibri" w:hAnsi="Calibri" w:cs="Times New Roman"/>
          </w:rPr>
          <w:t xml:space="preserve">, </w:t>
        </w:r>
        <w:r w:rsidRPr="00F22ED1">
          <w:rPr>
            <w:rFonts w:ascii="Calibri" w:eastAsia="Calibri" w:hAnsi="Calibri" w:cs="Times New Roman"/>
            <w:i/>
            <w:iCs/>
          </w:rPr>
          <w:t>SD</w:t>
        </w:r>
        <w:r w:rsidRPr="00F22ED1">
          <w:rPr>
            <w:rFonts w:ascii="Calibri" w:eastAsia="Calibri" w:hAnsi="Calibri" w:cs="Times New Roman"/>
          </w:rPr>
          <w:t xml:space="preserve"> = </w:t>
        </w:r>
        <w:r>
          <w:rPr>
            <w:rFonts w:ascii="Calibri" w:eastAsia="Calibri" w:hAnsi="Calibri" w:cs="Times New Roman"/>
          </w:rPr>
          <w:t>2.07</w:t>
        </w:r>
        <w:r w:rsidRPr="00F22ED1">
          <w:rPr>
            <w:rFonts w:ascii="Calibri" w:eastAsia="Calibri" w:hAnsi="Calibri" w:cs="Times New Roman"/>
          </w:rPr>
          <w:t>).</w:t>
        </w:r>
      </w:ins>
    </w:p>
    <w:p w14:paraId="58ED2D0B" w14:textId="77777777" w:rsidR="00AF3464" w:rsidRPr="00F22ED1" w:rsidRDefault="00AF3464" w:rsidP="00AF3464">
      <w:pPr>
        <w:keepNext/>
        <w:keepLines/>
        <w:spacing w:after="0" w:afterAutospacing="1" w:line="480" w:lineRule="auto"/>
        <w:outlineLvl w:val="2"/>
        <w:rPr>
          <w:ins w:id="697" w:author="Duan, Sean (MU-Student)" w:date="2025-03-30T18:48:00Z" w16du:dateUtc="2025-03-30T23:48:00Z"/>
          <w:rFonts w:ascii="Calibri Light" w:eastAsia="Times New Roman" w:hAnsi="Calibri Light" w:cs="Times New Roman"/>
          <w:b/>
          <w:i/>
          <w:color w:val="000000"/>
          <w:sz w:val="28"/>
          <w:szCs w:val="24"/>
        </w:rPr>
      </w:pPr>
      <w:bookmarkStart w:id="698" w:name="_Toc194321817"/>
      <w:ins w:id="699" w:author="Duan, Sean (MU-Student)" w:date="2025-03-30T18:48:00Z" w16du:dateUtc="2025-03-30T23:48:00Z">
        <w:r w:rsidRPr="00F22ED1">
          <w:rPr>
            <w:rFonts w:ascii="Calibri Light" w:eastAsia="Times New Roman" w:hAnsi="Calibri Light" w:cs="Times New Roman"/>
            <w:b/>
            <w:i/>
            <w:color w:val="000000"/>
            <w:sz w:val="28"/>
            <w:szCs w:val="24"/>
          </w:rPr>
          <w:lastRenderedPageBreak/>
          <w:t>Materials and Procedure</w:t>
        </w:r>
        <w:bookmarkEnd w:id="698"/>
      </w:ins>
    </w:p>
    <w:p w14:paraId="1DE5E1AE" w14:textId="77777777" w:rsidR="00AF3464" w:rsidRPr="008A667C" w:rsidRDefault="00AF3464" w:rsidP="00AF3464">
      <w:pPr>
        <w:spacing w:before="180" w:after="180" w:afterAutospacing="1" w:line="480" w:lineRule="auto"/>
        <w:ind w:firstLine="720"/>
        <w:rPr>
          <w:ins w:id="700" w:author="Duan, Sean (MU-Student)" w:date="2025-03-30T18:48:00Z" w16du:dateUtc="2025-03-30T23:48:00Z"/>
          <w:rFonts w:ascii="Calibri" w:eastAsia="Calibri" w:hAnsi="Calibri" w:cs="Times New Roman"/>
          <w:kern w:val="0"/>
          <w:szCs w:val="24"/>
          <w14:ligatures w14:val="none"/>
        </w:rPr>
      </w:pPr>
      <w:ins w:id="701" w:author="Duan, Sean (MU-Student)" w:date="2025-03-30T18:48:00Z" w16du:dateUtc="2025-03-30T23:48:00Z">
        <w:r w:rsidRPr="00F22ED1">
          <w:rPr>
            <w:rFonts w:ascii="Calibri" w:eastAsia="Calibri" w:hAnsi="Calibri" w:cs="Times New Roman"/>
            <w:kern w:val="0"/>
            <w:szCs w:val="24"/>
            <w14:ligatures w14:val="none"/>
          </w:rPr>
          <w:t xml:space="preserve">Participants </w:t>
        </w:r>
        <w:r>
          <w:rPr>
            <w:rFonts w:ascii="Calibri" w:eastAsia="Calibri" w:hAnsi="Calibri" w:cs="Times New Roman"/>
            <w:kern w:val="0"/>
            <w:szCs w:val="24"/>
            <w14:ligatures w14:val="none"/>
          </w:rPr>
          <w:t xml:space="preserve">first completed </w:t>
        </w:r>
        <w:r w:rsidRPr="00F22ED1">
          <w:rPr>
            <w:rFonts w:ascii="Calibri" w:eastAsia="Calibri" w:hAnsi="Calibri" w:cs="Times New Roman"/>
            <w:kern w:val="0"/>
            <w:szCs w:val="24"/>
            <w14:ligatures w14:val="none"/>
          </w:rPr>
          <w:t xml:space="preserve">the Ethical Standards of Judgement Questionnaire. Then, for </w:t>
        </w:r>
        <w:r>
          <w:rPr>
            <w:rFonts w:ascii="Calibri" w:eastAsia="Calibri" w:hAnsi="Calibri" w:cs="Times New Roman"/>
            <w:kern w:val="0"/>
            <w:szCs w:val="24"/>
            <w14:ligatures w14:val="none"/>
          </w:rPr>
          <w:t>each of the 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w:t>
        </w:r>
        <w:r>
          <w:rPr>
            <w:rFonts w:ascii="Calibri" w:eastAsia="Calibri" w:hAnsi="Calibri" w:cs="Times New Roman"/>
            <w:kern w:val="0"/>
            <w:szCs w:val="24"/>
            <w14:ligatures w14:val="none"/>
          </w:rPr>
          <w:t>topic</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 </w:t>
        </w:r>
        <w:r w:rsidRPr="00F22ED1">
          <w:rPr>
            <w:rFonts w:ascii="Calibri" w:eastAsia="Calibri" w:hAnsi="Calibri" w:cs="Times New Roman"/>
            <w:kern w:val="0"/>
            <w:szCs w:val="24"/>
            <w14:ligatures w14:val="none"/>
          </w:rPr>
          <w:t>primary outcome), as well as how much moral conviction they have regarding their position.</w:t>
        </w:r>
        <w:r>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w:t>
        </w:r>
        <w:r w:rsidRPr="002E5A2C">
          <w:rPr>
            <w:rFonts w:ascii="Calibri" w:eastAsia="Calibri" w:hAnsi="Calibri" w:cs="Times New Roman"/>
            <w:kern w:val="0"/>
            <w:szCs w:val="24"/>
            <w:highlight w:val="yellow"/>
            <w14:ligatures w14:val="none"/>
          </w:rPr>
          <w:t>Stein, 2017; B</w:t>
        </w:r>
        <w:r w:rsidRPr="00960487">
          <w:rPr>
            <w:rFonts w:ascii="Calibri" w:eastAsia="Calibri" w:hAnsi="Calibri" w:cs="Times New Roman"/>
            <w:kern w:val="0"/>
            <w:szCs w:val="24"/>
            <w:highlight w:val="yellow"/>
            <w14:ligatures w14:val="none"/>
          </w:rPr>
          <w:t>ump, 2015</w:t>
        </w:r>
        <w:r>
          <w:rPr>
            <w:rFonts w:ascii="Calibri" w:eastAsia="Calibri" w:hAnsi="Calibri" w:cs="Times New Roman"/>
            <w:kern w:val="0"/>
            <w:szCs w:val="24"/>
            <w14:ligatures w14:val="none"/>
          </w:rPr>
          <w:t xml:space="preserve">). Usage of AI in the workplace was chosen as a topic explicitly because of its high level of novelty. The usage of AI is not currently seen in a politically polarized way, and the public does not have the same level of familiarity as the other two topics, given its relative newness </w:t>
        </w:r>
        <w:r w:rsidRPr="00773F96">
          <w:rPr>
            <w:rFonts w:ascii="Calibri" w:eastAsia="Calibri" w:hAnsi="Calibri" w:cs="Times New Roman"/>
            <w:kern w:val="0"/>
            <w:szCs w:val="24"/>
            <w:highlight w:val="yellow"/>
            <w14:ligatures w14:val="none"/>
          </w:rPr>
          <w:t>(Fast &amp; Horvitz, 2017)</w:t>
        </w:r>
        <w:r>
          <w:rPr>
            <w:rFonts w:ascii="Calibri" w:eastAsia="Calibri" w:hAnsi="Calibri" w:cs="Times New Roman"/>
            <w:kern w:val="0"/>
            <w:szCs w:val="24"/>
            <w14:ligatures w14:val="none"/>
          </w:rPr>
          <w:t>.</w:t>
        </w:r>
      </w:ins>
    </w:p>
    <w:p w14:paraId="170F8C28" w14:textId="77777777" w:rsidR="00AF3464" w:rsidRPr="00F22ED1" w:rsidRDefault="00AF3464" w:rsidP="00AF3464">
      <w:pPr>
        <w:spacing w:before="180" w:after="180" w:afterAutospacing="1" w:line="480" w:lineRule="auto"/>
        <w:ind w:firstLine="720"/>
        <w:rPr>
          <w:ins w:id="702" w:author="Duan, Sean (MU-Student)" w:date="2025-03-30T18:48:00Z" w16du:dateUtc="2025-03-30T23:48:00Z"/>
          <w:rFonts w:ascii="Calibri" w:eastAsia="Calibri" w:hAnsi="Calibri" w:cs="Times New Roman"/>
          <w:kern w:val="0"/>
          <w:szCs w:val="24"/>
          <w14:ligatures w14:val="none"/>
        </w:rPr>
      </w:pPr>
      <w:ins w:id="703" w:author="Duan, Sean (MU-Student)" w:date="2025-03-30T18:48:00Z" w16du:dateUtc="2025-03-30T23:48:00Z">
        <w:r>
          <w:rPr>
            <w:rFonts w:ascii="Calibri" w:eastAsia="Calibri" w:hAnsi="Calibri" w:cs="Times New Roman"/>
            <w:kern w:val="0"/>
            <w:szCs w:val="24"/>
            <w14:ligatures w14:val="none"/>
          </w:rPr>
          <w:t xml:space="preserve">As </w:t>
        </w:r>
        <w:r w:rsidRPr="00F22ED1">
          <w:rPr>
            <w:rFonts w:ascii="Calibri" w:eastAsia="Calibri" w:hAnsi="Calibri" w:cs="Times New Roman"/>
            <w:kern w:val="0"/>
            <w:szCs w:val="24"/>
            <w14:ligatures w14:val="none"/>
          </w:rPr>
          <w:t xml:space="preserve">in Study 2,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then </w:t>
        </w:r>
        <w:r w:rsidRPr="00F22ED1">
          <w:rPr>
            <w:rFonts w:ascii="Calibri" w:eastAsia="Calibri" w:hAnsi="Calibri" w:cs="Times New Roman"/>
            <w:kern w:val="0"/>
            <w:szCs w:val="24"/>
            <w14:ligatures w14:val="none"/>
          </w:rPr>
          <w:t xml:space="preserve">asked to read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Pr>
            <w:rFonts w:ascii="Calibri" w:eastAsia="Calibri" w:hAnsi="Calibri" w:cs="Times New Roman"/>
            <w:kern w:val="0"/>
            <w:szCs w:val="24"/>
            <w14:ligatures w14:val="none"/>
          </w:rPr>
          <w:t xml:space="preserve">As in Study 2, the </w:t>
        </w:r>
        <w:r w:rsidRPr="00F22ED1">
          <w:rPr>
            <w:rFonts w:ascii="Calibri" w:eastAsia="Calibri" w:hAnsi="Calibri" w:cs="Times New Roman"/>
            <w:kern w:val="0"/>
            <w:szCs w:val="24"/>
            <w14:ligatures w14:val="none"/>
          </w:rPr>
          <w:t xml:space="preserve">focus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on the moral responsibility </w:t>
        </w:r>
        <w:r w:rsidRPr="00F22ED1">
          <w:rPr>
            <w:rFonts w:ascii="Calibri" w:eastAsia="Calibri" w:hAnsi="Calibri" w:cs="Times New Roman"/>
            <w:kern w:val="0"/>
            <w:szCs w:val="24"/>
            <w14:ligatures w14:val="none"/>
          </w:rPr>
          <w:lastRenderedPageBreak/>
          <w:t xml:space="preserve">and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ins>
    </w:p>
    <w:p w14:paraId="4A8099FF" w14:textId="77777777" w:rsidR="00AF3464" w:rsidRPr="00F22ED1" w:rsidRDefault="00AF3464" w:rsidP="00AF3464">
      <w:pPr>
        <w:spacing w:before="180" w:after="180" w:afterAutospacing="1" w:line="480" w:lineRule="auto"/>
        <w:ind w:firstLine="720"/>
        <w:rPr>
          <w:ins w:id="704" w:author="Duan, Sean (MU-Student)" w:date="2025-03-30T18:48:00Z" w16du:dateUtc="2025-03-30T23:48:00Z"/>
          <w:rFonts w:ascii="Calibri" w:eastAsia="Calibri" w:hAnsi="Calibri" w:cs="Times New Roman"/>
          <w:kern w:val="0"/>
          <w:szCs w:val="24"/>
          <w14:ligatures w14:val="none"/>
        </w:rPr>
      </w:pPr>
      <w:ins w:id="705" w:author="Duan, Sean (MU-Student)" w:date="2025-03-30T18:48:00Z" w16du:dateUtc="2025-03-30T23:48:00Z">
        <w:r w:rsidRPr="00F22ED1">
          <w:rPr>
            <w:rFonts w:ascii="Calibri" w:eastAsia="Calibri" w:hAnsi="Calibri" w:cs="Times New Roman"/>
            <w:kern w:val="0"/>
            <w:szCs w:val="24"/>
            <w14:ligatures w14:val="none"/>
          </w:rPr>
          <w:t xml:space="preserve">Then, as in Study 1, participants </w:t>
        </w:r>
        <w:r>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Pr>
            <w:rFonts w:ascii="Calibri" w:eastAsia="Calibri" w:hAnsi="Calibri" w:cs="Times New Roman"/>
            <w:kern w:val="0"/>
            <w:szCs w:val="24"/>
            <w14:ligatures w14:val="none"/>
          </w:rPr>
          <w:t xml:space="preserve">as well as their level of moral conviction </w:t>
        </w:r>
        <w:r w:rsidRPr="00F22ED1">
          <w:rPr>
            <w:rFonts w:ascii="Calibri" w:eastAsia="Calibri" w:hAnsi="Calibri" w:cs="Times New Roman"/>
            <w:kern w:val="0"/>
            <w:szCs w:val="24"/>
            <w14:ligatures w14:val="none"/>
          </w:rPr>
          <w:t xml:space="preserve">for </w:t>
        </w:r>
        <w:r>
          <w:rPr>
            <w:rFonts w:ascii="Calibri" w:eastAsia="Calibri" w:hAnsi="Calibri" w:cs="Times New Roman"/>
            <w:kern w:val="0"/>
            <w:szCs w:val="24"/>
            <w14:ligatures w14:val="none"/>
          </w:rPr>
          <w:t>all three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topics</w:t>
        </w:r>
        <w:r w:rsidRPr="00F22ED1">
          <w:rPr>
            <w:rFonts w:ascii="Calibri" w:eastAsia="Calibri" w:hAnsi="Calibri" w:cs="Times New Roman"/>
            <w:kern w:val="0"/>
            <w:szCs w:val="24"/>
            <w14:ligatures w14:val="none"/>
          </w:rPr>
          <w:t xml:space="preserve">. Finally, participants </w:t>
        </w:r>
        <w:r>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ins>
    </w:p>
    <w:p w14:paraId="42A09FB5" w14:textId="77777777" w:rsidR="00AF3464" w:rsidRPr="00F22ED1" w:rsidRDefault="00AF3464" w:rsidP="00AF3464">
      <w:pPr>
        <w:keepNext/>
        <w:keepLines/>
        <w:spacing w:after="0" w:afterAutospacing="1" w:line="480" w:lineRule="auto"/>
        <w:outlineLvl w:val="2"/>
        <w:rPr>
          <w:ins w:id="706" w:author="Duan, Sean (MU-Student)" w:date="2025-03-30T18:48:00Z" w16du:dateUtc="2025-03-30T23:48:00Z"/>
          <w:rFonts w:ascii="Calibri Light" w:eastAsia="Times New Roman" w:hAnsi="Calibri Light" w:cs="Times New Roman"/>
          <w:b/>
          <w:i/>
          <w:color w:val="000000"/>
          <w:sz w:val="28"/>
          <w:szCs w:val="24"/>
        </w:rPr>
      </w:pPr>
      <w:bookmarkStart w:id="707" w:name="_Toc194321818"/>
      <w:ins w:id="708" w:author="Duan, Sean (MU-Student)" w:date="2025-03-30T18:48:00Z" w16du:dateUtc="2025-03-30T23:48:00Z">
        <w:r w:rsidRPr="00F22ED1">
          <w:rPr>
            <w:rFonts w:ascii="Calibri Light" w:eastAsia="Times New Roman" w:hAnsi="Calibri Light" w:cs="Times New Roman"/>
            <w:b/>
            <w:i/>
            <w:color w:val="000000"/>
            <w:sz w:val="28"/>
            <w:szCs w:val="24"/>
          </w:rPr>
          <w:lastRenderedPageBreak/>
          <w:t>Measures</w:t>
        </w:r>
        <w:bookmarkEnd w:id="707"/>
      </w:ins>
    </w:p>
    <w:p w14:paraId="271BB4F4" w14:textId="77777777" w:rsidR="00AF3464" w:rsidRPr="00F22ED1" w:rsidRDefault="00AF3464" w:rsidP="00AF3464">
      <w:pPr>
        <w:spacing w:before="180" w:after="180" w:afterAutospacing="1" w:line="480" w:lineRule="auto"/>
        <w:ind w:firstLine="720"/>
        <w:rPr>
          <w:ins w:id="709" w:author="Duan, Sean (MU-Student)" w:date="2025-03-30T18:48:00Z" w16du:dateUtc="2025-03-30T23:48:00Z"/>
          <w:rFonts w:ascii="Calibri" w:eastAsia="Calibri" w:hAnsi="Calibri" w:cs="Times New Roman"/>
          <w:kern w:val="0"/>
          <w:szCs w:val="24"/>
          <w14:ligatures w14:val="none"/>
        </w:rPr>
      </w:pPr>
      <w:ins w:id="710" w:author="Duan, Sean (MU-Student)" w:date="2025-03-30T18:48:00Z" w16du:dateUtc="2025-03-30T23:48:00Z">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2) “</w:t>
        </w:r>
        <w:r>
          <w:rPr>
            <w:rFonts w:ascii="Calibri" w:eastAsia="Calibri" w:hAnsi="Calibri" w:cs="Times New Roman"/>
            <w:kern w:val="0"/>
            <w:szCs w:val="24"/>
            <w14:ligatures w14:val="none"/>
          </w:rPr>
          <w:t>Capital Punishment (the Death Penalty) is necessary in America”</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Capital Punishment</w:t>
        </w:r>
        <w:r w:rsidRPr="00F22ED1">
          <w:rPr>
            <w:rFonts w:ascii="Calibri" w:eastAsia="Calibri" w:hAnsi="Calibri" w:cs="Times New Roman"/>
            <w:kern w:val="0"/>
            <w:szCs w:val="24"/>
            <w14:ligatures w14:val="none"/>
          </w:rPr>
          <w:t>)</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w:t>
        </w:r>
        <w:r>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t>
        </w:r>
        <w:r w:rsidRPr="009D023A">
          <w:rPr>
            <w:rFonts w:ascii="Calibri" w:eastAsia="Calibri" w:hAnsi="Calibri" w:cs="Times New Roman"/>
            <w:kern w:val="0"/>
            <w:szCs w:val="24"/>
            <w14:ligatures w14:val="none"/>
          </w:rPr>
          <w:t>Americans should be able to use AI for job applications</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ins>
    </w:p>
    <w:p w14:paraId="6CF9B214" w14:textId="77777777" w:rsidR="00AF3464" w:rsidRDefault="00AF3464" w:rsidP="00AF3464">
      <w:pPr>
        <w:spacing w:before="180" w:after="180" w:afterAutospacing="1" w:line="480" w:lineRule="auto"/>
        <w:ind w:firstLine="720"/>
        <w:rPr>
          <w:ins w:id="711" w:author="Duan, Sean (MU-Student)" w:date="2025-03-30T18:48:00Z" w16du:dateUtc="2025-03-30T23:48:00Z"/>
          <w:rFonts w:ascii="Calibri" w:eastAsia="Calibri" w:hAnsi="Calibri" w:cs="Times New Roman"/>
          <w:szCs w:val="24"/>
        </w:rPr>
      </w:pPr>
      <w:ins w:id="712" w:author="Duan, Sean (MU-Student)" w:date="2025-03-30T18:48:00Z" w16du:dateUtc="2025-03-30T23:48:00Z">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w:t>
        </w:r>
        <w:r>
          <w:rPr>
            <w:rFonts w:ascii="Calibri" w:eastAsia="Calibri" w:hAnsi="Calibri" w:cs="Times New Roman"/>
            <w:kern w:val="0"/>
            <w:szCs w:val="24"/>
            <w14:ligatures w14:val="none"/>
          </w:rPr>
          <w:t>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Pr>
            <w:rFonts w:ascii="Calibri" w:eastAsia="Calibri" w:hAnsi="Calibri" w:cs="Times New Roman"/>
            <w:kern w:val="0"/>
            <w:szCs w:val="24"/>
            <w14:ligatures w14:val="none"/>
          </w:rPr>
          <w:t xml:space="preserve"> measuring support for the topic</w:t>
        </w:r>
        <w:r w:rsidRPr="00F22ED1">
          <w:rPr>
            <w:rFonts w:ascii="Calibri" w:eastAsia="Calibri" w:hAnsi="Calibri" w:cs="Times New Roman"/>
            <w:kern w:val="0"/>
            <w:szCs w:val="24"/>
            <w14:ligatures w14:val="none"/>
          </w:rPr>
          <w:t xml:space="preserve">. Participants provided a number ranging from 0-100%. Separate estimates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Pr>
            <w:rFonts w:ascii="Calibri" w:eastAsia="Calibri" w:hAnsi="Calibri" w:cs="Times New Roman"/>
            <w:szCs w:val="24"/>
          </w:rPr>
          <w:t xml:space="preserve"> Topic familiarity was assessed by asking participants “How familiar are you with [topic]?”, measured as a continuous variable ranging from </w:t>
        </w:r>
        <w:r>
          <w:rPr>
            <w:rFonts w:ascii="Calibri" w:eastAsia="Calibri" w:hAnsi="Calibri" w:cs="Times New Roman"/>
            <w:kern w:val="0"/>
            <w:szCs w:val="24"/>
            <w14:ligatures w14:val="none"/>
          </w:rPr>
          <w:t>“I am extremely unfamiliar”</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“I am extremely familiar”</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 xml:space="preserve">. Likewise, </w:t>
        </w:r>
        <w:r>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Pr>
            <w:rFonts w:ascii="Calibri" w:eastAsia="Calibri" w:hAnsi="Calibri" w:cs="Times New Roman"/>
            <w:kern w:val="0"/>
            <w:szCs w:val="24"/>
            <w14:ligatures w14:val="none"/>
          </w:rPr>
          <w:t>“Extremely unlikely”</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“Extremely likely”</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w:t>
        </w:r>
      </w:ins>
    </w:p>
    <w:p w14:paraId="4231A75F" w14:textId="77777777" w:rsidR="00AF3464" w:rsidRPr="00F22ED1" w:rsidRDefault="00AF3464" w:rsidP="00AF3464">
      <w:pPr>
        <w:spacing w:before="180" w:after="180" w:afterAutospacing="1" w:line="480" w:lineRule="auto"/>
        <w:ind w:firstLine="720"/>
        <w:rPr>
          <w:ins w:id="713" w:author="Duan, Sean (MU-Student)" w:date="2025-03-30T18:48:00Z" w16du:dateUtc="2025-03-30T23:48:00Z"/>
          <w:rFonts w:ascii="Calibri" w:eastAsia="Calibri" w:hAnsi="Calibri" w:cs="Times New Roman"/>
          <w:kern w:val="0"/>
          <w:szCs w:val="24"/>
          <w14:ligatures w14:val="none"/>
        </w:rPr>
      </w:pPr>
      <w:ins w:id="714" w:author="Duan, Sean (MU-Student)" w:date="2025-03-30T18:48:00Z" w16du:dateUtc="2025-03-30T23:48:00Z">
        <w:r w:rsidRPr="00F22ED1">
          <w:rPr>
            <w:rFonts w:ascii="Calibri" w:eastAsia="Calibri" w:hAnsi="Calibri" w:cs="Times New Roman"/>
            <w:kern w:val="0"/>
            <w:szCs w:val="24"/>
            <w14:ligatures w14:val="none"/>
          </w:rPr>
          <w:lastRenderedPageBreak/>
          <w:t xml:space="preserve">Individual differences in deontological and utilitarian orientation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measured with 5-point Likert scales ranging from ‘Strongly Disagree’ (1) to ‘Strongly Agree’ (5). </w:t>
        </w:r>
        <w:r>
          <w:rPr>
            <w:rFonts w:ascii="Calibri" w:eastAsia="Calibri" w:hAnsi="Calibri" w:cs="Times New Roman"/>
            <w:kern w:val="0"/>
            <w:szCs w:val="24"/>
            <w14:ligatures w14:val="none"/>
          </w:rPr>
          <w:t>For Study 3, e</w:t>
        </w:r>
        <w:r w:rsidRPr="00F22ED1">
          <w:rPr>
            <w:rFonts w:ascii="Calibri" w:eastAsia="Calibri" w:hAnsi="Calibri" w:cs="Times New Roman"/>
            <w:kern w:val="0"/>
            <w:szCs w:val="24"/>
            <w14:ligatures w14:val="none"/>
          </w:rPr>
          <w:t>ach six-item subscale showed satisfactory internal consistencies with Cronbach’s α of .</w:t>
        </w:r>
        <w:r>
          <w:rPr>
            <w:rFonts w:ascii="Calibri" w:eastAsia="Calibri" w:hAnsi="Calibri" w:cs="Times New Roman"/>
            <w:kern w:val="0"/>
            <w:szCs w:val="24"/>
            <w14:ligatures w14:val="none"/>
          </w:rPr>
          <w:t>6</w:t>
        </w:r>
        <w:r w:rsidRPr="00F22ED1">
          <w:rPr>
            <w:rFonts w:ascii="Calibri" w:eastAsia="Calibri" w:hAnsi="Calibri" w:cs="Times New Roman"/>
            <w:kern w:val="0"/>
            <w:szCs w:val="24"/>
            <w14:ligatures w14:val="none"/>
          </w:rPr>
          <w:t>8 (deontology) and .7</w:t>
        </w:r>
        <w:r>
          <w:rPr>
            <w:rFonts w:ascii="Calibri" w:eastAsia="Calibri" w:hAnsi="Calibri" w:cs="Times New Roman"/>
            <w:kern w:val="0"/>
            <w:szCs w:val="24"/>
            <w14:ligatures w14:val="none"/>
          </w:rPr>
          <w:t>1</w:t>
        </w:r>
        <w:r w:rsidRPr="00F22ED1">
          <w:rPr>
            <w:rFonts w:ascii="Calibri" w:eastAsia="Calibri" w:hAnsi="Calibri" w:cs="Times New Roman"/>
            <w:kern w:val="0"/>
            <w:szCs w:val="24"/>
            <w14:ligatures w14:val="none"/>
          </w:rPr>
          <w:t xml:space="preserve"> (utilitarianism).</w:t>
        </w:r>
      </w:ins>
    </w:p>
    <w:p w14:paraId="05EEB5F7" w14:textId="77777777" w:rsidR="00AF3464" w:rsidRPr="00F22ED1" w:rsidRDefault="00AF3464" w:rsidP="00AF3464">
      <w:pPr>
        <w:keepNext/>
        <w:keepLines/>
        <w:spacing w:after="0" w:afterAutospacing="1" w:line="480" w:lineRule="auto"/>
        <w:outlineLvl w:val="2"/>
        <w:rPr>
          <w:ins w:id="715" w:author="Duan, Sean (MU-Student)" w:date="2025-03-30T18:48:00Z" w16du:dateUtc="2025-03-30T23:48:00Z"/>
          <w:rFonts w:ascii="Calibri Light" w:eastAsia="Times New Roman" w:hAnsi="Calibri Light" w:cs="Times New Roman"/>
          <w:b/>
          <w:i/>
          <w:color w:val="000000"/>
          <w:sz w:val="28"/>
          <w:szCs w:val="24"/>
        </w:rPr>
      </w:pPr>
      <w:bookmarkStart w:id="716" w:name="_Toc194321819"/>
      <w:ins w:id="717" w:author="Duan, Sean (MU-Student)" w:date="2025-03-30T18:48:00Z" w16du:dateUtc="2025-03-30T23:48:00Z">
        <w:r w:rsidRPr="00F22ED1">
          <w:rPr>
            <w:rFonts w:ascii="Calibri Light" w:eastAsia="Times New Roman" w:hAnsi="Calibri Light" w:cs="Times New Roman"/>
            <w:b/>
            <w:i/>
            <w:color w:val="000000"/>
            <w:sz w:val="28"/>
            <w:szCs w:val="24"/>
          </w:rPr>
          <w:t>Power and Statistical Analysis</w:t>
        </w:r>
        <w:bookmarkEnd w:id="716"/>
      </w:ins>
    </w:p>
    <w:p w14:paraId="31C77F07" w14:textId="77777777" w:rsidR="00AF3464" w:rsidRPr="00F22ED1" w:rsidRDefault="00AF3464" w:rsidP="00AF3464">
      <w:pPr>
        <w:spacing w:after="100" w:afterAutospacing="1" w:line="480" w:lineRule="auto"/>
        <w:ind w:firstLine="720"/>
        <w:rPr>
          <w:ins w:id="718" w:author="Duan, Sean (MU-Student)" w:date="2025-03-30T18:48:00Z" w16du:dateUtc="2025-03-30T23:48:00Z"/>
          <w:rFonts w:ascii="Calibri" w:eastAsia="Calibri" w:hAnsi="Calibri" w:cs="Times New Roman"/>
          <w:szCs w:val="24"/>
        </w:rPr>
      </w:pPr>
      <w:ins w:id="719" w:author="Duan, Sean (MU-Student)" w:date="2025-03-30T18:48:00Z" w16du:dateUtc="2025-03-30T23:48:00Z">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w:t>
        </w:r>
        <w:r>
          <w:rPr>
            <w:rFonts w:ascii="Calibri" w:eastAsia="Calibri" w:hAnsi="Calibri" w:cs="Times New Roman"/>
            <w:szCs w:val="24"/>
          </w:rPr>
          <w:t>the three</w:t>
        </w:r>
        <w:r w:rsidRPr="00F22ED1">
          <w:rPr>
            <w:rFonts w:ascii="Calibri" w:eastAsia="Calibri" w:hAnsi="Calibri" w:cs="Times New Roman"/>
            <w:szCs w:val="24"/>
          </w:rPr>
          <w:t xml:space="preserve"> </w:t>
        </w:r>
        <w:r>
          <w:rPr>
            <w:rFonts w:ascii="Calibri" w:eastAsia="Calibri" w:hAnsi="Calibri" w:cs="Times New Roman"/>
            <w:szCs w:val="24"/>
          </w:rPr>
          <w:t>topics</w:t>
        </w:r>
        <w:r w:rsidRPr="00F22ED1">
          <w:rPr>
            <w:rFonts w:ascii="Calibri" w:eastAsia="Calibri" w:hAnsi="Calibri" w:cs="Times New Roman"/>
            <w:szCs w:val="24"/>
          </w:rPr>
          <w:t xml:space="preserve"> </w:t>
        </w:r>
        <w:r>
          <w:rPr>
            <w:rFonts w:ascii="Calibri" w:eastAsia="Calibri" w:hAnsi="Calibri" w:cs="Times New Roman"/>
            <w:szCs w:val="24"/>
          </w:rPr>
          <w:t>was</w:t>
        </w:r>
        <w:r w:rsidRPr="00F22ED1">
          <w:rPr>
            <w:rFonts w:ascii="Calibri" w:eastAsia="Calibri" w:hAnsi="Calibri" w:cs="Times New Roman"/>
            <w:szCs w:val="24"/>
          </w:rPr>
          <w:t xml:space="preserve"> treated as </w:t>
        </w:r>
        <w:r>
          <w:rPr>
            <w:rFonts w:ascii="Calibri" w:eastAsia="Calibri" w:hAnsi="Calibri" w:cs="Times New Roman"/>
            <w:szCs w:val="24"/>
          </w:rPr>
          <w:t xml:space="preserve">a </w:t>
        </w:r>
        <w:r w:rsidRPr="00F22ED1">
          <w:rPr>
            <w:rFonts w:ascii="Calibri" w:eastAsia="Calibri" w:hAnsi="Calibri" w:cs="Times New Roman"/>
            <w:szCs w:val="24"/>
          </w:rPr>
          <w:t xml:space="preserve">continuous variable. We </w:t>
        </w:r>
        <w:r>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r>
          <w:rPr>
            <w:rFonts w:ascii="Calibri" w:eastAsia="Calibri" w:hAnsi="Calibri" w:cs="Times New Roman"/>
            <w:szCs w:val="24"/>
          </w:rPr>
          <w:t xml:space="preserve"> </w:t>
        </w:r>
        <w:r w:rsidRPr="003D4E0F">
          <w:rPr>
            <w:rFonts w:ascii="Calibri" w:eastAsia="Calibri" w:hAnsi="Calibri" w:cs="Times New Roman"/>
            <w:szCs w:val="24"/>
          </w:rPr>
          <w:t xml:space="preserve">We used R version 4.4.1 (R Core Team 2024) and the following R packages: data.table v. 1.16.0 (Barrett et al. 2024), emmeans v. 1.10.4 (Lenth 2024), gdata v. 3.0.1 (Warnes et al. 2024), gtable v. 0.3.5 (Wickham and Pedersen 2024), gtsummary v. 2.0.2.9009 (Sjoberg et al. 2021), hrbrthemes v. 0.8.7 (Rudis 2024), janitor v. 2.2.0 (Firke 2023), knitr v. 1.48 (Xie 2014, 2015, </w:t>
        </w:r>
        <w:r w:rsidRPr="003D4E0F">
          <w:rPr>
            <w:rFonts w:ascii="Calibri" w:eastAsia="Calibri" w:hAnsi="Calibri" w:cs="Times New Roman"/>
            <w:szCs w:val="24"/>
          </w:rPr>
          <w:lastRenderedPageBreak/>
          <w:t>2024), lme4 v. 1.1.35.5 (Bates et al. 2015), MASS v. 7.3.60.2 (Venables and Ripley 2002), mediation v. 4.5.0 (Imai, Keele, and Yamamoto 2010; Imai, Keele, and Tingley 2010; Imai et al. 2010, 2011; Imai and Yamamoto 2013; Tingley et al. 2014), mgcv v. 1.9.1 (S. N. Wood 2003, 2004, 2011; S. N. Wood et al. 2016; S. N. Wood 2017), modelsummary v. 2.2.0 (Arel-Bundock 2022), multcomp v. 1.4.26 (Hothorn, Bretz, and Westfall 2008), psych v. 2.5.3 (William Revelle 2025), quantreg v. 5.98 (Koenker 2024), reshape2 v. 1.4.4 (Wickham 2007), rmarkdown v. 2.28 (Xie, Allaire, and Grolemund 2018; Xie, Dervieux, and Riederer 2020; Allaire et al. 2024), sensemakr v. 0.1.6 (Cinelli, Ferwerda, and Hazlett 2024), texreg v. 1.39.4 (Leifeld 2013), tidyverse v. 2.0.0 (Wickham et al. 2019), webshot2 v. 0.1.1 (Chang 2023).</w:t>
        </w:r>
      </w:ins>
    </w:p>
    <w:p w14:paraId="4D60EF28" w14:textId="77777777" w:rsidR="00AF3464" w:rsidRPr="00F22ED1" w:rsidRDefault="00AF3464" w:rsidP="00AF3464">
      <w:pPr>
        <w:keepNext/>
        <w:keepLines/>
        <w:spacing w:after="0" w:afterAutospacing="1" w:line="480" w:lineRule="auto"/>
        <w:outlineLvl w:val="2"/>
        <w:rPr>
          <w:ins w:id="720" w:author="Duan, Sean (MU-Student)" w:date="2025-03-30T18:48:00Z" w16du:dateUtc="2025-03-30T23:48:00Z"/>
          <w:rFonts w:ascii="Calibri Light" w:eastAsia="Times New Roman" w:hAnsi="Calibri Light" w:cs="Times New Roman"/>
          <w:b/>
          <w:i/>
          <w:color w:val="000000"/>
          <w:sz w:val="28"/>
          <w:szCs w:val="24"/>
        </w:rPr>
      </w:pPr>
      <w:bookmarkStart w:id="721" w:name="_Toc194321820"/>
      <w:ins w:id="722" w:author="Duan, Sean (MU-Student)" w:date="2025-03-30T18:48:00Z" w16du:dateUtc="2025-03-30T23:48:00Z">
        <w:r w:rsidRPr="00F22ED1">
          <w:rPr>
            <w:rFonts w:ascii="Calibri Light" w:eastAsia="Times New Roman" w:hAnsi="Calibri Light" w:cs="Times New Roman"/>
            <w:b/>
            <w:i/>
            <w:color w:val="000000"/>
            <w:sz w:val="28"/>
            <w:szCs w:val="24"/>
          </w:rPr>
          <w:t>Study 3 Hypotheses</w:t>
        </w:r>
        <w:bookmarkEnd w:id="721"/>
        <w:r w:rsidRPr="00F22ED1">
          <w:rPr>
            <w:rFonts w:ascii="Calibri Light" w:eastAsia="Times New Roman" w:hAnsi="Calibri Light" w:cs="Times New Roman"/>
            <w:b/>
            <w:i/>
            <w:color w:val="000000"/>
            <w:sz w:val="28"/>
            <w:szCs w:val="24"/>
          </w:rPr>
          <w:t xml:space="preserve"> </w:t>
        </w:r>
      </w:ins>
    </w:p>
    <w:p w14:paraId="1AC3B38A" w14:textId="77777777" w:rsidR="00AF3464" w:rsidRPr="005B579D" w:rsidRDefault="00AF3464" w:rsidP="00AF3464">
      <w:pPr>
        <w:pStyle w:val="FirstParagraph"/>
        <w:spacing w:line="480" w:lineRule="auto"/>
        <w:ind w:firstLine="720"/>
        <w:rPr>
          <w:ins w:id="723" w:author="Duan, Sean (MU-Student)" w:date="2025-03-30T18:48:00Z" w16du:dateUtc="2025-03-30T23:48:00Z"/>
          <w:rFonts w:ascii="Calibri" w:hAnsi="Calibri" w:cs="Calibri"/>
          <w:szCs w:val="28"/>
        </w:rPr>
      </w:pPr>
      <w:ins w:id="724" w:author="Duan, Sean (MU-Student)" w:date="2025-03-30T18:48:00Z" w16du:dateUtc="2025-03-30T23:48:00Z">
        <w:r>
          <w:rPr>
            <w:rFonts w:ascii="Calibri" w:hAnsi="Calibri" w:cs="Calibri"/>
            <w:szCs w:val="28"/>
          </w:rPr>
          <w:t>The</w:t>
        </w:r>
        <w:r w:rsidRPr="005B579D">
          <w:rPr>
            <w:rFonts w:ascii="Calibri" w:hAnsi="Calibri" w:cs="Calibri"/>
            <w:szCs w:val="28"/>
          </w:rPr>
          <w:t xml:space="preserve"> first hypothesis </w:t>
        </w:r>
        <w:r>
          <w:rPr>
            <w:rFonts w:ascii="Calibri" w:hAnsi="Calibri" w:cs="Calibri"/>
            <w:szCs w:val="28"/>
          </w:rPr>
          <w:t xml:space="preserve">was </w:t>
        </w:r>
        <w:r w:rsidRPr="005B579D">
          <w:rPr>
            <w:rFonts w:ascii="Calibri" w:hAnsi="Calibri" w:cs="Calibri"/>
            <w:szCs w:val="28"/>
          </w:rPr>
          <w:t xml:space="preserve">that high social consensus would lead to </w:t>
        </w:r>
        <w:r>
          <w:rPr>
            <w:rFonts w:ascii="Calibri" w:hAnsi="Calibri" w:cs="Calibri"/>
            <w:szCs w:val="28"/>
          </w:rPr>
          <w:t xml:space="preserve">greater </w:t>
        </w:r>
        <w:r w:rsidRPr="005B579D">
          <w:rPr>
            <w:rFonts w:ascii="Calibri" w:hAnsi="Calibri" w:cs="Calibri"/>
            <w:szCs w:val="28"/>
          </w:rPr>
          <w:t xml:space="preserve">positive support for </w:t>
        </w:r>
        <w:r>
          <w:rPr>
            <w:rFonts w:ascii="Calibri" w:hAnsi="Calibri" w:cs="Calibri"/>
            <w:szCs w:val="28"/>
          </w:rPr>
          <w:t xml:space="preserve">each topic </w:t>
        </w:r>
        <w:r w:rsidRPr="005B579D">
          <w:rPr>
            <w:rFonts w:ascii="Calibri" w:hAnsi="Calibri" w:cs="Calibri"/>
            <w:szCs w:val="28"/>
          </w:rPr>
          <w:t xml:space="preserve">(H1), which would be a replication of Study 1. Additionally, </w:t>
        </w:r>
        <w:r>
          <w:rPr>
            <w:rFonts w:ascii="Calibri" w:hAnsi="Calibri" w:cs="Calibri"/>
            <w:szCs w:val="28"/>
          </w:rPr>
          <w:t xml:space="preserve">social consensus and moral conviction were </w:t>
        </w:r>
        <w:r w:rsidRPr="005B579D">
          <w:rPr>
            <w:rFonts w:ascii="Calibri" w:hAnsi="Calibri" w:cs="Calibri"/>
            <w:szCs w:val="28"/>
          </w:rPr>
          <w:t>expect</w:t>
        </w:r>
        <w:r>
          <w:rPr>
            <w:rFonts w:ascii="Calibri" w:hAnsi="Calibri" w:cs="Calibri"/>
            <w:szCs w:val="28"/>
          </w:rPr>
          <w:t>ed</w:t>
        </w:r>
        <w:r w:rsidRPr="005B579D">
          <w:rPr>
            <w:rFonts w:ascii="Calibri" w:hAnsi="Calibri" w:cs="Calibri"/>
            <w:szCs w:val="28"/>
          </w:rPr>
          <w:t xml:space="preserve"> to </w:t>
        </w:r>
        <w:r>
          <w:rPr>
            <w:rFonts w:ascii="Calibri" w:hAnsi="Calibri" w:cs="Calibri"/>
            <w:szCs w:val="28"/>
          </w:rPr>
          <w:t xml:space="preserve">have an interactive effect </w:t>
        </w:r>
        <w:r w:rsidRPr="005B579D">
          <w:rPr>
            <w:rFonts w:ascii="Calibri" w:hAnsi="Calibri" w:cs="Calibri"/>
            <w:szCs w:val="28"/>
          </w:rPr>
          <w:t xml:space="preserve">on support for universal health care, capital punishment, and the usage of AI in the workplace (H2). Specifically, it is expected that increased moral conviction will reduce the effect of social consensus and conversely, decreased moral conviction will increase the effect of social consensus. </w:t>
        </w:r>
      </w:ins>
    </w:p>
    <w:p w14:paraId="60CB7F16" w14:textId="77777777" w:rsidR="00AF3464" w:rsidRPr="00F22ED1" w:rsidRDefault="00AF3464" w:rsidP="00AF3464">
      <w:pPr>
        <w:keepNext/>
        <w:keepLines/>
        <w:spacing w:after="100" w:afterAutospacing="1" w:line="480" w:lineRule="auto"/>
        <w:outlineLvl w:val="1"/>
        <w:rPr>
          <w:ins w:id="725" w:author="Duan, Sean (MU-Student)" w:date="2025-03-30T18:48:00Z" w16du:dateUtc="2025-03-30T23:48:00Z"/>
          <w:rFonts w:ascii="Calibri Light" w:eastAsia="Times New Roman" w:hAnsi="Calibri Light" w:cs="Times New Roman"/>
          <w:b/>
          <w:bCs/>
          <w:kern w:val="0"/>
          <w:sz w:val="28"/>
          <w:szCs w:val="28"/>
          <w14:ligatures w14:val="none"/>
        </w:rPr>
      </w:pPr>
      <w:bookmarkStart w:id="726" w:name="_Toc194321821"/>
      <w:ins w:id="727" w:author="Duan, Sean (MU-Student)" w:date="2025-03-30T18:48:00Z" w16du:dateUtc="2025-03-30T23:48:00Z">
        <w:r w:rsidRPr="00F22ED1">
          <w:rPr>
            <w:rFonts w:ascii="Calibri Light" w:eastAsia="Times New Roman" w:hAnsi="Calibri Light" w:cs="Times New Roman"/>
            <w:b/>
            <w:bCs/>
            <w:kern w:val="0"/>
            <w:sz w:val="28"/>
            <w:szCs w:val="28"/>
            <w14:ligatures w14:val="none"/>
          </w:rPr>
          <w:t>Results</w:t>
        </w:r>
        <w:bookmarkEnd w:id="726"/>
      </w:ins>
    </w:p>
    <w:p w14:paraId="79D7538B" w14:textId="77777777" w:rsidR="00AF3464" w:rsidRDefault="00AF3464" w:rsidP="00AF3464">
      <w:pPr>
        <w:spacing w:after="100" w:afterAutospacing="1" w:line="480" w:lineRule="auto"/>
        <w:ind w:firstLine="720"/>
        <w:rPr>
          <w:ins w:id="728" w:author="Duan, Sean (MU-Student)" w:date="2025-03-30T18:48:00Z" w16du:dateUtc="2025-03-30T23:48:00Z"/>
        </w:rPr>
      </w:pPr>
      <w:ins w:id="729" w:author="Duan, Sean (MU-Student)" w:date="2025-03-30T18:48:00Z" w16du:dateUtc="2025-03-30T23:48:00Z">
        <w:r>
          <w:rPr>
            <w:rFonts w:ascii="Calibri" w:eastAsia="Calibri" w:hAnsi="Calibri" w:cs="Times New Roman"/>
            <w:szCs w:val="24"/>
          </w:rPr>
          <w:t xml:space="preserve">Both </w:t>
        </w:r>
        <w:r w:rsidRPr="00F22ED1">
          <w:rPr>
            <w:rFonts w:ascii="Calibri" w:eastAsia="Calibri" w:hAnsi="Calibri" w:cs="Times New Roman"/>
            <w:szCs w:val="24"/>
          </w:rPr>
          <w:t xml:space="preserve">hypotheses </w:t>
        </w:r>
        <w:r>
          <w:rPr>
            <w:rFonts w:ascii="Calibri" w:eastAsia="Calibri" w:hAnsi="Calibri" w:cs="Times New Roman"/>
            <w:szCs w:val="24"/>
          </w:rPr>
          <w:t xml:space="preserve">were tested </w:t>
        </w:r>
        <w:r w:rsidRPr="00F22ED1">
          <w:rPr>
            <w:rFonts w:ascii="Calibri" w:eastAsia="Calibri" w:hAnsi="Calibri" w:cs="Times New Roman"/>
            <w:szCs w:val="24"/>
          </w:rPr>
          <w:t>with a</w:t>
        </w:r>
        <w:r>
          <w:rPr>
            <w:rFonts w:ascii="Calibri" w:eastAsia="Calibri" w:hAnsi="Calibri" w:cs="Times New Roman"/>
            <w:szCs w:val="24"/>
          </w:rPr>
          <w:t xml:space="preserve"> series of within-subjects analysis of variance (ANOVA) models comparing support for the topics both before and after the social consensus </w:t>
        </w:r>
        <w:r>
          <w:rPr>
            <w:rFonts w:ascii="Calibri" w:eastAsia="Calibri" w:hAnsi="Calibri" w:cs="Times New Roman"/>
            <w:szCs w:val="24"/>
          </w:rPr>
          <w:lastRenderedPageBreak/>
          <w:t xml:space="preserve">and </w:t>
        </w:r>
        <w:r w:rsidRPr="007A6A46">
          <w:rPr>
            <w:rFonts w:ascii="Calibri" w:eastAsia="Calibri" w:hAnsi="Calibri" w:cs="Calibri"/>
            <w:szCs w:val="24"/>
          </w:rPr>
          <w:t xml:space="preserve">moral conviction manipulations. The outcome for </w:t>
        </w:r>
        <w:r w:rsidRPr="007A6A46">
          <w:rPr>
            <w:rFonts w:ascii="Calibri" w:eastAsia="Calibri" w:hAnsi="Calibri" w:cs="Calibri"/>
          </w:rPr>
          <w:t>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We also plan on examining the interaction of the moral conviction and social consensus manipulations. To test H1, we conducted an ANOVA model with our two manipulations (moral conviction and social consensus) as between-subjects factors.</w:t>
        </w:r>
      </w:ins>
    </w:p>
    <w:p w14:paraId="54ACF28E" w14:textId="77777777" w:rsidR="00AF3464" w:rsidRPr="0053741E" w:rsidRDefault="00AF3464" w:rsidP="00AF3464">
      <w:pPr>
        <w:pStyle w:val="NoSpacing"/>
        <w:spacing w:line="480" w:lineRule="auto"/>
        <w:rPr>
          <w:ins w:id="730" w:author="Duan, Sean (MU-Student)" w:date="2025-03-30T18:48:00Z" w16du:dateUtc="2025-03-30T23:48:00Z"/>
          <w:rFonts w:ascii="Calibri" w:eastAsia="Calibri" w:hAnsi="Calibri" w:cs="Times New Roman"/>
          <w:i/>
          <w:iCs/>
          <w:sz w:val="24"/>
          <w:szCs w:val="24"/>
        </w:rPr>
      </w:pPr>
      <w:ins w:id="731" w:author="Duan, Sean (MU-Student)" w:date="2025-03-30T18:48:00Z" w16du:dateUtc="2025-03-30T23:48:00Z">
        <w:r>
          <w:rPr>
            <w:rFonts w:ascii="Calibri" w:eastAsia="Calibri" w:hAnsi="Calibri" w:cs="Times New Roman"/>
            <w:i/>
            <w:iCs/>
            <w:sz w:val="24"/>
            <w:szCs w:val="24"/>
          </w:rPr>
          <w:t>Support for the Topic</w:t>
        </w:r>
      </w:ins>
    </w:p>
    <w:p w14:paraId="09E2238E" w14:textId="77777777" w:rsidR="00AF3464" w:rsidRPr="00670319" w:rsidRDefault="00AF3464" w:rsidP="00AF3464">
      <w:pPr>
        <w:spacing w:after="100" w:afterAutospacing="1" w:line="480" w:lineRule="auto"/>
        <w:ind w:firstLine="720"/>
        <w:rPr>
          <w:ins w:id="732" w:author="Duan, Sean (MU-Student)" w:date="2025-03-30T18:48:00Z" w16du:dateUtc="2025-03-30T23:48:00Z"/>
          <w:rFonts w:ascii="Calibri" w:eastAsia="Calibri" w:hAnsi="Calibri" w:cs="Times New Roman"/>
        </w:rPr>
      </w:pPr>
      <w:ins w:id="733" w:author="Duan, Sean (MU-Student)" w:date="2025-03-30T18:48:00Z" w16du:dateUtc="2025-03-30T23:48:00Z">
        <w:r>
          <w:rPr>
            <w:rFonts w:ascii="Calibri" w:eastAsia="Calibri" w:hAnsi="Calibri" w:cs="Times New Roman"/>
          </w:rPr>
          <w:t xml:space="preserve">These results of these analyses did not support </w:t>
        </w:r>
        <w:r w:rsidRPr="00F22ED1">
          <w:rPr>
            <w:rFonts w:ascii="Calibri" w:eastAsia="Calibri" w:hAnsi="Calibri" w:cs="Times New Roman"/>
          </w:rPr>
          <w:t>H</w:t>
        </w:r>
        <w:r>
          <w:rPr>
            <w:rFonts w:ascii="Calibri" w:eastAsia="Calibri" w:hAnsi="Calibri" w:cs="Times New Roman"/>
          </w:rPr>
          <w:t>ypothesis 1. There was no main effect of</w:t>
        </w:r>
        <w:r w:rsidRPr="00F22ED1">
          <w:rPr>
            <w:rFonts w:ascii="Calibri" w:eastAsia="Calibri" w:hAnsi="Calibri" w:cs="Times New Roman"/>
          </w:rPr>
          <w:t xml:space="preserve"> </w:t>
        </w:r>
        <w:r>
          <w:rPr>
            <w:rFonts w:ascii="Calibri" w:eastAsia="Calibri" w:hAnsi="Calibri" w:cs="Times New Roman"/>
          </w:rPr>
          <w:t>the social consensus</w:t>
        </w:r>
        <w:r w:rsidRPr="00F22ED1">
          <w:rPr>
            <w:rFonts w:ascii="Calibri" w:eastAsia="Calibri" w:hAnsi="Calibri" w:cs="Times New Roman"/>
          </w:rPr>
          <w:t xml:space="preserve"> manipulation on support for: 1</w:t>
        </w:r>
        <w:r w:rsidRPr="00DC6726">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-1.712,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0.335</w:t>
        </w:r>
        <w:r w:rsidRPr="00DC6726">
          <w:rPr>
            <w:rFonts w:ascii="Calibri" w:eastAsia="Calibri" w:hAnsi="Calibri" w:cs="Times New Roman"/>
          </w:rPr>
          <w:t xml:space="preserve">); 2) </w:t>
        </w:r>
        <w:r w:rsidRPr="0053741E">
          <w:rPr>
            <w:rFonts w:ascii="Calibri" w:eastAsia="Calibri" w:hAnsi="Calibri" w:cs="Times New Roman"/>
          </w:rPr>
          <w:t>Capital Punishment</w:t>
        </w:r>
        <w:r w:rsidRPr="00DC6726">
          <w:rPr>
            <w:rFonts w:ascii="Calibri" w:eastAsia="Calibri" w:hAnsi="Calibri" w:cs="Times New Roman"/>
          </w:rPr>
          <w:t xml:space="preserve">, (ß = -0.823,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0.721</w:t>
        </w:r>
        <w:r w:rsidRPr="00DC6726">
          <w:rPr>
            <w:rFonts w:ascii="Calibri" w:eastAsia="Calibri" w:hAnsi="Calibri" w:cs="Times New Roman"/>
          </w:rPr>
          <w:t xml:space="preserve">); or 3)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-2</w:t>
        </w:r>
        <w:r w:rsidRPr="00F22ED1">
          <w:rPr>
            <w:rFonts w:ascii="Calibri" w:eastAsia="Calibri" w:hAnsi="Calibri" w:cs="Times New Roman"/>
          </w:rPr>
          <w:t>.</w:t>
        </w:r>
        <w:r>
          <w:rPr>
            <w:rFonts w:ascii="Calibri" w:eastAsia="Calibri" w:hAnsi="Calibri" w:cs="Times New Roman"/>
          </w:rPr>
          <w:t>67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0.299</w:t>
        </w:r>
        <w:r w:rsidRPr="00F22ED1">
          <w:rPr>
            <w:rFonts w:ascii="Calibri" w:eastAsia="Calibri" w:hAnsi="Calibri" w:cs="Times New Roman"/>
          </w:rPr>
          <w:t>)</w:t>
        </w:r>
        <w:r>
          <w:rPr>
            <w:rFonts w:ascii="Calibri" w:eastAsia="Calibri" w:hAnsi="Calibri" w:cs="Times New Roman"/>
          </w:rPr>
          <w:t xml:space="preserve">. </w:t>
        </w:r>
        <w:r w:rsidRPr="00067889">
          <w:rPr>
            <w:rFonts w:ascii="Calibri" w:eastAsia="Calibri" w:hAnsi="Calibri" w:cs="Times New Roman"/>
          </w:rPr>
          <w:t xml:space="preserve">There was no main effect of moral conviction on support for: 1) </w:t>
        </w:r>
        <w:r w:rsidRPr="0053741E">
          <w:rPr>
            <w:rFonts w:ascii="Calibri" w:eastAsia="Calibri" w:hAnsi="Calibri" w:cs="Times New Roman"/>
          </w:rPr>
          <w:t>Universal Health Care</w:t>
        </w:r>
        <w:r w:rsidRPr="00067889">
          <w:rPr>
            <w:rFonts w:ascii="Calibri" w:eastAsia="Calibri" w:hAnsi="Calibri" w:cs="Times New Roman"/>
          </w:rPr>
          <w:t xml:space="preserve">, (ß = -2.226,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i/>
            <w:iCs/>
          </w:rPr>
          <w:t xml:space="preserve"> </w:t>
        </w:r>
        <w:r>
          <w:rPr>
            <w:rFonts w:ascii="Calibri" w:eastAsia="Calibri" w:hAnsi="Calibri" w:cs="Times New Roman"/>
          </w:rPr>
          <w:t>0.207</w:t>
        </w:r>
        <w:r w:rsidRPr="00067889">
          <w:rPr>
            <w:rFonts w:ascii="Calibri" w:eastAsia="Calibri" w:hAnsi="Calibri" w:cs="Times New Roman"/>
          </w:rPr>
          <w:t xml:space="preserve">); 2) </w:t>
        </w:r>
        <w:r w:rsidRPr="0053741E">
          <w:rPr>
            <w:rFonts w:ascii="Calibri" w:eastAsia="Calibri" w:hAnsi="Calibri" w:cs="Times New Roman"/>
          </w:rPr>
          <w:t>Capital Punishment</w:t>
        </w:r>
        <w:r w:rsidRPr="00067889">
          <w:rPr>
            <w:rFonts w:ascii="Calibri" w:eastAsia="Calibri" w:hAnsi="Calibri" w:cs="Times New Roman"/>
          </w:rPr>
          <w:t xml:space="preserve">, (ß = -1.926,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0.408</w:t>
        </w:r>
        <w:r w:rsidRPr="00067889">
          <w:rPr>
            <w:rFonts w:ascii="Calibri" w:eastAsia="Calibri" w:hAnsi="Calibri" w:cs="Times New Roman"/>
          </w:rPr>
          <w:t xml:space="preserve">); or 3) </w:t>
        </w:r>
        <w:r w:rsidRPr="0053741E">
          <w:rPr>
            <w:rFonts w:ascii="Calibri" w:eastAsia="Calibri" w:hAnsi="Calibri" w:cs="Times New Roman"/>
          </w:rPr>
          <w:t>AI in the Workplace</w:t>
        </w:r>
        <w:r w:rsidRPr="00067889">
          <w:rPr>
            <w:rFonts w:ascii="Calibri" w:eastAsia="Calibri" w:hAnsi="Calibri" w:cs="Times New Roman"/>
          </w:rPr>
          <w:t xml:space="preserve">, (ß= -1.863,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0.467</w:t>
        </w:r>
        <w:r w:rsidRPr="00F22ED1">
          <w:rPr>
            <w:rFonts w:ascii="Calibri" w:eastAsia="Calibri" w:hAnsi="Calibri" w:cs="Times New Roman"/>
          </w:rPr>
          <w:t>)</w:t>
        </w:r>
        <w:r>
          <w:rPr>
            <w:rFonts w:ascii="Calibri" w:eastAsia="Calibri" w:hAnsi="Calibri" w:cs="Times New Roman"/>
          </w:rPr>
          <w:t xml:space="preserve">. There was also no evidence to support Hypothesis 2 as there was not a significant interaction between social consensus and moral conviction on support for </w:t>
        </w:r>
        <w:r w:rsidRPr="00F22ED1">
          <w:rPr>
            <w:rFonts w:ascii="Calibri" w:eastAsia="Calibri" w:hAnsi="Calibri" w:cs="Times New Roman"/>
          </w:rPr>
          <w:t xml:space="preserve">1) </w:t>
        </w:r>
        <w:r w:rsidRPr="0053741E">
          <w:rPr>
            <w:rFonts w:ascii="Calibri" w:eastAsia="Calibri" w:hAnsi="Calibri" w:cs="Times New Roman"/>
          </w:rPr>
          <w:t>Universal Health Care</w:t>
        </w:r>
        <w:r w:rsidRPr="00670319">
          <w:rPr>
            <w:rFonts w:ascii="Calibri" w:eastAsia="Calibri" w:hAnsi="Calibri" w:cs="Times New Roman"/>
          </w:rPr>
          <w:t>, (ß</w:t>
        </w:r>
        <w:r w:rsidRPr="00670319">
          <w:rPr>
            <w:rFonts w:ascii="Calibri" w:eastAsia="Calibri" w:hAnsi="Calibri" w:cs="Times New Roman"/>
            <w:vertAlign w:val="subscript"/>
          </w:rPr>
          <w:t xml:space="preserve"> </w:t>
        </w:r>
        <w:r w:rsidRPr="00670319">
          <w:rPr>
            <w:rFonts w:ascii="Calibri" w:eastAsia="Calibri" w:hAnsi="Calibri" w:cs="Times New Roman"/>
          </w:rPr>
          <w:t xml:space="preserve">= -0.0762, </w:t>
        </w:r>
        <w:r w:rsidRPr="00670319">
          <w:rPr>
            <w:rFonts w:ascii="Calibri" w:eastAsia="Calibri" w:hAnsi="Calibri" w:cs="Times New Roman"/>
            <w:i/>
            <w:iCs/>
          </w:rPr>
          <w:t>p</w:t>
        </w:r>
        <w:r w:rsidRPr="00670319">
          <w:rPr>
            <w:rFonts w:ascii="Calibri" w:eastAsia="Calibri" w:hAnsi="Calibri" w:cs="Times New Roman"/>
          </w:rPr>
          <w:t xml:space="preserve"> = </w:t>
        </w:r>
        <w:r>
          <w:rPr>
            <w:rFonts w:ascii="Calibri" w:eastAsia="Calibri" w:hAnsi="Calibri" w:cs="Times New Roman"/>
          </w:rPr>
          <w:t>0.975</w:t>
        </w:r>
        <w:r w:rsidRPr="00670319">
          <w:rPr>
            <w:rFonts w:ascii="Calibri" w:eastAsia="Calibri" w:hAnsi="Calibri" w:cs="Times New Roman"/>
          </w:rPr>
          <w:t xml:space="preserve">); 2) </w:t>
        </w:r>
        <w:r w:rsidRPr="0053741E">
          <w:rPr>
            <w:rFonts w:ascii="Calibri" w:eastAsia="Calibri" w:hAnsi="Calibri" w:cs="Times New Roman"/>
          </w:rPr>
          <w:t>Capital Punishment</w:t>
        </w:r>
        <w:r w:rsidRPr="00670319">
          <w:rPr>
            <w:rFonts w:ascii="Calibri" w:eastAsia="Calibri" w:hAnsi="Calibri" w:cs="Times New Roman"/>
          </w:rPr>
          <w:t xml:space="preserve">, (ß = -2.607,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0.419</w:t>
        </w:r>
        <w:r w:rsidRPr="00670319">
          <w:rPr>
            <w:rFonts w:ascii="Calibri" w:eastAsia="Calibri" w:hAnsi="Calibri" w:cs="Times New Roman"/>
          </w:rPr>
          <w:t xml:space="preserve">); or 3) </w:t>
        </w:r>
        <w:r w:rsidRPr="0053741E">
          <w:rPr>
            <w:rFonts w:ascii="Calibri" w:eastAsia="Calibri" w:hAnsi="Calibri" w:cs="Times New Roman"/>
          </w:rPr>
          <w:t>AI in the Workplace</w:t>
        </w:r>
        <w:r w:rsidRPr="00670319">
          <w:rPr>
            <w:rFonts w:ascii="Calibri" w:eastAsia="Calibri" w:hAnsi="Calibri" w:cs="Times New Roman"/>
          </w:rPr>
          <w:t xml:space="preserve">, (ß = -3.31,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0.358</w:t>
        </w:r>
        <w:r w:rsidRPr="00670319">
          <w:rPr>
            <w:rFonts w:ascii="Calibri" w:eastAsia="Calibri" w:hAnsi="Calibri" w:cs="Times New Roman"/>
          </w:rPr>
          <w:t xml:space="preserve">). </w:t>
        </w:r>
      </w:ins>
    </w:p>
    <w:p w14:paraId="437ABCA0" w14:textId="77777777" w:rsidR="00AF3464" w:rsidRPr="00670319" w:rsidRDefault="00AF3464" w:rsidP="00AF3464">
      <w:pPr>
        <w:spacing w:after="100" w:afterAutospacing="1" w:line="480" w:lineRule="auto"/>
        <w:ind w:firstLine="720"/>
        <w:rPr>
          <w:ins w:id="734" w:author="Duan, Sean (MU-Student)" w:date="2025-03-30T18:48:00Z" w16du:dateUtc="2025-03-30T23:48:00Z"/>
          <w:rFonts w:ascii="Calibri" w:eastAsia="Calibri" w:hAnsi="Calibri" w:cs="Times New Roman"/>
        </w:rPr>
      </w:pPr>
      <w:ins w:id="735" w:author="Duan, Sean (MU-Student)" w:date="2025-03-30T18:48:00Z" w16du:dateUtc="2025-03-30T23:48:00Z">
        <w:r w:rsidRPr="00670319">
          <w:rPr>
            <w:rFonts w:ascii="Calibri" w:eastAsia="Calibri" w:hAnsi="Calibri" w:cs="Times New Roman"/>
          </w:rPr>
          <w:t xml:space="preserve">There was a significant effect of Time on support for the topics. Support was greater post-intervention than pre-intervention for: </w:t>
        </w:r>
        <w:r w:rsidRPr="0053741E">
          <w:rPr>
            <w:rFonts w:ascii="Calibri" w:eastAsia="Calibri" w:hAnsi="Calibri" w:cs="Times New Roman"/>
          </w:rPr>
          <w:t>Universal Health Care</w:t>
        </w:r>
        <w:r>
          <w:rPr>
            <w:rFonts w:ascii="Calibri" w:eastAsia="Calibri" w:hAnsi="Calibri" w:cs="Times New Roman"/>
          </w:rPr>
          <w:t>,</w:t>
        </w:r>
        <w:r w:rsidRPr="00670319">
          <w:rPr>
            <w:rFonts w:ascii="Calibri" w:eastAsia="Calibri" w:hAnsi="Calibri" w:cs="Times New Roman"/>
          </w:rPr>
          <w:t xml:space="preserve"> </w:t>
        </w:r>
        <w:r w:rsidRPr="0053741E">
          <w:rPr>
            <w:rFonts w:ascii="Calibri" w:eastAsia="Calibri" w:hAnsi="Calibri" w:cs="Times New Roman"/>
          </w:rPr>
          <w:t>Capital Punishment</w:t>
        </w:r>
        <w:r w:rsidRPr="00670319">
          <w:rPr>
            <w:rFonts w:ascii="Calibri" w:eastAsia="Calibri" w:hAnsi="Calibri" w:cs="Times New Roman"/>
          </w:rPr>
          <w:t xml:space="preserve">, and </w:t>
        </w:r>
        <w:r>
          <w:rPr>
            <w:rFonts w:ascii="Calibri" w:eastAsia="Calibri" w:hAnsi="Calibri" w:cs="Times New Roman"/>
          </w:rPr>
          <w:t>A</w:t>
        </w:r>
        <w:r w:rsidRPr="0053741E">
          <w:rPr>
            <w:rFonts w:ascii="Calibri" w:eastAsia="Calibri" w:hAnsi="Calibri" w:cs="Times New Roman"/>
          </w:rPr>
          <w:t xml:space="preserve">I </w:t>
        </w:r>
        <w:r w:rsidRPr="0053741E">
          <w:rPr>
            <w:rFonts w:ascii="Calibri" w:eastAsia="Calibri" w:hAnsi="Calibri" w:cs="Times New Roman"/>
          </w:rPr>
          <w:lastRenderedPageBreak/>
          <w:t>in the Workplace</w:t>
        </w:r>
        <w:r>
          <w:rPr>
            <w:rFonts w:ascii="Calibri" w:eastAsia="Calibri" w:hAnsi="Calibri" w:cs="Times New Roman"/>
          </w:rPr>
          <w:t>.</w:t>
        </w:r>
        <w:r w:rsidRPr="00063485">
          <w:rPr>
            <w:rFonts w:ascii="Calibri" w:eastAsia="Calibri" w:hAnsi="Calibri" w:cs="Times New Roman"/>
          </w:rPr>
          <w:t xml:space="preserve"> </w:t>
        </w:r>
        <w:r>
          <w:rPr>
            <w:rFonts w:ascii="Calibri" w:eastAsia="Calibri" w:hAnsi="Calibri" w:cs="Times New Roman"/>
          </w:rPr>
          <w:t>S</w:t>
        </w:r>
        <w:r w:rsidRPr="00F22ED1">
          <w:rPr>
            <w:rFonts w:ascii="Calibri" w:eastAsia="Calibri" w:hAnsi="Calibri" w:cs="Times New Roman"/>
          </w:rPr>
          <w:t>ee figure</w:t>
        </w:r>
        <w:r>
          <w:rPr>
            <w:rFonts w:ascii="Calibri" w:eastAsia="Calibri" w:hAnsi="Calibri" w:cs="Times New Roman"/>
          </w:rPr>
          <w:t>s</w:t>
        </w:r>
        <w:r w:rsidRPr="00F22ED1">
          <w:rPr>
            <w:rFonts w:ascii="Calibri" w:eastAsia="Calibri" w:hAnsi="Calibri" w:cs="Times New Roman"/>
          </w:rPr>
          <w:t xml:space="preserve"> 1</w:t>
        </w:r>
        <w:r>
          <w:rPr>
            <w:rFonts w:ascii="Calibri" w:eastAsia="Calibri" w:hAnsi="Calibri" w:cs="Times New Roman"/>
          </w:rPr>
          <w:t>-3</w:t>
        </w:r>
        <w:r w:rsidRPr="00F22ED1">
          <w:rPr>
            <w:rFonts w:ascii="Calibri" w:eastAsia="Calibri" w:hAnsi="Calibri" w:cs="Times New Roman"/>
          </w:rPr>
          <w:t xml:space="preserve"> below, illustrating this pattern of effects from pre- to post- intervention</w:t>
        </w:r>
        <w:r>
          <w:rPr>
            <w:rFonts w:ascii="Calibri" w:eastAsia="Calibri" w:hAnsi="Calibri" w:cs="Times New Roman"/>
          </w:rPr>
          <w:t xml:space="preserve"> for each topic</w:t>
        </w:r>
        <w:r w:rsidRPr="00F22ED1">
          <w:rPr>
            <w:rFonts w:ascii="Calibri" w:eastAsia="Calibri" w:hAnsi="Calibri" w:cs="Times New Roman"/>
          </w:rPr>
          <w:t>.</w:t>
        </w:r>
        <w:r w:rsidRPr="00670319">
          <w:rPr>
            <w:rFonts w:ascii="Calibri" w:eastAsia="Calibri" w:hAnsi="Calibri" w:cs="Times New Roman"/>
          </w:rPr>
          <w:t xml:space="preserve"> This indicates that the interventions increased support across all topics, which was not expected given that there were cases where the intervention was expected to decrease support for the topic (i.e., in the low social consensus and pragmatic framing condition).</w:t>
        </w:r>
        <w:r>
          <w:rPr>
            <w:rFonts w:ascii="Calibri" w:eastAsia="Calibri" w:hAnsi="Calibri" w:cs="Times New Roman"/>
          </w:rPr>
          <w:t xml:space="preserve"> </w:t>
        </w:r>
      </w:ins>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4D587E05" w14:textId="77777777" w:rsidTr="0053741E">
        <w:trPr>
          <w:trHeight w:val="458"/>
          <w:ins w:id="736" w:author="Duan, Sean (MU-Student)" w:date="2025-03-30T18:48:00Z"/>
        </w:trPr>
        <w:tc>
          <w:tcPr>
            <w:tcW w:w="8768" w:type="dxa"/>
            <w:gridSpan w:val="7"/>
          </w:tcPr>
          <w:p w14:paraId="56A32F40" w14:textId="77777777" w:rsidR="00AF3464" w:rsidRPr="004D465F" w:rsidRDefault="00AF3464" w:rsidP="0053741E">
            <w:pPr>
              <w:spacing w:after="100" w:afterAutospacing="1"/>
              <w:rPr>
                <w:ins w:id="737" w:author="Duan, Sean (MU-Student)" w:date="2025-03-30T18:48:00Z" w16du:dateUtc="2025-03-30T23:48:00Z"/>
                <w:rFonts w:ascii="Calibri" w:eastAsia="Calibri" w:hAnsi="Calibri" w:cs="Times New Roman"/>
                <w:b/>
                <w:bCs/>
              </w:rPr>
            </w:pPr>
            <w:ins w:id="738" w:author="Duan, Sean (MU-Student)" w:date="2025-03-30T18:48:00Z" w16du:dateUtc="2025-03-30T23:48:00Z">
              <w:r w:rsidRPr="0053741E">
                <w:rPr>
                  <w:rFonts w:ascii="Calibri" w:eastAsia="Calibri" w:hAnsi="Calibri" w:cs="Times New Roman"/>
                  <w:b/>
                  <w:bCs/>
                  <w:sz w:val="28"/>
                  <w:szCs w:val="24"/>
                </w:rPr>
                <w:t>UHC Support by Intervention – Pre to Post Manipulation</w:t>
              </w:r>
            </w:ins>
          </w:p>
        </w:tc>
      </w:tr>
      <w:tr w:rsidR="00AF3464" w14:paraId="67E967A0" w14:textId="77777777" w:rsidTr="0053741E">
        <w:trPr>
          <w:trHeight w:val="298"/>
          <w:ins w:id="739" w:author="Duan, Sean (MU-Student)" w:date="2025-03-30T18:48:00Z"/>
        </w:trPr>
        <w:tc>
          <w:tcPr>
            <w:tcW w:w="3309" w:type="dxa"/>
            <w:gridSpan w:val="2"/>
            <w:vMerge w:val="restart"/>
          </w:tcPr>
          <w:p w14:paraId="56E76280" w14:textId="77777777" w:rsidR="00AF3464" w:rsidRDefault="00AF3464" w:rsidP="0053741E">
            <w:pPr>
              <w:spacing w:after="100" w:afterAutospacing="1"/>
              <w:rPr>
                <w:ins w:id="740" w:author="Duan, Sean (MU-Student)" w:date="2025-03-30T18:48:00Z" w16du:dateUtc="2025-03-30T23:48:00Z"/>
                <w:rFonts w:ascii="Calibri" w:eastAsia="Calibri" w:hAnsi="Calibri" w:cs="Times New Roman"/>
              </w:rPr>
            </w:pPr>
            <w:ins w:id="741" w:author="Duan, Sean (MU-Student)" w:date="2025-03-30T18:48:00Z" w16du:dateUtc="2025-03-30T23:48:00Z">
              <w:r>
                <w:rPr>
                  <w:rFonts w:ascii="Calibri" w:eastAsia="Calibri" w:hAnsi="Calibri" w:cs="Times New Roman"/>
                </w:rPr>
                <w:t>Fig. 1 – M(SD)</w:t>
              </w:r>
            </w:ins>
          </w:p>
        </w:tc>
        <w:tc>
          <w:tcPr>
            <w:tcW w:w="5459" w:type="dxa"/>
            <w:gridSpan w:val="5"/>
          </w:tcPr>
          <w:p w14:paraId="05BABCCB" w14:textId="77777777" w:rsidR="00AF3464" w:rsidRPr="0053741E" w:rsidRDefault="00AF3464" w:rsidP="0053741E">
            <w:pPr>
              <w:spacing w:after="100" w:afterAutospacing="1"/>
              <w:rPr>
                <w:ins w:id="742" w:author="Duan, Sean (MU-Student)" w:date="2025-03-30T18:48:00Z" w16du:dateUtc="2025-03-30T23:48:00Z"/>
                <w:rFonts w:ascii="Calibri" w:eastAsia="Calibri" w:hAnsi="Calibri" w:cs="Times New Roman"/>
                <w:b/>
                <w:bCs/>
              </w:rPr>
            </w:pPr>
            <w:ins w:id="743" w:author="Duan, Sean (MU-Student)" w:date="2025-03-30T18:48:00Z" w16du:dateUtc="2025-03-30T23:48:00Z">
              <w:r w:rsidRPr="0053741E">
                <w:rPr>
                  <w:rFonts w:ascii="Calibri" w:eastAsia="Calibri" w:hAnsi="Calibri" w:cs="Times New Roman"/>
                  <w:b/>
                  <w:bCs/>
                </w:rPr>
                <w:t>IV 1: Social Consensus Condition</w:t>
              </w:r>
            </w:ins>
          </w:p>
        </w:tc>
      </w:tr>
      <w:tr w:rsidR="00AF3464" w14:paraId="7D8073E7" w14:textId="77777777" w:rsidTr="0053741E">
        <w:trPr>
          <w:trHeight w:val="150"/>
          <w:ins w:id="744" w:author="Duan, Sean (MU-Student)" w:date="2025-03-30T18:48:00Z"/>
        </w:trPr>
        <w:tc>
          <w:tcPr>
            <w:tcW w:w="3309" w:type="dxa"/>
            <w:gridSpan w:val="2"/>
            <w:vMerge/>
          </w:tcPr>
          <w:p w14:paraId="00394197" w14:textId="77777777" w:rsidR="00AF3464" w:rsidRDefault="00AF3464" w:rsidP="0053741E">
            <w:pPr>
              <w:spacing w:after="100" w:afterAutospacing="1"/>
              <w:rPr>
                <w:ins w:id="745" w:author="Duan, Sean (MU-Student)" w:date="2025-03-30T18:48:00Z" w16du:dateUtc="2025-03-30T23:48:00Z"/>
                <w:rFonts w:ascii="Calibri" w:eastAsia="Calibri" w:hAnsi="Calibri" w:cs="Times New Roman"/>
              </w:rPr>
            </w:pPr>
          </w:p>
        </w:tc>
        <w:tc>
          <w:tcPr>
            <w:tcW w:w="2697" w:type="dxa"/>
            <w:gridSpan w:val="3"/>
          </w:tcPr>
          <w:p w14:paraId="2F95F6E1" w14:textId="77777777" w:rsidR="00AF3464" w:rsidRDefault="00AF3464" w:rsidP="0053741E">
            <w:pPr>
              <w:spacing w:after="100" w:afterAutospacing="1"/>
              <w:rPr>
                <w:ins w:id="746" w:author="Duan, Sean (MU-Student)" w:date="2025-03-30T18:48:00Z" w16du:dateUtc="2025-03-30T23:48:00Z"/>
                <w:rFonts w:ascii="Calibri" w:eastAsia="Calibri" w:hAnsi="Calibri" w:cs="Times New Roman"/>
              </w:rPr>
            </w:pPr>
            <w:ins w:id="747" w:author="Duan, Sean (MU-Student)" w:date="2025-03-30T18:48:00Z" w16du:dateUtc="2025-03-30T23:48:00Z">
              <w:r>
                <w:rPr>
                  <w:rFonts w:ascii="Calibri" w:eastAsia="Calibri" w:hAnsi="Calibri" w:cs="Times New Roman"/>
                </w:rPr>
                <w:t>Low Social Consensus</w:t>
              </w:r>
            </w:ins>
          </w:p>
        </w:tc>
        <w:tc>
          <w:tcPr>
            <w:tcW w:w="2761" w:type="dxa"/>
            <w:gridSpan w:val="2"/>
          </w:tcPr>
          <w:p w14:paraId="272CD1FC" w14:textId="77777777" w:rsidR="00AF3464" w:rsidRDefault="00AF3464" w:rsidP="0053741E">
            <w:pPr>
              <w:spacing w:after="100" w:afterAutospacing="1"/>
              <w:rPr>
                <w:ins w:id="748" w:author="Duan, Sean (MU-Student)" w:date="2025-03-30T18:48:00Z" w16du:dateUtc="2025-03-30T23:48:00Z"/>
                <w:rFonts w:ascii="Calibri" w:eastAsia="Calibri" w:hAnsi="Calibri" w:cs="Times New Roman"/>
              </w:rPr>
            </w:pPr>
            <w:ins w:id="749" w:author="Duan, Sean (MU-Student)" w:date="2025-03-30T18:48:00Z" w16du:dateUtc="2025-03-30T23:48:00Z">
              <w:r>
                <w:rPr>
                  <w:rFonts w:ascii="Calibri" w:eastAsia="Calibri" w:hAnsi="Calibri" w:cs="Times New Roman"/>
                </w:rPr>
                <w:t>High Social Consensus</w:t>
              </w:r>
            </w:ins>
          </w:p>
        </w:tc>
      </w:tr>
      <w:tr w:rsidR="00AF3464" w14:paraId="78307C50" w14:textId="77777777" w:rsidTr="0053741E">
        <w:trPr>
          <w:trHeight w:val="150"/>
          <w:ins w:id="750" w:author="Duan, Sean (MU-Student)" w:date="2025-03-30T18:48:00Z"/>
        </w:trPr>
        <w:tc>
          <w:tcPr>
            <w:tcW w:w="3309" w:type="dxa"/>
            <w:gridSpan w:val="2"/>
            <w:vMerge/>
          </w:tcPr>
          <w:p w14:paraId="43EB706F" w14:textId="77777777" w:rsidR="00AF3464" w:rsidRDefault="00AF3464" w:rsidP="0053741E">
            <w:pPr>
              <w:spacing w:after="100" w:afterAutospacing="1"/>
              <w:rPr>
                <w:ins w:id="751" w:author="Duan, Sean (MU-Student)" w:date="2025-03-30T18:48:00Z" w16du:dateUtc="2025-03-30T23:48:00Z"/>
                <w:rFonts w:ascii="Calibri" w:eastAsia="Calibri" w:hAnsi="Calibri" w:cs="Times New Roman"/>
              </w:rPr>
            </w:pPr>
          </w:p>
        </w:tc>
        <w:tc>
          <w:tcPr>
            <w:tcW w:w="1188" w:type="dxa"/>
          </w:tcPr>
          <w:p w14:paraId="3A45348E" w14:textId="77777777" w:rsidR="00AF3464" w:rsidRDefault="00AF3464" w:rsidP="0053741E">
            <w:pPr>
              <w:spacing w:after="100" w:afterAutospacing="1"/>
              <w:rPr>
                <w:ins w:id="752" w:author="Duan, Sean (MU-Student)" w:date="2025-03-30T18:48:00Z" w16du:dateUtc="2025-03-30T23:48:00Z"/>
                <w:rFonts w:ascii="Calibri" w:eastAsia="Calibri" w:hAnsi="Calibri" w:cs="Times New Roman"/>
              </w:rPr>
            </w:pPr>
            <w:ins w:id="753" w:author="Duan, Sean (MU-Student)" w:date="2025-03-30T18:48:00Z" w16du:dateUtc="2025-03-30T23:48:00Z">
              <w:r>
                <w:rPr>
                  <w:rFonts w:ascii="Calibri" w:eastAsia="Calibri" w:hAnsi="Calibri" w:cs="Times New Roman"/>
                </w:rPr>
                <w:t>Pre</w:t>
              </w:r>
            </w:ins>
          </w:p>
        </w:tc>
        <w:tc>
          <w:tcPr>
            <w:tcW w:w="1494" w:type="dxa"/>
          </w:tcPr>
          <w:p w14:paraId="0BFE0A73" w14:textId="77777777" w:rsidR="00AF3464" w:rsidRDefault="00AF3464" w:rsidP="0053741E">
            <w:pPr>
              <w:spacing w:after="100" w:afterAutospacing="1"/>
              <w:rPr>
                <w:ins w:id="754" w:author="Duan, Sean (MU-Student)" w:date="2025-03-30T18:48:00Z" w16du:dateUtc="2025-03-30T23:48:00Z"/>
                <w:rFonts w:ascii="Calibri" w:eastAsia="Calibri" w:hAnsi="Calibri" w:cs="Times New Roman"/>
              </w:rPr>
            </w:pPr>
            <w:ins w:id="755" w:author="Duan, Sean (MU-Student)" w:date="2025-03-30T18:48:00Z" w16du:dateUtc="2025-03-30T23:48:00Z">
              <w:r>
                <w:rPr>
                  <w:rFonts w:ascii="Calibri" w:eastAsia="Calibri" w:hAnsi="Calibri" w:cs="Times New Roman"/>
                </w:rPr>
                <w:t>Post</w:t>
              </w:r>
            </w:ins>
          </w:p>
        </w:tc>
        <w:tc>
          <w:tcPr>
            <w:tcW w:w="1315" w:type="dxa"/>
            <w:gridSpan w:val="2"/>
          </w:tcPr>
          <w:p w14:paraId="2BE38F9B" w14:textId="77777777" w:rsidR="00AF3464" w:rsidRDefault="00AF3464" w:rsidP="0053741E">
            <w:pPr>
              <w:spacing w:after="100" w:afterAutospacing="1"/>
              <w:rPr>
                <w:ins w:id="756" w:author="Duan, Sean (MU-Student)" w:date="2025-03-30T18:48:00Z" w16du:dateUtc="2025-03-30T23:48:00Z"/>
                <w:rFonts w:ascii="Calibri" w:eastAsia="Calibri" w:hAnsi="Calibri" w:cs="Times New Roman"/>
              </w:rPr>
            </w:pPr>
            <w:ins w:id="757" w:author="Duan, Sean (MU-Student)" w:date="2025-03-30T18:48:00Z" w16du:dateUtc="2025-03-30T23:48:00Z">
              <w:r>
                <w:rPr>
                  <w:rFonts w:ascii="Calibri" w:eastAsia="Calibri" w:hAnsi="Calibri" w:cs="Times New Roman"/>
                </w:rPr>
                <w:t>Pre</w:t>
              </w:r>
            </w:ins>
          </w:p>
        </w:tc>
        <w:tc>
          <w:tcPr>
            <w:tcW w:w="1460" w:type="dxa"/>
          </w:tcPr>
          <w:p w14:paraId="5408FF21" w14:textId="77777777" w:rsidR="00AF3464" w:rsidRDefault="00AF3464" w:rsidP="0053741E">
            <w:pPr>
              <w:spacing w:after="100" w:afterAutospacing="1"/>
              <w:rPr>
                <w:ins w:id="758" w:author="Duan, Sean (MU-Student)" w:date="2025-03-30T18:48:00Z" w16du:dateUtc="2025-03-30T23:48:00Z"/>
                <w:rFonts w:ascii="Calibri" w:eastAsia="Calibri" w:hAnsi="Calibri" w:cs="Times New Roman"/>
              </w:rPr>
            </w:pPr>
            <w:ins w:id="759" w:author="Duan, Sean (MU-Student)" w:date="2025-03-30T18:48:00Z" w16du:dateUtc="2025-03-30T23:48:00Z">
              <w:r>
                <w:rPr>
                  <w:rFonts w:ascii="Calibri" w:eastAsia="Calibri" w:hAnsi="Calibri" w:cs="Times New Roman"/>
                </w:rPr>
                <w:t>Post</w:t>
              </w:r>
            </w:ins>
          </w:p>
        </w:tc>
      </w:tr>
      <w:tr w:rsidR="00AF3464" w14:paraId="648FA423" w14:textId="77777777" w:rsidTr="0053741E">
        <w:trPr>
          <w:trHeight w:val="1125"/>
          <w:ins w:id="760" w:author="Duan, Sean (MU-Student)" w:date="2025-03-30T18:48:00Z"/>
        </w:trPr>
        <w:tc>
          <w:tcPr>
            <w:tcW w:w="1565" w:type="dxa"/>
            <w:vMerge w:val="restart"/>
          </w:tcPr>
          <w:p w14:paraId="771DF568" w14:textId="77777777" w:rsidR="00AF3464" w:rsidRPr="0053741E" w:rsidRDefault="00AF3464" w:rsidP="0053741E">
            <w:pPr>
              <w:spacing w:after="100" w:afterAutospacing="1"/>
              <w:rPr>
                <w:ins w:id="761" w:author="Duan, Sean (MU-Student)" w:date="2025-03-30T18:48:00Z" w16du:dateUtc="2025-03-30T23:48:00Z"/>
                <w:rFonts w:ascii="Calibri" w:eastAsia="Calibri" w:hAnsi="Calibri" w:cs="Times New Roman"/>
                <w:b/>
                <w:bCs/>
              </w:rPr>
            </w:pPr>
            <w:ins w:id="762" w:author="Duan, Sean (MU-Student)" w:date="2025-03-30T18:48:00Z" w16du:dateUtc="2025-03-30T23:48:00Z">
              <w:r>
                <w:rPr>
                  <w:rFonts w:ascii="Calibri" w:eastAsia="Calibri" w:hAnsi="Calibri" w:cs="Times New Roman"/>
                  <w:b/>
                  <w:bCs/>
                </w:rPr>
                <w:t>IV 2: Moral Conviction Condition</w:t>
              </w:r>
            </w:ins>
          </w:p>
        </w:tc>
        <w:tc>
          <w:tcPr>
            <w:tcW w:w="1743" w:type="dxa"/>
          </w:tcPr>
          <w:p w14:paraId="535C89CC" w14:textId="77777777" w:rsidR="00AF3464" w:rsidRDefault="00AF3464" w:rsidP="0053741E">
            <w:pPr>
              <w:spacing w:after="100" w:afterAutospacing="1"/>
              <w:rPr>
                <w:ins w:id="763" w:author="Duan, Sean (MU-Student)" w:date="2025-03-30T18:48:00Z" w16du:dateUtc="2025-03-30T23:48:00Z"/>
                <w:rFonts w:ascii="Calibri" w:eastAsia="Calibri" w:hAnsi="Calibri" w:cs="Times New Roman"/>
              </w:rPr>
            </w:pPr>
            <w:ins w:id="764" w:author="Duan, Sean (MU-Student)" w:date="2025-03-30T18:48:00Z" w16du:dateUtc="2025-03-30T23:48:00Z">
              <w:r>
                <w:rPr>
                  <w:rFonts w:ascii="Calibri" w:eastAsia="Calibri" w:hAnsi="Calibri" w:cs="Times New Roman"/>
                </w:rPr>
                <w:t>Moral Framing</w:t>
              </w:r>
            </w:ins>
          </w:p>
        </w:tc>
        <w:tc>
          <w:tcPr>
            <w:tcW w:w="1188" w:type="dxa"/>
          </w:tcPr>
          <w:p w14:paraId="201F2A0F" w14:textId="77777777" w:rsidR="00AF3464" w:rsidRDefault="00AF3464" w:rsidP="0053741E">
            <w:pPr>
              <w:spacing w:after="100" w:afterAutospacing="1"/>
              <w:rPr>
                <w:ins w:id="765" w:author="Duan, Sean (MU-Student)" w:date="2025-03-30T18:48:00Z" w16du:dateUtc="2025-03-30T23:48:00Z"/>
                <w:rFonts w:ascii="Calibri" w:eastAsia="Calibri" w:hAnsi="Calibri" w:cs="Times New Roman"/>
              </w:rPr>
            </w:pPr>
            <w:ins w:id="766" w:author="Duan, Sean (MU-Student)" w:date="2025-03-30T18:48:00Z" w16du:dateUtc="2025-03-30T23:48:00Z">
              <w:r>
                <w:rPr>
                  <w:rFonts w:ascii="Calibri" w:eastAsia="Calibri" w:hAnsi="Calibri" w:cs="Times New Roman"/>
                </w:rPr>
                <w:t>15.47 (22.55)</w:t>
              </w:r>
            </w:ins>
          </w:p>
        </w:tc>
        <w:tc>
          <w:tcPr>
            <w:tcW w:w="1494" w:type="dxa"/>
          </w:tcPr>
          <w:p w14:paraId="669D37D8" w14:textId="77777777" w:rsidR="00AF3464" w:rsidRDefault="00AF3464" w:rsidP="0053741E">
            <w:pPr>
              <w:spacing w:after="100" w:afterAutospacing="1"/>
              <w:rPr>
                <w:ins w:id="767" w:author="Duan, Sean (MU-Student)" w:date="2025-03-30T18:48:00Z" w16du:dateUtc="2025-03-30T23:48:00Z"/>
                <w:rFonts w:ascii="Calibri" w:eastAsia="Calibri" w:hAnsi="Calibri" w:cs="Times New Roman"/>
              </w:rPr>
            </w:pPr>
            <w:ins w:id="768" w:author="Duan, Sean (MU-Student)" w:date="2025-03-30T18:48:00Z" w16du:dateUtc="2025-03-30T23:48:00Z">
              <w:r>
                <w:rPr>
                  <w:rFonts w:ascii="Calibri" w:eastAsia="Calibri" w:hAnsi="Calibri" w:cs="Times New Roman"/>
                </w:rPr>
                <w:t>19.96 (21.48)</w:t>
              </w:r>
            </w:ins>
          </w:p>
        </w:tc>
        <w:tc>
          <w:tcPr>
            <w:tcW w:w="1315" w:type="dxa"/>
            <w:gridSpan w:val="2"/>
          </w:tcPr>
          <w:p w14:paraId="387454BA" w14:textId="77777777" w:rsidR="00AF3464" w:rsidRDefault="00AF3464" w:rsidP="0053741E">
            <w:pPr>
              <w:spacing w:after="100" w:afterAutospacing="1"/>
              <w:rPr>
                <w:ins w:id="769" w:author="Duan, Sean (MU-Student)" w:date="2025-03-30T18:48:00Z" w16du:dateUtc="2025-03-30T23:48:00Z"/>
                <w:rFonts w:ascii="Calibri" w:eastAsia="Calibri" w:hAnsi="Calibri" w:cs="Times New Roman"/>
              </w:rPr>
            </w:pPr>
            <w:ins w:id="770" w:author="Duan, Sean (MU-Student)" w:date="2025-03-30T18:48:00Z" w16du:dateUtc="2025-03-30T23:48:00Z">
              <w:r>
                <w:rPr>
                  <w:rFonts w:ascii="Calibri" w:eastAsia="Calibri" w:hAnsi="Calibri" w:cs="Times New Roman"/>
                </w:rPr>
                <w:t>17.61 (22.49)</w:t>
              </w:r>
            </w:ins>
          </w:p>
        </w:tc>
        <w:tc>
          <w:tcPr>
            <w:tcW w:w="1460" w:type="dxa"/>
          </w:tcPr>
          <w:p w14:paraId="61E335B1" w14:textId="77777777" w:rsidR="00AF3464" w:rsidRDefault="00AF3464" w:rsidP="0053741E">
            <w:pPr>
              <w:spacing w:after="100" w:afterAutospacing="1"/>
              <w:rPr>
                <w:ins w:id="771" w:author="Duan, Sean (MU-Student)" w:date="2025-03-30T18:48:00Z" w16du:dateUtc="2025-03-30T23:48:00Z"/>
                <w:rFonts w:ascii="Calibri" w:eastAsia="Calibri" w:hAnsi="Calibri" w:cs="Times New Roman"/>
              </w:rPr>
            </w:pPr>
            <w:ins w:id="772" w:author="Duan, Sean (MU-Student)" w:date="2025-03-30T18:48:00Z" w16du:dateUtc="2025-03-30T23:48:00Z">
              <w:r>
                <w:rPr>
                  <w:rFonts w:ascii="Calibri" w:eastAsia="Calibri" w:hAnsi="Calibri" w:cs="Times New Roman"/>
                </w:rPr>
                <w:t>22.02 (21.21)</w:t>
              </w:r>
            </w:ins>
          </w:p>
        </w:tc>
      </w:tr>
      <w:tr w:rsidR="00AF3464" w14:paraId="06D2ADDC" w14:textId="77777777" w:rsidTr="0053741E">
        <w:trPr>
          <w:trHeight w:val="1430"/>
          <w:ins w:id="773" w:author="Duan, Sean (MU-Student)" w:date="2025-03-30T18:48:00Z"/>
        </w:trPr>
        <w:tc>
          <w:tcPr>
            <w:tcW w:w="1565" w:type="dxa"/>
            <w:vMerge/>
          </w:tcPr>
          <w:p w14:paraId="7598AE93" w14:textId="77777777" w:rsidR="00AF3464" w:rsidRDefault="00AF3464" w:rsidP="0053741E">
            <w:pPr>
              <w:spacing w:after="100" w:afterAutospacing="1"/>
              <w:rPr>
                <w:ins w:id="774" w:author="Duan, Sean (MU-Student)" w:date="2025-03-30T18:48:00Z" w16du:dateUtc="2025-03-30T23:48:00Z"/>
                <w:rFonts w:ascii="Calibri" w:eastAsia="Calibri" w:hAnsi="Calibri" w:cs="Times New Roman"/>
              </w:rPr>
            </w:pPr>
          </w:p>
        </w:tc>
        <w:tc>
          <w:tcPr>
            <w:tcW w:w="1743" w:type="dxa"/>
          </w:tcPr>
          <w:p w14:paraId="7D6E31C3" w14:textId="77777777" w:rsidR="00AF3464" w:rsidRDefault="00AF3464" w:rsidP="0053741E">
            <w:pPr>
              <w:spacing w:after="100" w:afterAutospacing="1"/>
              <w:rPr>
                <w:ins w:id="775" w:author="Duan, Sean (MU-Student)" w:date="2025-03-30T18:48:00Z" w16du:dateUtc="2025-03-30T23:48:00Z"/>
                <w:rFonts w:ascii="Calibri" w:eastAsia="Calibri" w:hAnsi="Calibri" w:cs="Times New Roman"/>
              </w:rPr>
            </w:pPr>
            <w:ins w:id="776" w:author="Duan, Sean (MU-Student)" w:date="2025-03-30T18:48:00Z" w16du:dateUtc="2025-03-30T23:48:00Z">
              <w:r>
                <w:rPr>
                  <w:rFonts w:ascii="Calibri" w:eastAsia="Calibri" w:hAnsi="Calibri" w:cs="Times New Roman"/>
                </w:rPr>
                <w:t>Pragmatic Framing</w:t>
              </w:r>
            </w:ins>
          </w:p>
        </w:tc>
        <w:tc>
          <w:tcPr>
            <w:tcW w:w="1188" w:type="dxa"/>
          </w:tcPr>
          <w:p w14:paraId="0778097E" w14:textId="77777777" w:rsidR="00AF3464" w:rsidRDefault="00AF3464" w:rsidP="0053741E">
            <w:pPr>
              <w:spacing w:after="100" w:afterAutospacing="1"/>
              <w:rPr>
                <w:ins w:id="777" w:author="Duan, Sean (MU-Student)" w:date="2025-03-30T18:48:00Z" w16du:dateUtc="2025-03-30T23:48:00Z"/>
                <w:rFonts w:ascii="Calibri" w:eastAsia="Calibri" w:hAnsi="Calibri" w:cs="Times New Roman"/>
              </w:rPr>
            </w:pPr>
            <w:ins w:id="778" w:author="Duan, Sean (MU-Student)" w:date="2025-03-30T18:48:00Z" w16du:dateUtc="2025-03-30T23:48:00Z">
              <w:r>
                <w:rPr>
                  <w:rFonts w:ascii="Calibri" w:eastAsia="Calibri" w:hAnsi="Calibri" w:cs="Times New Roman"/>
                </w:rPr>
                <w:t>17.10 (22.06)</w:t>
              </w:r>
            </w:ins>
          </w:p>
        </w:tc>
        <w:tc>
          <w:tcPr>
            <w:tcW w:w="1494" w:type="dxa"/>
          </w:tcPr>
          <w:p w14:paraId="2310DFCC" w14:textId="77777777" w:rsidR="00AF3464" w:rsidRDefault="00AF3464" w:rsidP="0053741E">
            <w:pPr>
              <w:spacing w:after="100" w:afterAutospacing="1"/>
              <w:rPr>
                <w:ins w:id="779" w:author="Duan, Sean (MU-Student)" w:date="2025-03-30T18:48:00Z" w16du:dateUtc="2025-03-30T23:48:00Z"/>
                <w:rFonts w:ascii="Calibri" w:eastAsia="Calibri" w:hAnsi="Calibri" w:cs="Times New Roman"/>
              </w:rPr>
            </w:pPr>
            <w:ins w:id="780" w:author="Duan, Sean (MU-Student)" w:date="2025-03-30T18:48:00Z" w16du:dateUtc="2025-03-30T23:48:00Z">
              <w:r>
                <w:rPr>
                  <w:rFonts w:ascii="Calibri" w:eastAsia="Calibri" w:hAnsi="Calibri" w:cs="Times New Roman"/>
                </w:rPr>
                <w:t>20.54 (20.97)</w:t>
              </w:r>
            </w:ins>
          </w:p>
        </w:tc>
        <w:tc>
          <w:tcPr>
            <w:tcW w:w="1315" w:type="dxa"/>
            <w:gridSpan w:val="2"/>
          </w:tcPr>
          <w:p w14:paraId="5966515A" w14:textId="77777777" w:rsidR="00AF3464" w:rsidRDefault="00AF3464" w:rsidP="0053741E">
            <w:pPr>
              <w:spacing w:after="100" w:afterAutospacing="1"/>
              <w:rPr>
                <w:ins w:id="781" w:author="Duan, Sean (MU-Student)" w:date="2025-03-30T18:48:00Z" w16du:dateUtc="2025-03-30T23:48:00Z"/>
                <w:rFonts w:ascii="Calibri" w:eastAsia="Calibri" w:hAnsi="Calibri" w:cs="Times New Roman"/>
              </w:rPr>
            </w:pPr>
            <w:ins w:id="782" w:author="Duan, Sean (MU-Student)" w:date="2025-03-30T18:48:00Z" w16du:dateUtc="2025-03-30T23:48:00Z">
              <w:r>
                <w:rPr>
                  <w:rFonts w:ascii="Calibri" w:eastAsia="Calibri" w:hAnsi="Calibri" w:cs="Times New Roman"/>
                </w:rPr>
                <w:t>18.57 (21.45)</w:t>
              </w:r>
            </w:ins>
          </w:p>
        </w:tc>
        <w:tc>
          <w:tcPr>
            <w:tcW w:w="1460" w:type="dxa"/>
          </w:tcPr>
          <w:p w14:paraId="454BC508" w14:textId="77777777" w:rsidR="00AF3464" w:rsidRDefault="00AF3464" w:rsidP="0053741E">
            <w:pPr>
              <w:spacing w:after="100" w:afterAutospacing="1"/>
              <w:rPr>
                <w:ins w:id="783" w:author="Duan, Sean (MU-Student)" w:date="2025-03-30T18:48:00Z" w16du:dateUtc="2025-03-30T23:48:00Z"/>
                <w:rFonts w:ascii="Calibri" w:eastAsia="Calibri" w:hAnsi="Calibri" w:cs="Times New Roman"/>
              </w:rPr>
            </w:pPr>
            <w:ins w:id="784" w:author="Duan, Sean (MU-Student)" w:date="2025-03-30T18:48:00Z" w16du:dateUtc="2025-03-30T23:48:00Z">
              <w:r>
                <w:rPr>
                  <w:rFonts w:ascii="Calibri" w:eastAsia="Calibri" w:hAnsi="Calibri" w:cs="Times New Roman"/>
                </w:rPr>
                <w:t>22.13 (21.27)</w:t>
              </w:r>
            </w:ins>
          </w:p>
        </w:tc>
      </w:tr>
    </w:tbl>
    <w:p w14:paraId="5B647E41" w14:textId="77777777" w:rsidR="00AF3464" w:rsidRDefault="00AF3464" w:rsidP="00AF3464">
      <w:pPr>
        <w:spacing w:after="100" w:afterAutospacing="1" w:line="480" w:lineRule="auto"/>
        <w:ind w:firstLine="720"/>
        <w:rPr>
          <w:ins w:id="785" w:author="Duan, Sean (MU-Student)" w:date="2025-03-30T18:48:00Z" w16du:dateUtc="2025-03-30T23:48:00Z"/>
          <w:rFonts w:ascii="Calibri" w:eastAsia="Calibri" w:hAnsi="Calibri" w:cs="Times New Roman"/>
        </w:rPr>
      </w:pPr>
    </w:p>
    <w:p w14:paraId="394C5955" w14:textId="77777777" w:rsidR="00AF3464" w:rsidRDefault="00AF3464" w:rsidP="00AF3464">
      <w:pPr>
        <w:rPr>
          <w:ins w:id="786" w:author="Duan, Sean (MU-Student)" w:date="2025-03-30T18:48:00Z" w16du:dateUtc="2025-03-30T23:48:00Z"/>
          <w:rFonts w:ascii="Calibri" w:eastAsia="Calibri" w:hAnsi="Calibri" w:cs="Times New Roman"/>
        </w:rPr>
      </w:pPr>
      <w:ins w:id="787" w:author="Duan, Sean (MU-Student)" w:date="2025-03-30T18:48:00Z" w16du:dateUtc="2025-03-30T23:48:00Z">
        <w:r>
          <w:rPr>
            <w:rFonts w:ascii="Calibri" w:eastAsia="Calibri" w:hAnsi="Calibri" w:cs="Times New Roman"/>
          </w:rPr>
          <w:br w:type="page"/>
        </w:r>
      </w:ins>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0033D0F8" w14:textId="77777777" w:rsidTr="0053741E">
        <w:trPr>
          <w:trHeight w:val="458"/>
          <w:ins w:id="788" w:author="Duan, Sean (MU-Student)" w:date="2025-03-30T18:48:00Z"/>
        </w:trPr>
        <w:tc>
          <w:tcPr>
            <w:tcW w:w="8768" w:type="dxa"/>
            <w:gridSpan w:val="7"/>
          </w:tcPr>
          <w:p w14:paraId="410BE3ED" w14:textId="77777777" w:rsidR="00AF3464" w:rsidRPr="004D465F" w:rsidRDefault="00AF3464" w:rsidP="0053741E">
            <w:pPr>
              <w:spacing w:after="100" w:afterAutospacing="1"/>
              <w:rPr>
                <w:ins w:id="789" w:author="Duan, Sean (MU-Student)" w:date="2025-03-30T18:48:00Z" w16du:dateUtc="2025-03-30T23:48:00Z"/>
                <w:rFonts w:ascii="Calibri" w:eastAsia="Calibri" w:hAnsi="Calibri" w:cs="Times New Roman"/>
                <w:b/>
                <w:bCs/>
              </w:rPr>
            </w:pPr>
            <w:ins w:id="790" w:author="Duan, Sean (MU-Student)" w:date="2025-03-30T18:48:00Z" w16du:dateUtc="2025-03-30T23:48:00Z">
              <w:r>
                <w:rPr>
                  <w:rFonts w:ascii="Calibri" w:eastAsia="Calibri" w:hAnsi="Calibri" w:cs="Times New Roman"/>
                  <w:b/>
                  <w:bCs/>
                  <w:sz w:val="28"/>
                  <w:szCs w:val="24"/>
                </w:rPr>
                <w:lastRenderedPageBreak/>
                <w:t>Capital Punishment</w:t>
              </w:r>
              <w:r w:rsidRPr="007858B7">
                <w:rPr>
                  <w:rFonts w:ascii="Calibri" w:eastAsia="Calibri" w:hAnsi="Calibri" w:cs="Times New Roman"/>
                  <w:b/>
                  <w:bCs/>
                  <w:sz w:val="28"/>
                  <w:szCs w:val="24"/>
                </w:rPr>
                <w:t xml:space="preserve"> 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ins>
          </w:p>
        </w:tc>
      </w:tr>
      <w:tr w:rsidR="00AF3464" w14:paraId="688F57ED" w14:textId="77777777" w:rsidTr="0053741E">
        <w:trPr>
          <w:trHeight w:val="298"/>
          <w:ins w:id="791" w:author="Duan, Sean (MU-Student)" w:date="2025-03-30T18:48:00Z"/>
        </w:trPr>
        <w:tc>
          <w:tcPr>
            <w:tcW w:w="3309" w:type="dxa"/>
            <w:gridSpan w:val="2"/>
            <w:vMerge w:val="restart"/>
          </w:tcPr>
          <w:p w14:paraId="5EE473B6" w14:textId="77777777" w:rsidR="00AF3464" w:rsidRDefault="00AF3464" w:rsidP="0053741E">
            <w:pPr>
              <w:spacing w:after="100" w:afterAutospacing="1"/>
              <w:rPr>
                <w:ins w:id="792" w:author="Duan, Sean (MU-Student)" w:date="2025-03-30T18:48:00Z" w16du:dateUtc="2025-03-30T23:48:00Z"/>
                <w:rFonts w:ascii="Calibri" w:eastAsia="Calibri" w:hAnsi="Calibri" w:cs="Times New Roman"/>
              </w:rPr>
            </w:pPr>
            <w:ins w:id="793" w:author="Duan, Sean (MU-Student)" w:date="2025-03-30T18:48:00Z" w16du:dateUtc="2025-03-30T23:48:00Z">
              <w:r>
                <w:rPr>
                  <w:rFonts w:ascii="Calibri" w:eastAsia="Calibri" w:hAnsi="Calibri" w:cs="Times New Roman"/>
                </w:rPr>
                <w:t>Fig. 2 – M(SD)</w:t>
              </w:r>
            </w:ins>
          </w:p>
        </w:tc>
        <w:tc>
          <w:tcPr>
            <w:tcW w:w="5459" w:type="dxa"/>
            <w:gridSpan w:val="5"/>
          </w:tcPr>
          <w:p w14:paraId="7D38011B" w14:textId="77777777" w:rsidR="00AF3464" w:rsidRPr="007858B7" w:rsidRDefault="00AF3464" w:rsidP="0053741E">
            <w:pPr>
              <w:spacing w:after="100" w:afterAutospacing="1"/>
              <w:rPr>
                <w:ins w:id="794" w:author="Duan, Sean (MU-Student)" w:date="2025-03-30T18:48:00Z" w16du:dateUtc="2025-03-30T23:48:00Z"/>
                <w:rFonts w:ascii="Calibri" w:eastAsia="Calibri" w:hAnsi="Calibri" w:cs="Times New Roman"/>
                <w:b/>
                <w:bCs/>
              </w:rPr>
            </w:pPr>
            <w:ins w:id="795" w:author="Duan, Sean (MU-Student)" w:date="2025-03-30T18:48:00Z" w16du:dateUtc="2025-03-30T23:48:00Z">
              <w:r w:rsidRPr="007858B7">
                <w:rPr>
                  <w:rFonts w:ascii="Calibri" w:eastAsia="Calibri" w:hAnsi="Calibri" w:cs="Times New Roman"/>
                  <w:b/>
                  <w:bCs/>
                </w:rPr>
                <w:t>IV 1: Social Consensus Condition</w:t>
              </w:r>
            </w:ins>
          </w:p>
        </w:tc>
      </w:tr>
      <w:tr w:rsidR="00AF3464" w14:paraId="3695BF39" w14:textId="77777777" w:rsidTr="0053741E">
        <w:trPr>
          <w:trHeight w:val="150"/>
          <w:ins w:id="796" w:author="Duan, Sean (MU-Student)" w:date="2025-03-30T18:48:00Z"/>
        </w:trPr>
        <w:tc>
          <w:tcPr>
            <w:tcW w:w="3309" w:type="dxa"/>
            <w:gridSpan w:val="2"/>
            <w:vMerge/>
          </w:tcPr>
          <w:p w14:paraId="5E2D0752" w14:textId="77777777" w:rsidR="00AF3464" w:rsidRDefault="00AF3464" w:rsidP="0053741E">
            <w:pPr>
              <w:spacing w:after="100" w:afterAutospacing="1"/>
              <w:rPr>
                <w:ins w:id="797" w:author="Duan, Sean (MU-Student)" w:date="2025-03-30T18:48:00Z" w16du:dateUtc="2025-03-30T23:48:00Z"/>
                <w:rFonts w:ascii="Calibri" w:eastAsia="Calibri" w:hAnsi="Calibri" w:cs="Times New Roman"/>
              </w:rPr>
            </w:pPr>
          </w:p>
        </w:tc>
        <w:tc>
          <w:tcPr>
            <w:tcW w:w="2697" w:type="dxa"/>
            <w:gridSpan w:val="3"/>
          </w:tcPr>
          <w:p w14:paraId="007EC808" w14:textId="77777777" w:rsidR="00AF3464" w:rsidRDefault="00AF3464" w:rsidP="0053741E">
            <w:pPr>
              <w:spacing w:after="100" w:afterAutospacing="1"/>
              <w:rPr>
                <w:ins w:id="798" w:author="Duan, Sean (MU-Student)" w:date="2025-03-30T18:48:00Z" w16du:dateUtc="2025-03-30T23:48:00Z"/>
                <w:rFonts w:ascii="Calibri" w:eastAsia="Calibri" w:hAnsi="Calibri" w:cs="Times New Roman"/>
              </w:rPr>
            </w:pPr>
            <w:ins w:id="799" w:author="Duan, Sean (MU-Student)" w:date="2025-03-30T18:48:00Z" w16du:dateUtc="2025-03-30T23:48:00Z">
              <w:r>
                <w:rPr>
                  <w:rFonts w:ascii="Calibri" w:eastAsia="Calibri" w:hAnsi="Calibri" w:cs="Times New Roman"/>
                </w:rPr>
                <w:t>Low Social Consensus</w:t>
              </w:r>
            </w:ins>
          </w:p>
        </w:tc>
        <w:tc>
          <w:tcPr>
            <w:tcW w:w="2762" w:type="dxa"/>
            <w:gridSpan w:val="2"/>
          </w:tcPr>
          <w:p w14:paraId="1ACC9C52" w14:textId="77777777" w:rsidR="00AF3464" w:rsidRDefault="00AF3464" w:rsidP="0053741E">
            <w:pPr>
              <w:spacing w:after="100" w:afterAutospacing="1"/>
              <w:rPr>
                <w:ins w:id="800" w:author="Duan, Sean (MU-Student)" w:date="2025-03-30T18:48:00Z" w16du:dateUtc="2025-03-30T23:48:00Z"/>
                <w:rFonts w:ascii="Calibri" w:eastAsia="Calibri" w:hAnsi="Calibri" w:cs="Times New Roman"/>
              </w:rPr>
            </w:pPr>
            <w:ins w:id="801" w:author="Duan, Sean (MU-Student)" w:date="2025-03-30T18:48:00Z" w16du:dateUtc="2025-03-30T23:48:00Z">
              <w:r>
                <w:rPr>
                  <w:rFonts w:ascii="Calibri" w:eastAsia="Calibri" w:hAnsi="Calibri" w:cs="Times New Roman"/>
                </w:rPr>
                <w:t>High Social Consensus</w:t>
              </w:r>
            </w:ins>
          </w:p>
        </w:tc>
      </w:tr>
      <w:tr w:rsidR="00AF3464" w14:paraId="05AD46F8" w14:textId="77777777" w:rsidTr="0053741E">
        <w:trPr>
          <w:trHeight w:val="150"/>
          <w:ins w:id="802" w:author="Duan, Sean (MU-Student)" w:date="2025-03-30T18:48:00Z"/>
        </w:trPr>
        <w:tc>
          <w:tcPr>
            <w:tcW w:w="3309" w:type="dxa"/>
            <w:gridSpan w:val="2"/>
            <w:vMerge/>
          </w:tcPr>
          <w:p w14:paraId="29D5ACFC" w14:textId="77777777" w:rsidR="00AF3464" w:rsidRDefault="00AF3464" w:rsidP="0053741E">
            <w:pPr>
              <w:spacing w:after="100" w:afterAutospacing="1"/>
              <w:rPr>
                <w:ins w:id="803" w:author="Duan, Sean (MU-Student)" w:date="2025-03-30T18:48:00Z" w16du:dateUtc="2025-03-30T23:48:00Z"/>
                <w:rFonts w:ascii="Calibri" w:eastAsia="Calibri" w:hAnsi="Calibri" w:cs="Times New Roman"/>
              </w:rPr>
            </w:pPr>
          </w:p>
        </w:tc>
        <w:tc>
          <w:tcPr>
            <w:tcW w:w="1188" w:type="dxa"/>
          </w:tcPr>
          <w:p w14:paraId="055A156B" w14:textId="77777777" w:rsidR="00AF3464" w:rsidRDefault="00AF3464" w:rsidP="0053741E">
            <w:pPr>
              <w:spacing w:after="100" w:afterAutospacing="1"/>
              <w:rPr>
                <w:ins w:id="804" w:author="Duan, Sean (MU-Student)" w:date="2025-03-30T18:48:00Z" w16du:dateUtc="2025-03-30T23:48:00Z"/>
                <w:rFonts w:ascii="Calibri" w:eastAsia="Calibri" w:hAnsi="Calibri" w:cs="Times New Roman"/>
              </w:rPr>
            </w:pPr>
            <w:ins w:id="805" w:author="Duan, Sean (MU-Student)" w:date="2025-03-30T18:48:00Z" w16du:dateUtc="2025-03-30T23:48:00Z">
              <w:r>
                <w:rPr>
                  <w:rFonts w:ascii="Calibri" w:eastAsia="Calibri" w:hAnsi="Calibri" w:cs="Times New Roman"/>
                </w:rPr>
                <w:t>Pre</w:t>
              </w:r>
            </w:ins>
          </w:p>
        </w:tc>
        <w:tc>
          <w:tcPr>
            <w:tcW w:w="1494" w:type="dxa"/>
          </w:tcPr>
          <w:p w14:paraId="6BF4637D" w14:textId="77777777" w:rsidR="00AF3464" w:rsidRDefault="00AF3464" w:rsidP="0053741E">
            <w:pPr>
              <w:spacing w:after="100" w:afterAutospacing="1"/>
              <w:rPr>
                <w:ins w:id="806" w:author="Duan, Sean (MU-Student)" w:date="2025-03-30T18:48:00Z" w16du:dateUtc="2025-03-30T23:48:00Z"/>
                <w:rFonts w:ascii="Calibri" w:eastAsia="Calibri" w:hAnsi="Calibri" w:cs="Times New Roman"/>
              </w:rPr>
            </w:pPr>
            <w:ins w:id="807" w:author="Duan, Sean (MU-Student)" w:date="2025-03-30T18:48:00Z" w16du:dateUtc="2025-03-30T23:48:00Z">
              <w:r>
                <w:rPr>
                  <w:rFonts w:ascii="Calibri" w:eastAsia="Calibri" w:hAnsi="Calibri" w:cs="Times New Roman"/>
                </w:rPr>
                <w:t>Post</w:t>
              </w:r>
            </w:ins>
          </w:p>
        </w:tc>
        <w:tc>
          <w:tcPr>
            <w:tcW w:w="1315" w:type="dxa"/>
            <w:gridSpan w:val="2"/>
          </w:tcPr>
          <w:p w14:paraId="1999A667" w14:textId="77777777" w:rsidR="00AF3464" w:rsidRDefault="00AF3464" w:rsidP="0053741E">
            <w:pPr>
              <w:spacing w:after="100" w:afterAutospacing="1"/>
              <w:rPr>
                <w:ins w:id="808" w:author="Duan, Sean (MU-Student)" w:date="2025-03-30T18:48:00Z" w16du:dateUtc="2025-03-30T23:48:00Z"/>
                <w:rFonts w:ascii="Calibri" w:eastAsia="Calibri" w:hAnsi="Calibri" w:cs="Times New Roman"/>
              </w:rPr>
            </w:pPr>
            <w:ins w:id="809" w:author="Duan, Sean (MU-Student)" w:date="2025-03-30T18:48:00Z" w16du:dateUtc="2025-03-30T23:48:00Z">
              <w:r>
                <w:rPr>
                  <w:rFonts w:ascii="Calibri" w:eastAsia="Calibri" w:hAnsi="Calibri" w:cs="Times New Roman"/>
                </w:rPr>
                <w:t>Pre</w:t>
              </w:r>
            </w:ins>
          </w:p>
        </w:tc>
        <w:tc>
          <w:tcPr>
            <w:tcW w:w="1462" w:type="dxa"/>
          </w:tcPr>
          <w:p w14:paraId="369177CA" w14:textId="77777777" w:rsidR="00AF3464" w:rsidRDefault="00AF3464" w:rsidP="0053741E">
            <w:pPr>
              <w:spacing w:after="100" w:afterAutospacing="1"/>
              <w:rPr>
                <w:ins w:id="810" w:author="Duan, Sean (MU-Student)" w:date="2025-03-30T18:48:00Z" w16du:dateUtc="2025-03-30T23:48:00Z"/>
                <w:rFonts w:ascii="Calibri" w:eastAsia="Calibri" w:hAnsi="Calibri" w:cs="Times New Roman"/>
              </w:rPr>
            </w:pPr>
            <w:ins w:id="811" w:author="Duan, Sean (MU-Student)" w:date="2025-03-30T18:48:00Z" w16du:dateUtc="2025-03-30T23:48:00Z">
              <w:r>
                <w:rPr>
                  <w:rFonts w:ascii="Calibri" w:eastAsia="Calibri" w:hAnsi="Calibri" w:cs="Times New Roman"/>
                </w:rPr>
                <w:t>Post</w:t>
              </w:r>
            </w:ins>
          </w:p>
        </w:tc>
      </w:tr>
      <w:tr w:rsidR="00AF3464" w14:paraId="360FE20C" w14:textId="77777777" w:rsidTr="0053741E">
        <w:trPr>
          <w:trHeight w:val="1125"/>
          <w:ins w:id="812" w:author="Duan, Sean (MU-Student)" w:date="2025-03-30T18:48:00Z"/>
        </w:trPr>
        <w:tc>
          <w:tcPr>
            <w:tcW w:w="1565" w:type="dxa"/>
            <w:vMerge w:val="restart"/>
          </w:tcPr>
          <w:p w14:paraId="63884F9D" w14:textId="77777777" w:rsidR="00AF3464" w:rsidRPr="007858B7" w:rsidRDefault="00AF3464" w:rsidP="0053741E">
            <w:pPr>
              <w:spacing w:after="100" w:afterAutospacing="1"/>
              <w:rPr>
                <w:ins w:id="813" w:author="Duan, Sean (MU-Student)" w:date="2025-03-30T18:48:00Z" w16du:dateUtc="2025-03-30T23:48:00Z"/>
                <w:rFonts w:ascii="Calibri" w:eastAsia="Calibri" w:hAnsi="Calibri" w:cs="Times New Roman"/>
                <w:b/>
                <w:bCs/>
              </w:rPr>
            </w:pPr>
            <w:ins w:id="814" w:author="Duan, Sean (MU-Student)" w:date="2025-03-30T18:48:00Z" w16du:dateUtc="2025-03-30T23:48:00Z">
              <w:r>
                <w:rPr>
                  <w:rFonts w:ascii="Calibri" w:eastAsia="Calibri" w:hAnsi="Calibri" w:cs="Times New Roman"/>
                  <w:b/>
                  <w:bCs/>
                </w:rPr>
                <w:t>IV 2: Moral Conviction Condition</w:t>
              </w:r>
            </w:ins>
          </w:p>
        </w:tc>
        <w:tc>
          <w:tcPr>
            <w:tcW w:w="1744" w:type="dxa"/>
          </w:tcPr>
          <w:p w14:paraId="7F632AB9" w14:textId="77777777" w:rsidR="00AF3464" w:rsidRDefault="00AF3464" w:rsidP="0053741E">
            <w:pPr>
              <w:spacing w:after="100" w:afterAutospacing="1"/>
              <w:rPr>
                <w:ins w:id="815" w:author="Duan, Sean (MU-Student)" w:date="2025-03-30T18:48:00Z" w16du:dateUtc="2025-03-30T23:48:00Z"/>
                <w:rFonts w:ascii="Calibri" w:eastAsia="Calibri" w:hAnsi="Calibri" w:cs="Times New Roman"/>
              </w:rPr>
            </w:pPr>
            <w:ins w:id="816" w:author="Duan, Sean (MU-Student)" w:date="2025-03-30T18:48:00Z" w16du:dateUtc="2025-03-30T23:48:00Z">
              <w:r>
                <w:rPr>
                  <w:rFonts w:ascii="Calibri" w:eastAsia="Calibri" w:hAnsi="Calibri" w:cs="Times New Roman"/>
                </w:rPr>
                <w:t>Moral Framing</w:t>
              </w:r>
            </w:ins>
          </w:p>
        </w:tc>
        <w:tc>
          <w:tcPr>
            <w:tcW w:w="1188" w:type="dxa"/>
          </w:tcPr>
          <w:p w14:paraId="1A6B029B" w14:textId="77777777" w:rsidR="00AF3464" w:rsidRDefault="00AF3464" w:rsidP="0053741E">
            <w:pPr>
              <w:spacing w:after="100" w:afterAutospacing="1"/>
              <w:rPr>
                <w:ins w:id="817" w:author="Duan, Sean (MU-Student)" w:date="2025-03-30T18:48:00Z" w16du:dateUtc="2025-03-30T23:48:00Z"/>
                <w:rFonts w:ascii="Calibri" w:eastAsia="Calibri" w:hAnsi="Calibri" w:cs="Times New Roman"/>
              </w:rPr>
            </w:pPr>
            <w:ins w:id="818" w:author="Duan, Sean (MU-Student)" w:date="2025-03-30T18:48:00Z" w16du:dateUtc="2025-03-30T23:48:00Z">
              <w:r>
                <w:rPr>
                  <w:rFonts w:ascii="Calibri" w:eastAsia="Calibri" w:hAnsi="Calibri" w:cs="Times New Roman"/>
                </w:rPr>
                <w:t>-7.34 (28.07)</w:t>
              </w:r>
            </w:ins>
          </w:p>
        </w:tc>
        <w:tc>
          <w:tcPr>
            <w:tcW w:w="1494" w:type="dxa"/>
          </w:tcPr>
          <w:p w14:paraId="164FB07B" w14:textId="77777777" w:rsidR="00AF3464" w:rsidRDefault="00AF3464" w:rsidP="0053741E">
            <w:pPr>
              <w:spacing w:after="100" w:afterAutospacing="1"/>
              <w:rPr>
                <w:ins w:id="819" w:author="Duan, Sean (MU-Student)" w:date="2025-03-30T18:48:00Z" w16du:dateUtc="2025-03-30T23:48:00Z"/>
                <w:rFonts w:ascii="Calibri" w:eastAsia="Calibri" w:hAnsi="Calibri" w:cs="Times New Roman"/>
              </w:rPr>
            </w:pPr>
            <w:ins w:id="820" w:author="Duan, Sean (MU-Student)" w:date="2025-03-30T18:48:00Z" w16du:dateUtc="2025-03-30T23:48:00Z">
              <w:r>
                <w:rPr>
                  <w:rFonts w:ascii="Calibri" w:eastAsia="Calibri" w:hAnsi="Calibri" w:cs="Times New Roman"/>
                </w:rPr>
                <w:t>-1.912 (30.00)</w:t>
              </w:r>
            </w:ins>
          </w:p>
        </w:tc>
        <w:tc>
          <w:tcPr>
            <w:tcW w:w="1315" w:type="dxa"/>
            <w:gridSpan w:val="2"/>
          </w:tcPr>
          <w:p w14:paraId="0A320CB1" w14:textId="77777777" w:rsidR="00AF3464" w:rsidRDefault="00AF3464" w:rsidP="0053741E">
            <w:pPr>
              <w:spacing w:after="100" w:afterAutospacing="1"/>
              <w:rPr>
                <w:ins w:id="821" w:author="Duan, Sean (MU-Student)" w:date="2025-03-30T18:48:00Z" w16du:dateUtc="2025-03-30T23:48:00Z"/>
                <w:rFonts w:ascii="Calibri" w:eastAsia="Calibri" w:hAnsi="Calibri" w:cs="Times New Roman"/>
              </w:rPr>
            </w:pPr>
            <w:ins w:id="822" w:author="Duan, Sean (MU-Student)" w:date="2025-03-30T18:48:00Z" w16du:dateUtc="2025-03-30T23:48:00Z">
              <w:r>
                <w:rPr>
                  <w:rFonts w:ascii="Calibri" w:eastAsia="Calibri" w:hAnsi="Calibri" w:cs="Times New Roman"/>
                </w:rPr>
                <w:t>-7.34 (28.07)</w:t>
              </w:r>
            </w:ins>
          </w:p>
        </w:tc>
        <w:tc>
          <w:tcPr>
            <w:tcW w:w="1462" w:type="dxa"/>
          </w:tcPr>
          <w:p w14:paraId="3D1DAA02" w14:textId="77777777" w:rsidR="00AF3464" w:rsidRDefault="00AF3464" w:rsidP="0053741E">
            <w:pPr>
              <w:spacing w:after="100" w:afterAutospacing="1"/>
              <w:rPr>
                <w:ins w:id="823" w:author="Duan, Sean (MU-Student)" w:date="2025-03-30T18:48:00Z" w16du:dateUtc="2025-03-30T23:48:00Z"/>
                <w:rFonts w:ascii="Calibri" w:eastAsia="Calibri" w:hAnsi="Calibri" w:cs="Times New Roman"/>
              </w:rPr>
            </w:pPr>
            <w:ins w:id="824" w:author="Duan, Sean (MU-Student)" w:date="2025-03-30T18:48:00Z" w16du:dateUtc="2025-03-30T23:48:00Z">
              <w:r>
                <w:rPr>
                  <w:rFonts w:ascii="Calibri" w:eastAsia="Calibri" w:hAnsi="Calibri" w:cs="Times New Roman"/>
                </w:rPr>
                <w:t>-0.052 (30.00)</w:t>
              </w:r>
            </w:ins>
          </w:p>
        </w:tc>
      </w:tr>
      <w:tr w:rsidR="00AF3464" w14:paraId="312F3BFE" w14:textId="77777777" w:rsidTr="0053741E">
        <w:trPr>
          <w:trHeight w:val="1430"/>
          <w:ins w:id="825" w:author="Duan, Sean (MU-Student)" w:date="2025-03-30T18:48:00Z"/>
        </w:trPr>
        <w:tc>
          <w:tcPr>
            <w:tcW w:w="1565" w:type="dxa"/>
            <w:vMerge/>
          </w:tcPr>
          <w:p w14:paraId="1A5FBF9A" w14:textId="77777777" w:rsidR="00AF3464" w:rsidRDefault="00AF3464" w:rsidP="0053741E">
            <w:pPr>
              <w:spacing w:after="100" w:afterAutospacing="1"/>
              <w:rPr>
                <w:ins w:id="826" w:author="Duan, Sean (MU-Student)" w:date="2025-03-30T18:48:00Z" w16du:dateUtc="2025-03-30T23:48:00Z"/>
                <w:rFonts w:ascii="Calibri" w:eastAsia="Calibri" w:hAnsi="Calibri" w:cs="Times New Roman"/>
              </w:rPr>
            </w:pPr>
          </w:p>
        </w:tc>
        <w:tc>
          <w:tcPr>
            <w:tcW w:w="1744" w:type="dxa"/>
          </w:tcPr>
          <w:p w14:paraId="6646373B" w14:textId="77777777" w:rsidR="00AF3464" w:rsidRDefault="00AF3464" w:rsidP="0053741E">
            <w:pPr>
              <w:spacing w:after="100" w:afterAutospacing="1"/>
              <w:rPr>
                <w:ins w:id="827" w:author="Duan, Sean (MU-Student)" w:date="2025-03-30T18:48:00Z" w16du:dateUtc="2025-03-30T23:48:00Z"/>
                <w:rFonts w:ascii="Calibri" w:eastAsia="Calibri" w:hAnsi="Calibri" w:cs="Times New Roman"/>
              </w:rPr>
            </w:pPr>
            <w:ins w:id="828" w:author="Duan, Sean (MU-Student)" w:date="2025-03-30T18:48:00Z" w16du:dateUtc="2025-03-30T23:48:00Z">
              <w:r>
                <w:rPr>
                  <w:rFonts w:ascii="Calibri" w:eastAsia="Calibri" w:hAnsi="Calibri" w:cs="Times New Roman"/>
                </w:rPr>
                <w:t>Pragmatic Framing</w:t>
              </w:r>
            </w:ins>
          </w:p>
        </w:tc>
        <w:tc>
          <w:tcPr>
            <w:tcW w:w="1188" w:type="dxa"/>
          </w:tcPr>
          <w:p w14:paraId="2EC1CCCB" w14:textId="77777777" w:rsidR="00AF3464" w:rsidRDefault="00AF3464" w:rsidP="0053741E">
            <w:pPr>
              <w:spacing w:after="100" w:afterAutospacing="1"/>
              <w:rPr>
                <w:ins w:id="829" w:author="Duan, Sean (MU-Student)" w:date="2025-03-30T18:48:00Z" w16du:dateUtc="2025-03-30T23:48:00Z"/>
                <w:rFonts w:ascii="Calibri" w:eastAsia="Calibri" w:hAnsi="Calibri" w:cs="Times New Roman"/>
              </w:rPr>
            </w:pPr>
            <w:ins w:id="830" w:author="Duan, Sean (MU-Student)" w:date="2025-03-30T18:48:00Z" w16du:dateUtc="2025-03-30T23:48:00Z">
              <w:r>
                <w:rPr>
                  <w:rFonts w:ascii="Calibri" w:eastAsia="Calibri" w:hAnsi="Calibri" w:cs="Times New Roman"/>
                </w:rPr>
                <w:t>-5.94 (27.57)</w:t>
              </w:r>
            </w:ins>
          </w:p>
        </w:tc>
        <w:tc>
          <w:tcPr>
            <w:tcW w:w="1494" w:type="dxa"/>
          </w:tcPr>
          <w:p w14:paraId="5BDA52F9" w14:textId="77777777" w:rsidR="00AF3464" w:rsidRDefault="00AF3464" w:rsidP="0053741E">
            <w:pPr>
              <w:spacing w:after="100" w:afterAutospacing="1"/>
              <w:rPr>
                <w:ins w:id="831" w:author="Duan, Sean (MU-Student)" w:date="2025-03-30T18:48:00Z" w16du:dateUtc="2025-03-30T23:48:00Z"/>
                <w:rFonts w:ascii="Calibri" w:eastAsia="Calibri" w:hAnsi="Calibri" w:cs="Times New Roman"/>
              </w:rPr>
            </w:pPr>
            <w:ins w:id="832" w:author="Duan, Sean (MU-Student)" w:date="2025-03-30T18:48:00Z" w16du:dateUtc="2025-03-30T23:48:00Z">
              <w:r>
                <w:rPr>
                  <w:rFonts w:ascii="Calibri" w:eastAsia="Calibri" w:hAnsi="Calibri" w:cs="Times New Roman"/>
                </w:rPr>
                <w:t>-0.375 (29.76)</w:t>
              </w:r>
            </w:ins>
          </w:p>
        </w:tc>
        <w:tc>
          <w:tcPr>
            <w:tcW w:w="1315" w:type="dxa"/>
            <w:gridSpan w:val="2"/>
          </w:tcPr>
          <w:p w14:paraId="61AE0261" w14:textId="77777777" w:rsidR="00AF3464" w:rsidRDefault="00AF3464" w:rsidP="0053741E">
            <w:pPr>
              <w:spacing w:after="100" w:afterAutospacing="1"/>
              <w:rPr>
                <w:ins w:id="833" w:author="Duan, Sean (MU-Student)" w:date="2025-03-30T18:48:00Z" w16du:dateUtc="2025-03-30T23:48:00Z"/>
                <w:rFonts w:ascii="Calibri" w:eastAsia="Calibri" w:hAnsi="Calibri" w:cs="Times New Roman"/>
              </w:rPr>
            </w:pPr>
            <w:ins w:id="834" w:author="Duan, Sean (MU-Student)" w:date="2025-03-30T18:48:00Z" w16du:dateUtc="2025-03-30T23:48:00Z">
              <w:r>
                <w:rPr>
                  <w:rFonts w:ascii="Calibri" w:eastAsia="Calibri" w:hAnsi="Calibri" w:cs="Times New Roman"/>
                </w:rPr>
                <w:t>-6.847 (27.61)</w:t>
              </w:r>
            </w:ins>
          </w:p>
        </w:tc>
        <w:tc>
          <w:tcPr>
            <w:tcW w:w="1462" w:type="dxa"/>
          </w:tcPr>
          <w:p w14:paraId="6B9E40F7" w14:textId="77777777" w:rsidR="00AF3464" w:rsidRDefault="00AF3464" w:rsidP="0053741E">
            <w:pPr>
              <w:spacing w:after="100" w:afterAutospacing="1"/>
              <w:rPr>
                <w:ins w:id="835" w:author="Duan, Sean (MU-Student)" w:date="2025-03-30T18:48:00Z" w16du:dateUtc="2025-03-30T23:48:00Z"/>
                <w:rFonts w:ascii="Calibri" w:eastAsia="Calibri" w:hAnsi="Calibri" w:cs="Times New Roman"/>
              </w:rPr>
            </w:pPr>
            <w:ins w:id="836" w:author="Duan, Sean (MU-Student)" w:date="2025-03-30T18:48:00Z" w16du:dateUtc="2025-03-30T23:48:00Z">
              <w:r>
                <w:rPr>
                  <w:rFonts w:ascii="Calibri" w:eastAsia="Calibri" w:hAnsi="Calibri" w:cs="Times New Roman"/>
                </w:rPr>
                <w:t>-1.140 (30.01)</w:t>
              </w:r>
            </w:ins>
          </w:p>
        </w:tc>
      </w:tr>
    </w:tbl>
    <w:p w14:paraId="7C1D4747" w14:textId="77777777" w:rsidR="00AF3464" w:rsidRDefault="00AF3464" w:rsidP="00AF3464">
      <w:pPr>
        <w:spacing w:after="100" w:afterAutospacing="1" w:line="480" w:lineRule="auto"/>
        <w:ind w:firstLine="720"/>
        <w:rPr>
          <w:ins w:id="837" w:author="Duan, Sean (MU-Student)" w:date="2025-03-30T18:48:00Z" w16du:dateUtc="2025-03-30T23:48:00Z"/>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7BD67BAA" w14:textId="77777777" w:rsidTr="0053741E">
        <w:trPr>
          <w:trHeight w:val="458"/>
          <w:ins w:id="838" w:author="Duan, Sean (MU-Student)" w:date="2025-03-30T18:48:00Z"/>
        </w:trPr>
        <w:tc>
          <w:tcPr>
            <w:tcW w:w="8768" w:type="dxa"/>
            <w:gridSpan w:val="7"/>
          </w:tcPr>
          <w:p w14:paraId="0A445DFD" w14:textId="77777777" w:rsidR="00AF3464" w:rsidRPr="004D465F" w:rsidRDefault="00AF3464" w:rsidP="0053741E">
            <w:pPr>
              <w:spacing w:after="100" w:afterAutospacing="1"/>
              <w:rPr>
                <w:ins w:id="839" w:author="Duan, Sean (MU-Student)" w:date="2025-03-30T18:48:00Z" w16du:dateUtc="2025-03-30T23:48:00Z"/>
                <w:rFonts w:ascii="Calibri" w:eastAsia="Calibri" w:hAnsi="Calibri" w:cs="Times New Roman"/>
                <w:b/>
                <w:bCs/>
              </w:rPr>
            </w:pPr>
            <w:ins w:id="840" w:author="Duan, Sean (MU-Student)" w:date="2025-03-30T18:48:00Z" w16du:dateUtc="2025-03-30T23:48:00Z">
              <w:r>
                <w:rPr>
                  <w:rFonts w:ascii="Calibri" w:eastAsia="Calibri" w:hAnsi="Calibri" w:cs="Times New Roman"/>
                  <w:b/>
                  <w:bCs/>
                  <w:sz w:val="28"/>
                  <w:szCs w:val="24"/>
                </w:rPr>
                <w:t xml:space="preserve">AI in the Workplace </w:t>
              </w:r>
              <w:r w:rsidRPr="007858B7">
                <w:rPr>
                  <w:rFonts w:ascii="Calibri" w:eastAsia="Calibri" w:hAnsi="Calibri" w:cs="Times New Roman"/>
                  <w:b/>
                  <w:bCs/>
                  <w:sz w:val="28"/>
                  <w:szCs w:val="24"/>
                </w:rPr>
                <w:t>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ins>
          </w:p>
        </w:tc>
      </w:tr>
      <w:tr w:rsidR="00AF3464" w14:paraId="71A24CEF" w14:textId="77777777" w:rsidTr="0053741E">
        <w:trPr>
          <w:trHeight w:val="298"/>
          <w:ins w:id="841" w:author="Duan, Sean (MU-Student)" w:date="2025-03-30T18:48:00Z"/>
        </w:trPr>
        <w:tc>
          <w:tcPr>
            <w:tcW w:w="3309" w:type="dxa"/>
            <w:gridSpan w:val="2"/>
            <w:vMerge w:val="restart"/>
          </w:tcPr>
          <w:p w14:paraId="6E5310E8" w14:textId="77777777" w:rsidR="00AF3464" w:rsidRDefault="00AF3464" w:rsidP="0053741E">
            <w:pPr>
              <w:spacing w:after="100" w:afterAutospacing="1"/>
              <w:rPr>
                <w:ins w:id="842" w:author="Duan, Sean (MU-Student)" w:date="2025-03-30T18:48:00Z" w16du:dateUtc="2025-03-30T23:48:00Z"/>
                <w:rFonts w:ascii="Calibri" w:eastAsia="Calibri" w:hAnsi="Calibri" w:cs="Times New Roman"/>
              </w:rPr>
            </w:pPr>
            <w:ins w:id="843" w:author="Duan, Sean (MU-Student)" w:date="2025-03-30T18:48:00Z" w16du:dateUtc="2025-03-30T23:48:00Z">
              <w:r>
                <w:rPr>
                  <w:rFonts w:ascii="Calibri" w:eastAsia="Calibri" w:hAnsi="Calibri" w:cs="Times New Roman"/>
                </w:rPr>
                <w:t>Fig. 3 – M(SD)</w:t>
              </w:r>
            </w:ins>
          </w:p>
        </w:tc>
        <w:tc>
          <w:tcPr>
            <w:tcW w:w="5459" w:type="dxa"/>
            <w:gridSpan w:val="5"/>
          </w:tcPr>
          <w:p w14:paraId="03BC80B5" w14:textId="77777777" w:rsidR="00AF3464" w:rsidRPr="007858B7" w:rsidRDefault="00AF3464" w:rsidP="0053741E">
            <w:pPr>
              <w:spacing w:after="100" w:afterAutospacing="1"/>
              <w:rPr>
                <w:ins w:id="844" w:author="Duan, Sean (MU-Student)" w:date="2025-03-30T18:48:00Z" w16du:dateUtc="2025-03-30T23:48:00Z"/>
                <w:rFonts w:ascii="Calibri" w:eastAsia="Calibri" w:hAnsi="Calibri" w:cs="Times New Roman"/>
                <w:b/>
                <w:bCs/>
              </w:rPr>
            </w:pPr>
            <w:ins w:id="845" w:author="Duan, Sean (MU-Student)" w:date="2025-03-30T18:48:00Z" w16du:dateUtc="2025-03-30T23:48:00Z">
              <w:r w:rsidRPr="007858B7">
                <w:rPr>
                  <w:rFonts w:ascii="Calibri" w:eastAsia="Calibri" w:hAnsi="Calibri" w:cs="Times New Roman"/>
                  <w:b/>
                  <w:bCs/>
                </w:rPr>
                <w:t>IV 1: Social Consensus Condition</w:t>
              </w:r>
            </w:ins>
          </w:p>
        </w:tc>
      </w:tr>
      <w:tr w:rsidR="00AF3464" w14:paraId="72000798" w14:textId="77777777" w:rsidTr="0053741E">
        <w:trPr>
          <w:trHeight w:val="150"/>
          <w:ins w:id="846" w:author="Duan, Sean (MU-Student)" w:date="2025-03-30T18:48:00Z"/>
        </w:trPr>
        <w:tc>
          <w:tcPr>
            <w:tcW w:w="3309" w:type="dxa"/>
            <w:gridSpan w:val="2"/>
            <w:vMerge/>
          </w:tcPr>
          <w:p w14:paraId="7A6E5AF7" w14:textId="77777777" w:rsidR="00AF3464" w:rsidRDefault="00AF3464" w:rsidP="0053741E">
            <w:pPr>
              <w:spacing w:after="100" w:afterAutospacing="1"/>
              <w:rPr>
                <w:ins w:id="847" w:author="Duan, Sean (MU-Student)" w:date="2025-03-30T18:48:00Z" w16du:dateUtc="2025-03-30T23:48:00Z"/>
                <w:rFonts w:ascii="Calibri" w:eastAsia="Calibri" w:hAnsi="Calibri" w:cs="Times New Roman"/>
              </w:rPr>
            </w:pPr>
          </w:p>
        </w:tc>
        <w:tc>
          <w:tcPr>
            <w:tcW w:w="2697" w:type="dxa"/>
            <w:gridSpan w:val="3"/>
          </w:tcPr>
          <w:p w14:paraId="76A4B687" w14:textId="77777777" w:rsidR="00AF3464" w:rsidRDefault="00AF3464" w:rsidP="0053741E">
            <w:pPr>
              <w:spacing w:after="100" w:afterAutospacing="1"/>
              <w:rPr>
                <w:ins w:id="848" w:author="Duan, Sean (MU-Student)" w:date="2025-03-30T18:48:00Z" w16du:dateUtc="2025-03-30T23:48:00Z"/>
                <w:rFonts w:ascii="Calibri" w:eastAsia="Calibri" w:hAnsi="Calibri" w:cs="Times New Roman"/>
              </w:rPr>
            </w:pPr>
            <w:ins w:id="849" w:author="Duan, Sean (MU-Student)" w:date="2025-03-30T18:48:00Z" w16du:dateUtc="2025-03-30T23:48:00Z">
              <w:r>
                <w:rPr>
                  <w:rFonts w:ascii="Calibri" w:eastAsia="Calibri" w:hAnsi="Calibri" w:cs="Times New Roman"/>
                </w:rPr>
                <w:t>Low Social Consensus</w:t>
              </w:r>
            </w:ins>
          </w:p>
        </w:tc>
        <w:tc>
          <w:tcPr>
            <w:tcW w:w="2761" w:type="dxa"/>
            <w:gridSpan w:val="2"/>
          </w:tcPr>
          <w:p w14:paraId="27FB628A" w14:textId="77777777" w:rsidR="00AF3464" w:rsidRDefault="00AF3464" w:rsidP="0053741E">
            <w:pPr>
              <w:spacing w:after="100" w:afterAutospacing="1"/>
              <w:rPr>
                <w:ins w:id="850" w:author="Duan, Sean (MU-Student)" w:date="2025-03-30T18:48:00Z" w16du:dateUtc="2025-03-30T23:48:00Z"/>
                <w:rFonts w:ascii="Calibri" w:eastAsia="Calibri" w:hAnsi="Calibri" w:cs="Times New Roman"/>
              </w:rPr>
            </w:pPr>
            <w:ins w:id="851" w:author="Duan, Sean (MU-Student)" w:date="2025-03-30T18:48:00Z" w16du:dateUtc="2025-03-30T23:48:00Z">
              <w:r>
                <w:rPr>
                  <w:rFonts w:ascii="Calibri" w:eastAsia="Calibri" w:hAnsi="Calibri" w:cs="Times New Roman"/>
                </w:rPr>
                <w:t>High Social Consensus</w:t>
              </w:r>
            </w:ins>
          </w:p>
        </w:tc>
      </w:tr>
      <w:tr w:rsidR="00AF3464" w14:paraId="4C8721EE" w14:textId="77777777" w:rsidTr="0053741E">
        <w:trPr>
          <w:trHeight w:val="150"/>
          <w:ins w:id="852" w:author="Duan, Sean (MU-Student)" w:date="2025-03-30T18:48:00Z"/>
        </w:trPr>
        <w:tc>
          <w:tcPr>
            <w:tcW w:w="3309" w:type="dxa"/>
            <w:gridSpan w:val="2"/>
            <w:vMerge/>
          </w:tcPr>
          <w:p w14:paraId="06304CA8" w14:textId="77777777" w:rsidR="00AF3464" w:rsidRDefault="00AF3464" w:rsidP="0053741E">
            <w:pPr>
              <w:spacing w:after="100" w:afterAutospacing="1"/>
              <w:rPr>
                <w:ins w:id="853" w:author="Duan, Sean (MU-Student)" w:date="2025-03-30T18:48:00Z" w16du:dateUtc="2025-03-30T23:48:00Z"/>
                <w:rFonts w:ascii="Calibri" w:eastAsia="Calibri" w:hAnsi="Calibri" w:cs="Times New Roman"/>
              </w:rPr>
            </w:pPr>
          </w:p>
        </w:tc>
        <w:tc>
          <w:tcPr>
            <w:tcW w:w="1188" w:type="dxa"/>
          </w:tcPr>
          <w:p w14:paraId="05F97505" w14:textId="77777777" w:rsidR="00AF3464" w:rsidRDefault="00AF3464" w:rsidP="0053741E">
            <w:pPr>
              <w:spacing w:after="100" w:afterAutospacing="1"/>
              <w:rPr>
                <w:ins w:id="854" w:author="Duan, Sean (MU-Student)" w:date="2025-03-30T18:48:00Z" w16du:dateUtc="2025-03-30T23:48:00Z"/>
                <w:rFonts w:ascii="Calibri" w:eastAsia="Calibri" w:hAnsi="Calibri" w:cs="Times New Roman"/>
              </w:rPr>
            </w:pPr>
            <w:ins w:id="855" w:author="Duan, Sean (MU-Student)" w:date="2025-03-30T18:48:00Z" w16du:dateUtc="2025-03-30T23:48:00Z">
              <w:r>
                <w:rPr>
                  <w:rFonts w:ascii="Calibri" w:eastAsia="Calibri" w:hAnsi="Calibri" w:cs="Times New Roman"/>
                </w:rPr>
                <w:t>Pre</w:t>
              </w:r>
            </w:ins>
          </w:p>
        </w:tc>
        <w:tc>
          <w:tcPr>
            <w:tcW w:w="1494" w:type="dxa"/>
          </w:tcPr>
          <w:p w14:paraId="4E0AE5D5" w14:textId="77777777" w:rsidR="00AF3464" w:rsidRDefault="00AF3464" w:rsidP="0053741E">
            <w:pPr>
              <w:spacing w:after="100" w:afterAutospacing="1"/>
              <w:rPr>
                <w:ins w:id="856" w:author="Duan, Sean (MU-Student)" w:date="2025-03-30T18:48:00Z" w16du:dateUtc="2025-03-30T23:48:00Z"/>
                <w:rFonts w:ascii="Calibri" w:eastAsia="Calibri" w:hAnsi="Calibri" w:cs="Times New Roman"/>
              </w:rPr>
            </w:pPr>
            <w:ins w:id="857" w:author="Duan, Sean (MU-Student)" w:date="2025-03-30T18:48:00Z" w16du:dateUtc="2025-03-30T23:48:00Z">
              <w:r>
                <w:rPr>
                  <w:rFonts w:ascii="Calibri" w:eastAsia="Calibri" w:hAnsi="Calibri" w:cs="Times New Roman"/>
                </w:rPr>
                <w:t>Post</w:t>
              </w:r>
            </w:ins>
          </w:p>
        </w:tc>
        <w:tc>
          <w:tcPr>
            <w:tcW w:w="1315" w:type="dxa"/>
            <w:gridSpan w:val="2"/>
          </w:tcPr>
          <w:p w14:paraId="131FEBE2" w14:textId="77777777" w:rsidR="00AF3464" w:rsidRDefault="00AF3464" w:rsidP="0053741E">
            <w:pPr>
              <w:spacing w:after="100" w:afterAutospacing="1"/>
              <w:rPr>
                <w:ins w:id="858" w:author="Duan, Sean (MU-Student)" w:date="2025-03-30T18:48:00Z" w16du:dateUtc="2025-03-30T23:48:00Z"/>
                <w:rFonts w:ascii="Calibri" w:eastAsia="Calibri" w:hAnsi="Calibri" w:cs="Times New Roman"/>
              </w:rPr>
            </w:pPr>
            <w:ins w:id="859" w:author="Duan, Sean (MU-Student)" w:date="2025-03-30T18:48:00Z" w16du:dateUtc="2025-03-30T23:48:00Z">
              <w:r>
                <w:rPr>
                  <w:rFonts w:ascii="Calibri" w:eastAsia="Calibri" w:hAnsi="Calibri" w:cs="Times New Roman"/>
                </w:rPr>
                <w:t>Pre</w:t>
              </w:r>
            </w:ins>
          </w:p>
        </w:tc>
        <w:tc>
          <w:tcPr>
            <w:tcW w:w="1460" w:type="dxa"/>
          </w:tcPr>
          <w:p w14:paraId="4AA8E5DD" w14:textId="77777777" w:rsidR="00AF3464" w:rsidRDefault="00AF3464" w:rsidP="0053741E">
            <w:pPr>
              <w:spacing w:after="100" w:afterAutospacing="1"/>
              <w:rPr>
                <w:ins w:id="860" w:author="Duan, Sean (MU-Student)" w:date="2025-03-30T18:48:00Z" w16du:dateUtc="2025-03-30T23:48:00Z"/>
                <w:rFonts w:ascii="Calibri" w:eastAsia="Calibri" w:hAnsi="Calibri" w:cs="Times New Roman"/>
              </w:rPr>
            </w:pPr>
            <w:ins w:id="861" w:author="Duan, Sean (MU-Student)" w:date="2025-03-30T18:48:00Z" w16du:dateUtc="2025-03-30T23:48:00Z">
              <w:r>
                <w:rPr>
                  <w:rFonts w:ascii="Calibri" w:eastAsia="Calibri" w:hAnsi="Calibri" w:cs="Times New Roman"/>
                </w:rPr>
                <w:t>Post</w:t>
              </w:r>
            </w:ins>
          </w:p>
        </w:tc>
      </w:tr>
      <w:tr w:rsidR="00AF3464" w14:paraId="67776BC8" w14:textId="77777777" w:rsidTr="0053741E">
        <w:trPr>
          <w:trHeight w:val="1125"/>
          <w:ins w:id="862" w:author="Duan, Sean (MU-Student)" w:date="2025-03-30T18:48:00Z"/>
        </w:trPr>
        <w:tc>
          <w:tcPr>
            <w:tcW w:w="1565" w:type="dxa"/>
            <w:vMerge w:val="restart"/>
          </w:tcPr>
          <w:p w14:paraId="772D8EB6" w14:textId="77777777" w:rsidR="00AF3464" w:rsidRPr="007858B7" w:rsidRDefault="00AF3464" w:rsidP="0053741E">
            <w:pPr>
              <w:spacing w:after="100" w:afterAutospacing="1"/>
              <w:rPr>
                <w:ins w:id="863" w:author="Duan, Sean (MU-Student)" w:date="2025-03-30T18:48:00Z" w16du:dateUtc="2025-03-30T23:48:00Z"/>
                <w:rFonts w:ascii="Calibri" w:eastAsia="Calibri" w:hAnsi="Calibri" w:cs="Times New Roman"/>
                <w:b/>
                <w:bCs/>
              </w:rPr>
            </w:pPr>
            <w:ins w:id="864" w:author="Duan, Sean (MU-Student)" w:date="2025-03-30T18:48:00Z" w16du:dateUtc="2025-03-30T23:48:00Z">
              <w:r>
                <w:rPr>
                  <w:rFonts w:ascii="Calibri" w:eastAsia="Calibri" w:hAnsi="Calibri" w:cs="Times New Roman"/>
                  <w:b/>
                  <w:bCs/>
                </w:rPr>
                <w:t>IV 2: Moral Conviction Condition</w:t>
              </w:r>
            </w:ins>
          </w:p>
        </w:tc>
        <w:tc>
          <w:tcPr>
            <w:tcW w:w="1743" w:type="dxa"/>
          </w:tcPr>
          <w:p w14:paraId="29C8C17F" w14:textId="77777777" w:rsidR="00AF3464" w:rsidRDefault="00AF3464" w:rsidP="0053741E">
            <w:pPr>
              <w:spacing w:after="100" w:afterAutospacing="1"/>
              <w:rPr>
                <w:ins w:id="865" w:author="Duan, Sean (MU-Student)" w:date="2025-03-30T18:48:00Z" w16du:dateUtc="2025-03-30T23:48:00Z"/>
                <w:rFonts w:ascii="Calibri" w:eastAsia="Calibri" w:hAnsi="Calibri" w:cs="Times New Roman"/>
              </w:rPr>
            </w:pPr>
            <w:ins w:id="866" w:author="Duan, Sean (MU-Student)" w:date="2025-03-30T18:48:00Z" w16du:dateUtc="2025-03-30T23:48:00Z">
              <w:r>
                <w:rPr>
                  <w:rFonts w:ascii="Calibri" w:eastAsia="Calibri" w:hAnsi="Calibri" w:cs="Times New Roman"/>
                </w:rPr>
                <w:t>Moral Framing</w:t>
              </w:r>
            </w:ins>
          </w:p>
        </w:tc>
        <w:tc>
          <w:tcPr>
            <w:tcW w:w="1188" w:type="dxa"/>
          </w:tcPr>
          <w:p w14:paraId="15B3F5D6" w14:textId="77777777" w:rsidR="00AF3464" w:rsidRDefault="00AF3464" w:rsidP="0053741E">
            <w:pPr>
              <w:spacing w:after="100" w:afterAutospacing="1"/>
              <w:rPr>
                <w:ins w:id="867" w:author="Duan, Sean (MU-Student)" w:date="2025-03-30T18:48:00Z" w16du:dateUtc="2025-03-30T23:48:00Z"/>
                <w:rFonts w:ascii="Calibri" w:eastAsia="Calibri" w:hAnsi="Calibri" w:cs="Times New Roman"/>
              </w:rPr>
            </w:pPr>
            <w:ins w:id="868" w:author="Duan, Sean (MU-Student)" w:date="2025-03-30T18:48:00Z" w16du:dateUtc="2025-03-30T23:48:00Z">
              <w:r>
                <w:rPr>
                  <w:rFonts w:ascii="Calibri" w:eastAsia="Calibri" w:hAnsi="Calibri" w:cs="Times New Roman"/>
                </w:rPr>
                <w:t>-7.937 (26.83)</w:t>
              </w:r>
            </w:ins>
          </w:p>
        </w:tc>
        <w:tc>
          <w:tcPr>
            <w:tcW w:w="1494" w:type="dxa"/>
          </w:tcPr>
          <w:p w14:paraId="33EADE45" w14:textId="77777777" w:rsidR="00AF3464" w:rsidRDefault="00AF3464" w:rsidP="0053741E">
            <w:pPr>
              <w:spacing w:after="100" w:afterAutospacing="1"/>
              <w:rPr>
                <w:ins w:id="869" w:author="Duan, Sean (MU-Student)" w:date="2025-03-30T18:48:00Z" w16du:dateUtc="2025-03-30T23:48:00Z"/>
                <w:rFonts w:ascii="Calibri" w:eastAsia="Calibri" w:hAnsi="Calibri" w:cs="Times New Roman"/>
              </w:rPr>
            </w:pPr>
            <w:ins w:id="870" w:author="Duan, Sean (MU-Student)" w:date="2025-03-30T18:48:00Z" w16du:dateUtc="2025-03-30T23:48:00Z">
              <w:r>
                <w:rPr>
                  <w:rFonts w:ascii="Calibri" w:eastAsia="Calibri" w:hAnsi="Calibri" w:cs="Times New Roman"/>
                </w:rPr>
                <w:t>2.074 (27.56)</w:t>
              </w:r>
            </w:ins>
          </w:p>
        </w:tc>
        <w:tc>
          <w:tcPr>
            <w:tcW w:w="1315" w:type="dxa"/>
            <w:gridSpan w:val="2"/>
          </w:tcPr>
          <w:p w14:paraId="545DDA80" w14:textId="77777777" w:rsidR="00AF3464" w:rsidRDefault="00AF3464" w:rsidP="0053741E">
            <w:pPr>
              <w:spacing w:after="100" w:afterAutospacing="1"/>
              <w:rPr>
                <w:ins w:id="871" w:author="Duan, Sean (MU-Student)" w:date="2025-03-30T18:48:00Z" w16du:dateUtc="2025-03-30T23:48:00Z"/>
                <w:rFonts w:ascii="Calibri" w:eastAsia="Calibri" w:hAnsi="Calibri" w:cs="Times New Roman"/>
              </w:rPr>
            </w:pPr>
            <w:ins w:id="872" w:author="Duan, Sean (MU-Student)" w:date="2025-03-30T18:48:00Z" w16du:dateUtc="2025-03-30T23:48:00Z">
              <w:r>
                <w:rPr>
                  <w:rFonts w:ascii="Calibri" w:eastAsia="Calibri" w:hAnsi="Calibri" w:cs="Times New Roman"/>
                </w:rPr>
                <w:t>-8.563 (26.73)</w:t>
              </w:r>
            </w:ins>
          </w:p>
        </w:tc>
        <w:tc>
          <w:tcPr>
            <w:tcW w:w="1460" w:type="dxa"/>
          </w:tcPr>
          <w:p w14:paraId="2F944DBF" w14:textId="77777777" w:rsidR="00AF3464" w:rsidRDefault="00AF3464" w:rsidP="0053741E">
            <w:pPr>
              <w:spacing w:after="100" w:afterAutospacing="1"/>
              <w:rPr>
                <w:ins w:id="873" w:author="Duan, Sean (MU-Student)" w:date="2025-03-30T18:48:00Z" w16du:dateUtc="2025-03-30T23:48:00Z"/>
                <w:rFonts w:ascii="Calibri" w:eastAsia="Calibri" w:hAnsi="Calibri" w:cs="Times New Roman"/>
              </w:rPr>
            </w:pPr>
            <w:ins w:id="874" w:author="Duan, Sean (MU-Student)" w:date="2025-03-30T18:48:00Z" w16du:dateUtc="2025-03-30T23:48:00Z">
              <w:r>
                <w:rPr>
                  <w:rFonts w:ascii="Calibri" w:eastAsia="Calibri" w:hAnsi="Calibri" w:cs="Times New Roman"/>
                </w:rPr>
                <w:t>1.698 (27.66)</w:t>
              </w:r>
            </w:ins>
          </w:p>
        </w:tc>
      </w:tr>
      <w:tr w:rsidR="00AF3464" w14:paraId="45E605ED" w14:textId="77777777" w:rsidTr="0053741E">
        <w:trPr>
          <w:trHeight w:val="1430"/>
          <w:ins w:id="875" w:author="Duan, Sean (MU-Student)" w:date="2025-03-30T18:48:00Z"/>
        </w:trPr>
        <w:tc>
          <w:tcPr>
            <w:tcW w:w="1565" w:type="dxa"/>
            <w:vMerge/>
          </w:tcPr>
          <w:p w14:paraId="6B6EB7DD" w14:textId="77777777" w:rsidR="00AF3464" w:rsidRDefault="00AF3464" w:rsidP="0053741E">
            <w:pPr>
              <w:spacing w:after="100" w:afterAutospacing="1"/>
              <w:rPr>
                <w:ins w:id="876" w:author="Duan, Sean (MU-Student)" w:date="2025-03-30T18:48:00Z" w16du:dateUtc="2025-03-30T23:48:00Z"/>
                <w:rFonts w:ascii="Calibri" w:eastAsia="Calibri" w:hAnsi="Calibri" w:cs="Times New Roman"/>
              </w:rPr>
            </w:pPr>
          </w:p>
        </w:tc>
        <w:tc>
          <w:tcPr>
            <w:tcW w:w="1743" w:type="dxa"/>
          </w:tcPr>
          <w:p w14:paraId="11907BD2" w14:textId="77777777" w:rsidR="00AF3464" w:rsidRDefault="00AF3464" w:rsidP="0053741E">
            <w:pPr>
              <w:spacing w:after="100" w:afterAutospacing="1"/>
              <w:rPr>
                <w:ins w:id="877" w:author="Duan, Sean (MU-Student)" w:date="2025-03-30T18:48:00Z" w16du:dateUtc="2025-03-30T23:48:00Z"/>
                <w:rFonts w:ascii="Calibri" w:eastAsia="Calibri" w:hAnsi="Calibri" w:cs="Times New Roman"/>
              </w:rPr>
            </w:pPr>
            <w:ins w:id="878" w:author="Duan, Sean (MU-Student)" w:date="2025-03-30T18:48:00Z" w16du:dateUtc="2025-03-30T23:48:00Z">
              <w:r>
                <w:rPr>
                  <w:rFonts w:ascii="Calibri" w:eastAsia="Calibri" w:hAnsi="Calibri" w:cs="Times New Roman"/>
                </w:rPr>
                <w:t>Pragmatic Framing</w:t>
              </w:r>
            </w:ins>
          </w:p>
        </w:tc>
        <w:tc>
          <w:tcPr>
            <w:tcW w:w="1188" w:type="dxa"/>
          </w:tcPr>
          <w:p w14:paraId="6EEAD55E" w14:textId="77777777" w:rsidR="00AF3464" w:rsidRDefault="00AF3464" w:rsidP="0053741E">
            <w:pPr>
              <w:spacing w:after="100" w:afterAutospacing="1"/>
              <w:rPr>
                <w:ins w:id="879" w:author="Duan, Sean (MU-Student)" w:date="2025-03-30T18:48:00Z" w16du:dateUtc="2025-03-30T23:48:00Z"/>
                <w:rFonts w:ascii="Calibri" w:eastAsia="Calibri" w:hAnsi="Calibri" w:cs="Times New Roman"/>
              </w:rPr>
            </w:pPr>
            <w:ins w:id="880" w:author="Duan, Sean (MU-Student)" w:date="2025-03-30T18:48:00Z" w16du:dateUtc="2025-03-30T23:48:00Z">
              <w:r>
                <w:rPr>
                  <w:rFonts w:ascii="Calibri" w:eastAsia="Calibri" w:hAnsi="Calibri" w:cs="Times New Roman"/>
                </w:rPr>
                <w:t>-8.747 (26.64)</w:t>
              </w:r>
            </w:ins>
          </w:p>
        </w:tc>
        <w:tc>
          <w:tcPr>
            <w:tcW w:w="1494" w:type="dxa"/>
          </w:tcPr>
          <w:p w14:paraId="42086C30" w14:textId="77777777" w:rsidR="00AF3464" w:rsidRDefault="00AF3464" w:rsidP="0053741E">
            <w:pPr>
              <w:spacing w:after="100" w:afterAutospacing="1"/>
              <w:rPr>
                <w:ins w:id="881" w:author="Duan, Sean (MU-Student)" w:date="2025-03-30T18:48:00Z" w16du:dateUtc="2025-03-30T23:48:00Z"/>
                <w:rFonts w:ascii="Calibri" w:eastAsia="Calibri" w:hAnsi="Calibri" w:cs="Times New Roman"/>
              </w:rPr>
            </w:pPr>
            <w:ins w:id="882" w:author="Duan, Sean (MU-Student)" w:date="2025-03-30T18:48:00Z" w16du:dateUtc="2025-03-30T23:48:00Z">
              <w:r>
                <w:rPr>
                  <w:rFonts w:ascii="Calibri" w:eastAsia="Calibri" w:hAnsi="Calibri" w:cs="Times New Roman"/>
                </w:rPr>
                <w:t>1.066 (28.06)</w:t>
              </w:r>
            </w:ins>
          </w:p>
        </w:tc>
        <w:tc>
          <w:tcPr>
            <w:tcW w:w="1315" w:type="dxa"/>
            <w:gridSpan w:val="2"/>
          </w:tcPr>
          <w:p w14:paraId="582B3CC9" w14:textId="77777777" w:rsidR="00AF3464" w:rsidRDefault="00AF3464" w:rsidP="0053741E">
            <w:pPr>
              <w:spacing w:after="100" w:afterAutospacing="1"/>
              <w:rPr>
                <w:ins w:id="883" w:author="Duan, Sean (MU-Student)" w:date="2025-03-30T18:48:00Z" w16du:dateUtc="2025-03-30T23:48:00Z"/>
                <w:rFonts w:ascii="Calibri" w:eastAsia="Calibri" w:hAnsi="Calibri" w:cs="Times New Roman"/>
              </w:rPr>
            </w:pPr>
            <w:ins w:id="884" w:author="Duan, Sean (MU-Student)" w:date="2025-03-30T18:48:00Z" w16du:dateUtc="2025-03-30T23:48:00Z">
              <w:r>
                <w:rPr>
                  <w:rFonts w:ascii="Calibri" w:eastAsia="Calibri" w:hAnsi="Calibri" w:cs="Times New Roman"/>
                </w:rPr>
                <w:t>-9.381 (26.44)</w:t>
              </w:r>
            </w:ins>
          </w:p>
        </w:tc>
        <w:tc>
          <w:tcPr>
            <w:tcW w:w="1460" w:type="dxa"/>
          </w:tcPr>
          <w:p w14:paraId="0DC7D293" w14:textId="77777777" w:rsidR="00AF3464" w:rsidRDefault="00AF3464" w:rsidP="0053741E">
            <w:pPr>
              <w:spacing w:after="100" w:afterAutospacing="1"/>
              <w:rPr>
                <w:ins w:id="885" w:author="Duan, Sean (MU-Student)" w:date="2025-03-30T18:48:00Z" w16du:dateUtc="2025-03-30T23:48:00Z"/>
                <w:rFonts w:ascii="Calibri" w:eastAsia="Calibri" w:hAnsi="Calibri" w:cs="Times New Roman"/>
              </w:rPr>
            </w:pPr>
            <w:ins w:id="886" w:author="Duan, Sean (MU-Student)" w:date="2025-03-30T18:48:00Z" w16du:dateUtc="2025-03-30T23:48:00Z">
              <w:r>
                <w:rPr>
                  <w:rFonts w:ascii="Calibri" w:eastAsia="Calibri" w:hAnsi="Calibri" w:cs="Times New Roman"/>
                </w:rPr>
                <w:t>1.573 (27.84)</w:t>
              </w:r>
            </w:ins>
          </w:p>
        </w:tc>
      </w:tr>
    </w:tbl>
    <w:p w14:paraId="247E3B9A" w14:textId="77777777" w:rsidR="00AF3464" w:rsidRDefault="00AF3464" w:rsidP="00AF3464">
      <w:pPr>
        <w:spacing w:after="100" w:afterAutospacing="1" w:line="480" w:lineRule="auto"/>
        <w:ind w:firstLine="720"/>
        <w:rPr>
          <w:ins w:id="887" w:author="Duan, Sean (MU-Student)" w:date="2025-03-30T18:48:00Z" w16du:dateUtc="2025-03-30T23:48:00Z"/>
          <w:rFonts w:ascii="Calibri" w:eastAsia="Calibri" w:hAnsi="Calibri" w:cs="Times New Roman"/>
        </w:rPr>
      </w:pPr>
    </w:p>
    <w:p w14:paraId="19C14902" w14:textId="77777777" w:rsidR="00AF3464" w:rsidRPr="0053741E" w:rsidRDefault="00AF3464" w:rsidP="00AF3464">
      <w:pPr>
        <w:spacing w:after="100" w:afterAutospacing="1" w:line="480" w:lineRule="auto"/>
        <w:rPr>
          <w:ins w:id="888" w:author="Duan, Sean (MU-Student)" w:date="2025-03-30T18:48:00Z" w16du:dateUtc="2025-03-30T23:48:00Z"/>
          <w:rFonts w:ascii="Calibri" w:eastAsia="Calibri" w:hAnsi="Calibri" w:cs="Times New Roman"/>
          <w:i/>
          <w:iCs/>
        </w:rPr>
      </w:pPr>
      <w:ins w:id="889" w:author="Duan, Sean (MU-Student)" w:date="2025-03-30T18:48:00Z" w16du:dateUtc="2025-03-30T23:48:00Z">
        <w:r>
          <w:rPr>
            <w:rFonts w:ascii="Calibri" w:eastAsia="Calibri" w:hAnsi="Calibri" w:cs="Times New Roman"/>
            <w:i/>
            <w:iCs/>
          </w:rPr>
          <w:t>Moral Conviction – Manipulation Check</w:t>
        </w:r>
      </w:ins>
    </w:p>
    <w:p w14:paraId="271A7ED6" w14:textId="77777777" w:rsidR="00AF3464" w:rsidRDefault="00AF3464" w:rsidP="00AF3464">
      <w:pPr>
        <w:spacing w:after="100" w:afterAutospacing="1" w:line="480" w:lineRule="auto"/>
        <w:ind w:firstLine="720"/>
        <w:rPr>
          <w:ins w:id="890" w:author="Duan, Sean (MU-Student)" w:date="2025-03-30T18:48:00Z" w16du:dateUtc="2025-03-30T23:48:00Z"/>
          <w:rFonts w:ascii="Calibri" w:eastAsia="Calibri" w:hAnsi="Calibri" w:cs="Times New Roman"/>
        </w:rPr>
      </w:pPr>
      <w:ins w:id="891" w:author="Duan, Sean (MU-Student)" w:date="2025-03-30T18:48:00Z" w16du:dateUtc="2025-03-30T23:48:00Z">
        <w:r>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we only measured moral conviction at a single point in time, for Study 3, we explicitly measured levels of moral </w:t>
        </w:r>
        <w:r>
          <w:rPr>
            <w:rFonts w:ascii="Calibri" w:eastAsia="Calibri" w:hAnsi="Calibri" w:cs="Times New Roman"/>
          </w:rPr>
          <w:lastRenderedPageBreak/>
          <w:t xml:space="preserve">conviction towards our topics both before and after our manipulation. This allowed a manipulation check, which determined if our moral conviction manipulations directly affected our measures of moral conviction. Additionally, see figure 4 below, illustrating </w:t>
        </w:r>
        <w:r w:rsidRPr="003B7758">
          <w:rPr>
            <w:rFonts w:ascii="Calibri" w:eastAsia="Calibri" w:hAnsi="Calibri" w:cs="Times New Roman"/>
          </w:rPr>
          <w:t>pre-post measures of moral conviction by topic collapsed across social consensus manipulation</w:t>
        </w:r>
        <w:r>
          <w:rPr>
            <w:rFonts w:ascii="Calibri" w:eastAsia="Calibri" w:hAnsi="Calibri" w:cs="Times New Roman"/>
          </w:rPr>
          <w:t>.</w:t>
        </w:r>
      </w:ins>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14:paraId="66695DFE" w14:textId="77777777" w:rsidTr="0053741E">
        <w:trPr>
          <w:trHeight w:val="458"/>
          <w:ins w:id="892" w:author="Duan, Sean (MU-Student)" w:date="2025-03-30T18:48:00Z"/>
        </w:trPr>
        <w:tc>
          <w:tcPr>
            <w:tcW w:w="9471" w:type="dxa"/>
            <w:gridSpan w:val="9"/>
          </w:tcPr>
          <w:p w14:paraId="3E80988E" w14:textId="77777777" w:rsidR="00AF3464" w:rsidRDefault="00AF3464" w:rsidP="0053741E">
            <w:pPr>
              <w:spacing w:after="100" w:afterAutospacing="1"/>
              <w:rPr>
                <w:ins w:id="893" w:author="Duan, Sean (MU-Student)" w:date="2025-03-30T18:48:00Z" w16du:dateUtc="2025-03-30T23:48:00Z"/>
                <w:rFonts w:ascii="Calibri" w:eastAsia="Calibri" w:hAnsi="Calibri" w:cs="Times New Roman"/>
                <w:b/>
                <w:bCs/>
                <w:sz w:val="28"/>
                <w:szCs w:val="24"/>
              </w:rPr>
            </w:pPr>
            <w:ins w:id="894" w:author="Duan, Sean (MU-Student)" w:date="2025-03-30T18:48:00Z" w16du:dateUtc="2025-03-30T23:48:00Z">
              <w:r>
                <w:rPr>
                  <w:rFonts w:ascii="Calibri" w:eastAsia="Calibri" w:hAnsi="Calibri" w:cs="Times New Roman"/>
                  <w:b/>
                  <w:bCs/>
                  <w:sz w:val="28"/>
                  <w:szCs w:val="24"/>
                </w:rPr>
                <w:t>Moral Conviction by Topic – Collapsed across Social Consensus Conditions</w:t>
              </w:r>
            </w:ins>
          </w:p>
        </w:tc>
      </w:tr>
      <w:tr w:rsidR="00AF3464" w14:paraId="3E1F3F40" w14:textId="77777777" w:rsidTr="0053741E">
        <w:trPr>
          <w:trHeight w:val="298"/>
          <w:ins w:id="895" w:author="Duan, Sean (MU-Student)" w:date="2025-03-30T18:48:00Z"/>
        </w:trPr>
        <w:tc>
          <w:tcPr>
            <w:tcW w:w="2543" w:type="dxa"/>
            <w:gridSpan w:val="2"/>
            <w:vMerge w:val="restart"/>
          </w:tcPr>
          <w:p w14:paraId="7347D461" w14:textId="77777777" w:rsidR="00AF3464" w:rsidRDefault="00AF3464" w:rsidP="0053741E">
            <w:pPr>
              <w:spacing w:after="100" w:afterAutospacing="1"/>
              <w:rPr>
                <w:ins w:id="896" w:author="Duan, Sean (MU-Student)" w:date="2025-03-30T18:48:00Z" w16du:dateUtc="2025-03-30T23:48:00Z"/>
                <w:rFonts w:ascii="Calibri" w:eastAsia="Calibri" w:hAnsi="Calibri" w:cs="Times New Roman"/>
              </w:rPr>
            </w:pPr>
            <w:ins w:id="897" w:author="Duan, Sean (MU-Student)" w:date="2025-03-30T18:48:00Z" w16du:dateUtc="2025-03-30T23:48:00Z">
              <w:r>
                <w:rPr>
                  <w:rFonts w:ascii="Calibri" w:eastAsia="Calibri" w:hAnsi="Calibri" w:cs="Times New Roman"/>
                </w:rPr>
                <w:t>Fig. 4 – M(SD)</w:t>
              </w:r>
            </w:ins>
          </w:p>
        </w:tc>
        <w:tc>
          <w:tcPr>
            <w:tcW w:w="6928" w:type="dxa"/>
            <w:gridSpan w:val="7"/>
          </w:tcPr>
          <w:p w14:paraId="25AB77CA" w14:textId="77777777" w:rsidR="00AF3464" w:rsidRDefault="00AF3464" w:rsidP="0053741E">
            <w:pPr>
              <w:spacing w:after="100" w:afterAutospacing="1"/>
              <w:rPr>
                <w:ins w:id="898" w:author="Duan, Sean (MU-Student)" w:date="2025-03-30T18:48:00Z" w16du:dateUtc="2025-03-30T23:48:00Z"/>
                <w:rFonts w:ascii="Calibri" w:eastAsia="Calibri" w:hAnsi="Calibri" w:cs="Times New Roman"/>
                <w:b/>
                <w:bCs/>
              </w:rPr>
            </w:pPr>
            <w:ins w:id="899" w:author="Duan, Sean (MU-Student)" w:date="2025-03-30T18:48:00Z" w16du:dateUtc="2025-03-30T23:48:00Z">
              <w:r>
                <w:rPr>
                  <w:rFonts w:ascii="Calibri" w:eastAsia="Calibri" w:hAnsi="Calibri" w:cs="Times New Roman"/>
                  <w:b/>
                  <w:bCs/>
                </w:rPr>
                <w:t>Topic</w:t>
              </w:r>
            </w:ins>
          </w:p>
        </w:tc>
      </w:tr>
      <w:tr w:rsidR="00AF3464" w14:paraId="62944187" w14:textId="77777777" w:rsidTr="0053741E">
        <w:trPr>
          <w:trHeight w:val="150"/>
          <w:ins w:id="900" w:author="Duan, Sean (MU-Student)" w:date="2025-03-30T18:48:00Z"/>
        </w:trPr>
        <w:tc>
          <w:tcPr>
            <w:tcW w:w="2543" w:type="dxa"/>
            <w:gridSpan w:val="2"/>
            <w:vMerge/>
          </w:tcPr>
          <w:p w14:paraId="4FCA3CEF" w14:textId="77777777" w:rsidR="00AF3464" w:rsidRDefault="00AF3464" w:rsidP="0053741E">
            <w:pPr>
              <w:spacing w:after="100" w:afterAutospacing="1"/>
              <w:rPr>
                <w:ins w:id="901" w:author="Duan, Sean (MU-Student)" w:date="2025-03-30T18:48:00Z" w16du:dateUtc="2025-03-30T23:48:00Z"/>
                <w:rFonts w:ascii="Calibri" w:eastAsia="Calibri" w:hAnsi="Calibri" w:cs="Times New Roman"/>
              </w:rPr>
            </w:pPr>
          </w:p>
        </w:tc>
        <w:tc>
          <w:tcPr>
            <w:tcW w:w="2377" w:type="dxa"/>
            <w:gridSpan w:val="2"/>
          </w:tcPr>
          <w:p w14:paraId="1C908FFE" w14:textId="77777777" w:rsidR="00AF3464" w:rsidRDefault="00AF3464" w:rsidP="0053741E">
            <w:pPr>
              <w:spacing w:after="100" w:afterAutospacing="1"/>
              <w:rPr>
                <w:ins w:id="902" w:author="Duan, Sean (MU-Student)" w:date="2025-03-30T18:48:00Z" w16du:dateUtc="2025-03-30T23:48:00Z"/>
                <w:rFonts w:ascii="Calibri" w:eastAsia="Calibri" w:hAnsi="Calibri" w:cs="Times New Roman"/>
              </w:rPr>
            </w:pPr>
            <w:ins w:id="903" w:author="Duan, Sean (MU-Student)" w:date="2025-03-30T18:48:00Z" w16du:dateUtc="2025-03-30T23:48:00Z">
              <w:r>
                <w:rPr>
                  <w:rFonts w:ascii="Calibri" w:eastAsia="Calibri" w:hAnsi="Calibri" w:cs="Times New Roman"/>
                </w:rPr>
                <w:t>UHC</w:t>
              </w:r>
            </w:ins>
          </w:p>
        </w:tc>
        <w:tc>
          <w:tcPr>
            <w:tcW w:w="2545" w:type="dxa"/>
            <w:gridSpan w:val="2"/>
          </w:tcPr>
          <w:p w14:paraId="70F0BDB7" w14:textId="77777777" w:rsidR="00AF3464" w:rsidRDefault="00AF3464" w:rsidP="0053741E">
            <w:pPr>
              <w:spacing w:after="100" w:afterAutospacing="1"/>
              <w:rPr>
                <w:ins w:id="904" w:author="Duan, Sean (MU-Student)" w:date="2025-03-30T18:48:00Z" w16du:dateUtc="2025-03-30T23:48:00Z"/>
                <w:rFonts w:ascii="Calibri" w:eastAsia="Calibri" w:hAnsi="Calibri" w:cs="Times New Roman"/>
              </w:rPr>
            </w:pPr>
            <w:ins w:id="905" w:author="Duan, Sean (MU-Student)" w:date="2025-03-30T18:48:00Z" w16du:dateUtc="2025-03-30T23:48:00Z">
              <w:r>
                <w:rPr>
                  <w:rFonts w:ascii="Calibri" w:eastAsia="Calibri" w:hAnsi="Calibri" w:cs="Times New Roman"/>
                </w:rPr>
                <w:t>Capital Punishment</w:t>
              </w:r>
            </w:ins>
          </w:p>
        </w:tc>
        <w:tc>
          <w:tcPr>
            <w:tcW w:w="2006" w:type="dxa"/>
            <w:gridSpan w:val="3"/>
          </w:tcPr>
          <w:p w14:paraId="5EAB0965" w14:textId="77777777" w:rsidR="00AF3464" w:rsidRDefault="00AF3464" w:rsidP="0053741E">
            <w:pPr>
              <w:spacing w:after="100" w:afterAutospacing="1"/>
              <w:rPr>
                <w:ins w:id="906" w:author="Duan, Sean (MU-Student)" w:date="2025-03-30T18:48:00Z" w16du:dateUtc="2025-03-30T23:48:00Z"/>
                <w:rFonts w:ascii="Calibri" w:eastAsia="Calibri" w:hAnsi="Calibri" w:cs="Times New Roman"/>
              </w:rPr>
            </w:pPr>
            <w:ins w:id="907" w:author="Duan, Sean (MU-Student)" w:date="2025-03-30T18:48:00Z" w16du:dateUtc="2025-03-30T23:48:00Z">
              <w:r>
                <w:rPr>
                  <w:rFonts w:ascii="Calibri" w:eastAsia="Calibri" w:hAnsi="Calibri" w:cs="Times New Roman"/>
                </w:rPr>
                <w:t>AI in the Workplace</w:t>
              </w:r>
            </w:ins>
          </w:p>
        </w:tc>
      </w:tr>
      <w:tr w:rsidR="00AF3464" w14:paraId="7B877340" w14:textId="77777777" w:rsidTr="0053741E">
        <w:trPr>
          <w:gridAfter w:val="1"/>
          <w:wAfter w:w="8" w:type="dxa"/>
          <w:trHeight w:val="150"/>
          <w:ins w:id="908" w:author="Duan, Sean (MU-Student)" w:date="2025-03-30T18:48:00Z"/>
        </w:trPr>
        <w:tc>
          <w:tcPr>
            <w:tcW w:w="2543" w:type="dxa"/>
            <w:gridSpan w:val="2"/>
            <w:vMerge/>
          </w:tcPr>
          <w:p w14:paraId="6CA2D013" w14:textId="77777777" w:rsidR="00AF3464" w:rsidRDefault="00AF3464" w:rsidP="0053741E">
            <w:pPr>
              <w:spacing w:after="100" w:afterAutospacing="1"/>
              <w:rPr>
                <w:ins w:id="909" w:author="Duan, Sean (MU-Student)" w:date="2025-03-30T18:48:00Z" w16du:dateUtc="2025-03-30T23:48:00Z"/>
                <w:rFonts w:ascii="Calibri" w:eastAsia="Calibri" w:hAnsi="Calibri" w:cs="Times New Roman"/>
              </w:rPr>
            </w:pPr>
          </w:p>
        </w:tc>
        <w:tc>
          <w:tcPr>
            <w:tcW w:w="1173" w:type="dxa"/>
          </w:tcPr>
          <w:p w14:paraId="3D1568A8" w14:textId="77777777" w:rsidR="00AF3464" w:rsidRDefault="00AF3464" w:rsidP="0053741E">
            <w:pPr>
              <w:spacing w:after="100" w:afterAutospacing="1"/>
              <w:rPr>
                <w:ins w:id="910" w:author="Duan, Sean (MU-Student)" w:date="2025-03-30T18:48:00Z" w16du:dateUtc="2025-03-30T23:48:00Z"/>
                <w:rFonts w:ascii="Calibri" w:eastAsia="Calibri" w:hAnsi="Calibri" w:cs="Times New Roman"/>
              </w:rPr>
            </w:pPr>
            <w:ins w:id="911" w:author="Duan, Sean (MU-Student)" w:date="2025-03-30T18:48:00Z" w16du:dateUtc="2025-03-30T23:48:00Z">
              <w:r>
                <w:rPr>
                  <w:rFonts w:ascii="Calibri" w:eastAsia="Calibri" w:hAnsi="Calibri" w:cs="Times New Roman"/>
                </w:rPr>
                <w:t>Pre</w:t>
              </w:r>
            </w:ins>
          </w:p>
        </w:tc>
        <w:tc>
          <w:tcPr>
            <w:tcW w:w="1204" w:type="dxa"/>
          </w:tcPr>
          <w:p w14:paraId="795CC354" w14:textId="77777777" w:rsidR="00AF3464" w:rsidRDefault="00AF3464" w:rsidP="0053741E">
            <w:pPr>
              <w:spacing w:after="100" w:afterAutospacing="1"/>
              <w:rPr>
                <w:ins w:id="912" w:author="Duan, Sean (MU-Student)" w:date="2025-03-30T18:48:00Z" w16du:dateUtc="2025-03-30T23:48:00Z"/>
                <w:rFonts w:ascii="Calibri" w:eastAsia="Calibri" w:hAnsi="Calibri" w:cs="Times New Roman"/>
              </w:rPr>
            </w:pPr>
            <w:ins w:id="913" w:author="Duan, Sean (MU-Student)" w:date="2025-03-30T18:48:00Z" w16du:dateUtc="2025-03-30T23:48:00Z">
              <w:r>
                <w:rPr>
                  <w:rFonts w:ascii="Calibri" w:eastAsia="Calibri" w:hAnsi="Calibri" w:cs="Times New Roman"/>
                </w:rPr>
                <w:t>Post</w:t>
              </w:r>
            </w:ins>
          </w:p>
        </w:tc>
        <w:tc>
          <w:tcPr>
            <w:tcW w:w="1186" w:type="dxa"/>
          </w:tcPr>
          <w:p w14:paraId="76BE6699" w14:textId="77777777" w:rsidR="00AF3464" w:rsidRDefault="00AF3464" w:rsidP="0053741E">
            <w:pPr>
              <w:spacing w:after="100" w:afterAutospacing="1"/>
              <w:rPr>
                <w:ins w:id="914" w:author="Duan, Sean (MU-Student)" w:date="2025-03-30T18:48:00Z" w16du:dateUtc="2025-03-30T23:48:00Z"/>
                <w:rFonts w:ascii="Calibri" w:eastAsia="Calibri" w:hAnsi="Calibri" w:cs="Times New Roman"/>
              </w:rPr>
            </w:pPr>
            <w:ins w:id="915" w:author="Duan, Sean (MU-Student)" w:date="2025-03-30T18:48:00Z" w16du:dateUtc="2025-03-30T23:48:00Z">
              <w:r>
                <w:rPr>
                  <w:rFonts w:ascii="Calibri" w:eastAsia="Calibri" w:hAnsi="Calibri" w:cs="Times New Roman"/>
                </w:rPr>
                <w:t>Pre</w:t>
              </w:r>
            </w:ins>
          </w:p>
        </w:tc>
        <w:tc>
          <w:tcPr>
            <w:tcW w:w="1359" w:type="dxa"/>
          </w:tcPr>
          <w:p w14:paraId="0172E9CE" w14:textId="77777777" w:rsidR="00AF3464" w:rsidRDefault="00AF3464" w:rsidP="0053741E">
            <w:pPr>
              <w:spacing w:after="100" w:afterAutospacing="1"/>
              <w:rPr>
                <w:ins w:id="916" w:author="Duan, Sean (MU-Student)" w:date="2025-03-30T18:48:00Z" w16du:dateUtc="2025-03-30T23:48:00Z"/>
                <w:rFonts w:ascii="Calibri" w:eastAsia="Calibri" w:hAnsi="Calibri" w:cs="Times New Roman"/>
              </w:rPr>
            </w:pPr>
            <w:ins w:id="917" w:author="Duan, Sean (MU-Student)" w:date="2025-03-30T18:48:00Z" w16du:dateUtc="2025-03-30T23:48:00Z">
              <w:r>
                <w:rPr>
                  <w:rFonts w:ascii="Calibri" w:eastAsia="Calibri" w:hAnsi="Calibri" w:cs="Times New Roman"/>
                </w:rPr>
                <w:t>Post</w:t>
              </w:r>
            </w:ins>
          </w:p>
        </w:tc>
        <w:tc>
          <w:tcPr>
            <w:tcW w:w="990" w:type="dxa"/>
          </w:tcPr>
          <w:p w14:paraId="30803ECE" w14:textId="77777777" w:rsidR="00AF3464" w:rsidRDefault="00AF3464" w:rsidP="0053741E">
            <w:pPr>
              <w:spacing w:after="100" w:afterAutospacing="1"/>
              <w:rPr>
                <w:ins w:id="918" w:author="Duan, Sean (MU-Student)" w:date="2025-03-30T18:48:00Z" w16du:dateUtc="2025-03-30T23:48:00Z"/>
                <w:rFonts w:ascii="Calibri" w:eastAsia="Calibri" w:hAnsi="Calibri" w:cs="Times New Roman"/>
              </w:rPr>
            </w:pPr>
            <w:ins w:id="919" w:author="Duan, Sean (MU-Student)" w:date="2025-03-30T18:48:00Z" w16du:dateUtc="2025-03-30T23:48:00Z">
              <w:r>
                <w:rPr>
                  <w:rFonts w:ascii="Calibri" w:eastAsia="Calibri" w:hAnsi="Calibri" w:cs="Times New Roman"/>
                </w:rPr>
                <w:t>Pre</w:t>
              </w:r>
            </w:ins>
          </w:p>
        </w:tc>
        <w:tc>
          <w:tcPr>
            <w:tcW w:w="1008" w:type="dxa"/>
          </w:tcPr>
          <w:p w14:paraId="42F63CCE" w14:textId="77777777" w:rsidR="00AF3464" w:rsidRDefault="00AF3464" w:rsidP="0053741E">
            <w:pPr>
              <w:spacing w:after="100" w:afterAutospacing="1"/>
              <w:rPr>
                <w:ins w:id="920" w:author="Duan, Sean (MU-Student)" w:date="2025-03-30T18:48:00Z" w16du:dateUtc="2025-03-30T23:48:00Z"/>
                <w:rFonts w:ascii="Calibri" w:eastAsia="Calibri" w:hAnsi="Calibri" w:cs="Times New Roman"/>
              </w:rPr>
            </w:pPr>
            <w:ins w:id="921" w:author="Duan, Sean (MU-Student)" w:date="2025-03-30T18:48:00Z" w16du:dateUtc="2025-03-30T23:48:00Z">
              <w:r>
                <w:rPr>
                  <w:rFonts w:ascii="Calibri" w:eastAsia="Calibri" w:hAnsi="Calibri" w:cs="Times New Roman"/>
                </w:rPr>
                <w:t>Post</w:t>
              </w:r>
            </w:ins>
          </w:p>
        </w:tc>
      </w:tr>
      <w:tr w:rsidR="00AF3464" w14:paraId="6B54D341" w14:textId="77777777" w:rsidTr="0053741E">
        <w:trPr>
          <w:gridAfter w:val="1"/>
          <w:wAfter w:w="8" w:type="dxa"/>
          <w:trHeight w:val="1125"/>
          <w:ins w:id="922" w:author="Duan, Sean (MU-Student)" w:date="2025-03-30T18:48:00Z"/>
        </w:trPr>
        <w:tc>
          <w:tcPr>
            <w:tcW w:w="1300" w:type="dxa"/>
            <w:vMerge w:val="restart"/>
          </w:tcPr>
          <w:p w14:paraId="165D60A1" w14:textId="77777777" w:rsidR="00AF3464" w:rsidRPr="007858B7" w:rsidRDefault="00AF3464" w:rsidP="0053741E">
            <w:pPr>
              <w:spacing w:after="100" w:afterAutospacing="1"/>
              <w:rPr>
                <w:ins w:id="923" w:author="Duan, Sean (MU-Student)" w:date="2025-03-30T18:48:00Z" w16du:dateUtc="2025-03-30T23:48:00Z"/>
                <w:rFonts w:ascii="Calibri" w:eastAsia="Calibri" w:hAnsi="Calibri" w:cs="Times New Roman"/>
                <w:b/>
                <w:bCs/>
              </w:rPr>
            </w:pPr>
            <w:ins w:id="924" w:author="Duan, Sean (MU-Student)" w:date="2025-03-30T18:48:00Z" w16du:dateUtc="2025-03-30T23:48:00Z">
              <w:r>
                <w:rPr>
                  <w:rFonts w:ascii="Calibri" w:eastAsia="Calibri" w:hAnsi="Calibri" w:cs="Times New Roman"/>
                  <w:b/>
                  <w:bCs/>
                </w:rPr>
                <w:t>Moral Conviction Condition</w:t>
              </w:r>
            </w:ins>
          </w:p>
        </w:tc>
        <w:tc>
          <w:tcPr>
            <w:tcW w:w="1243" w:type="dxa"/>
          </w:tcPr>
          <w:p w14:paraId="1750B611" w14:textId="77777777" w:rsidR="00AF3464" w:rsidRDefault="00AF3464" w:rsidP="0053741E">
            <w:pPr>
              <w:spacing w:after="100" w:afterAutospacing="1"/>
              <w:rPr>
                <w:ins w:id="925" w:author="Duan, Sean (MU-Student)" w:date="2025-03-30T18:48:00Z" w16du:dateUtc="2025-03-30T23:48:00Z"/>
                <w:rFonts w:ascii="Calibri" w:eastAsia="Calibri" w:hAnsi="Calibri" w:cs="Times New Roman"/>
              </w:rPr>
            </w:pPr>
            <w:ins w:id="926" w:author="Duan, Sean (MU-Student)" w:date="2025-03-30T18:48:00Z" w16du:dateUtc="2025-03-30T23:48:00Z">
              <w:r>
                <w:rPr>
                  <w:rFonts w:ascii="Calibri" w:eastAsia="Calibri" w:hAnsi="Calibri" w:cs="Times New Roman"/>
                </w:rPr>
                <w:t>Moral Framing</w:t>
              </w:r>
            </w:ins>
          </w:p>
        </w:tc>
        <w:tc>
          <w:tcPr>
            <w:tcW w:w="1173" w:type="dxa"/>
          </w:tcPr>
          <w:p w14:paraId="0E6558C9" w14:textId="77777777" w:rsidR="00AF3464" w:rsidRDefault="00AF3464" w:rsidP="0053741E">
            <w:pPr>
              <w:spacing w:after="100" w:afterAutospacing="1"/>
              <w:rPr>
                <w:ins w:id="927" w:author="Duan, Sean (MU-Student)" w:date="2025-03-30T18:48:00Z" w16du:dateUtc="2025-03-30T23:48:00Z"/>
                <w:rFonts w:ascii="Calibri" w:eastAsia="Calibri" w:hAnsi="Calibri" w:cs="Times New Roman"/>
              </w:rPr>
            </w:pPr>
            <w:ins w:id="928" w:author="Duan, Sean (MU-Student)" w:date="2025-03-30T18:48:00Z" w16du:dateUtc="2025-03-30T23:48:00Z">
              <w:r>
                <w:rPr>
                  <w:rFonts w:ascii="Calibri" w:eastAsia="Calibri" w:hAnsi="Calibri" w:cs="Times New Roman"/>
                </w:rPr>
                <w:t>11.37 (14.59)</w:t>
              </w:r>
            </w:ins>
          </w:p>
        </w:tc>
        <w:tc>
          <w:tcPr>
            <w:tcW w:w="1204" w:type="dxa"/>
          </w:tcPr>
          <w:p w14:paraId="610BC9BF" w14:textId="77777777" w:rsidR="00AF3464" w:rsidRDefault="00AF3464" w:rsidP="0053741E">
            <w:pPr>
              <w:spacing w:after="100" w:afterAutospacing="1"/>
              <w:rPr>
                <w:ins w:id="929" w:author="Duan, Sean (MU-Student)" w:date="2025-03-30T18:48:00Z" w16du:dateUtc="2025-03-30T23:48:00Z"/>
                <w:rFonts w:ascii="Calibri" w:eastAsia="Calibri" w:hAnsi="Calibri" w:cs="Times New Roman"/>
              </w:rPr>
            </w:pPr>
            <w:ins w:id="930" w:author="Duan, Sean (MU-Student)" w:date="2025-03-30T18:48:00Z" w16du:dateUtc="2025-03-30T23:48:00Z">
              <w:r>
                <w:rPr>
                  <w:rFonts w:ascii="Calibri" w:eastAsia="Calibri" w:hAnsi="Calibri" w:cs="Times New Roman"/>
                </w:rPr>
                <w:t>16.26 (14.36)</w:t>
              </w:r>
            </w:ins>
          </w:p>
        </w:tc>
        <w:tc>
          <w:tcPr>
            <w:tcW w:w="1186" w:type="dxa"/>
          </w:tcPr>
          <w:p w14:paraId="1C477D1B" w14:textId="77777777" w:rsidR="00AF3464" w:rsidRDefault="00AF3464" w:rsidP="0053741E">
            <w:pPr>
              <w:spacing w:after="100" w:afterAutospacing="1"/>
              <w:rPr>
                <w:ins w:id="931" w:author="Duan, Sean (MU-Student)" w:date="2025-03-30T18:48:00Z" w16du:dateUtc="2025-03-30T23:48:00Z"/>
                <w:rFonts w:ascii="Calibri" w:eastAsia="Calibri" w:hAnsi="Calibri" w:cs="Times New Roman"/>
              </w:rPr>
            </w:pPr>
            <w:ins w:id="932" w:author="Duan, Sean (MU-Student)" w:date="2025-03-30T18:48:00Z" w16du:dateUtc="2025-03-30T23:48:00Z">
              <w:r>
                <w:rPr>
                  <w:rFonts w:ascii="Calibri" w:eastAsia="Calibri" w:hAnsi="Calibri" w:cs="Times New Roman"/>
                </w:rPr>
                <w:t>17.29 (15.98)</w:t>
              </w:r>
            </w:ins>
          </w:p>
        </w:tc>
        <w:tc>
          <w:tcPr>
            <w:tcW w:w="1359" w:type="dxa"/>
          </w:tcPr>
          <w:p w14:paraId="7D972AAE" w14:textId="77777777" w:rsidR="00AF3464" w:rsidRDefault="00AF3464" w:rsidP="0053741E">
            <w:pPr>
              <w:spacing w:after="100" w:afterAutospacing="1"/>
              <w:rPr>
                <w:ins w:id="933" w:author="Duan, Sean (MU-Student)" w:date="2025-03-30T18:48:00Z" w16du:dateUtc="2025-03-30T23:48:00Z"/>
                <w:rFonts w:ascii="Calibri" w:eastAsia="Calibri" w:hAnsi="Calibri" w:cs="Times New Roman"/>
              </w:rPr>
            </w:pPr>
            <w:ins w:id="934" w:author="Duan, Sean (MU-Student)" w:date="2025-03-30T18:48:00Z" w16du:dateUtc="2025-03-30T23:48:00Z">
              <w:r>
                <w:rPr>
                  <w:rFonts w:ascii="Calibri" w:eastAsia="Calibri" w:hAnsi="Calibri" w:cs="Times New Roman"/>
                </w:rPr>
                <w:t>20.10 (15.60)</w:t>
              </w:r>
            </w:ins>
          </w:p>
        </w:tc>
        <w:tc>
          <w:tcPr>
            <w:tcW w:w="990" w:type="dxa"/>
          </w:tcPr>
          <w:p w14:paraId="2B4D460E" w14:textId="77777777" w:rsidR="00AF3464" w:rsidRDefault="00AF3464" w:rsidP="0053741E">
            <w:pPr>
              <w:spacing w:after="100" w:afterAutospacing="1"/>
              <w:rPr>
                <w:ins w:id="935" w:author="Duan, Sean (MU-Student)" w:date="2025-03-30T18:48:00Z" w16du:dateUtc="2025-03-30T23:48:00Z"/>
                <w:rFonts w:ascii="Calibri" w:eastAsia="Calibri" w:hAnsi="Calibri" w:cs="Times New Roman"/>
              </w:rPr>
            </w:pPr>
            <w:ins w:id="936" w:author="Duan, Sean (MU-Student)" w:date="2025-03-30T18:48:00Z" w16du:dateUtc="2025-03-30T23:48:00Z">
              <w:r>
                <w:rPr>
                  <w:rFonts w:ascii="Calibri" w:eastAsia="Calibri" w:hAnsi="Calibri" w:cs="Times New Roman"/>
                </w:rPr>
                <w:t>7.433 (12.90)</w:t>
              </w:r>
            </w:ins>
          </w:p>
        </w:tc>
        <w:tc>
          <w:tcPr>
            <w:tcW w:w="1008" w:type="dxa"/>
          </w:tcPr>
          <w:p w14:paraId="4E854FD7" w14:textId="77777777" w:rsidR="00AF3464" w:rsidRDefault="00AF3464" w:rsidP="0053741E">
            <w:pPr>
              <w:spacing w:after="100" w:afterAutospacing="1"/>
              <w:rPr>
                <w:ins w:id="937" w:author="Duan, Sean (MU-Student)" w:date="2025-03-30T18:48:00Z" w16du:dateUtc="2025-03-30T23:48:00Z"/>
                <w:rFonts w:ascii="Calibri" w:eastAsia="Calibri" w:hAnsi="Calibri" w:cs="Times New Roman"/>
              </w:rPr>
            </w:pPr>
            <w:ins w:id="938" w:author="Duan, Sean (MU-Student)" w:date="2025-03-30T18:48:00Z" w16du:dateUtc="2025-03-30T23:48:00Z">
              <w:r>
                <w:rPr>
                  <w:rFonts w:ascii="Calibri" w:eastAsia="Calibri" w:hAnsi="Calibri" w:cs="Times New Roman"/>
                </w:rPr>
                <w:t>9.510 (14.35)</w:t>
              </w:r>
            </w:ins>
          </w:p>
        </w:tc>
      </w:tr>
      <w:tr w:rsidR="00AF3464" w14:paraId="43D66700" w14:textId="77777777" w:rsidTr="0053741E">
        <w:trPr>
          <w:gridAfter w:val="1"/>
          <w:wAfter w:w="8" w:type="dxa"/>
          <w:trHeight w:val="1430"/>
          <w:ins w:id="939" w:author="Duan, Sean (MU-Student)" w:date="2025-03-30T18:48:00Z"/>
        </w:trPr>
        <w:tc>
          <w:tcPr>
            <w:tcW w:w="1300" w:type="dxa"/>
            <w:vMerge/>
          </w:tcPr>
          <w:p w14:paraId="303950E3" w14:textId="77777777" w:rsidR="00AF3464" w:rsidRDefault="00AF3464" w:rsidP="0053741E">
            <w:pPr>
              <w:spacing w:after="100" w:afterAutospacing="1"/>
              <w:rPr>
                <w:ins w:id="940" w:author="Duan, Sean (MU-Student)" w:date="2025-03-30T18:48:00Z" w16du:dateUtc="2025-03-30T23:48:00Z"/>
                <w:rFonts w:ascii="Calibri" w:eastAsia="Calibri" w:hAnsi="Calibri" w:cs="Times New Roman"/>
              </w:rPr>
            </w:pPr>
          </w:p>
        </w:tc>
        <w:tc>
          <w:tcPr>
            <w:tcW w:w="1243" w:type="dxa"/>
          </w:tcPr>
          <w:p w14:paraId="21E0DA13" w14:textId="77777777" w:rsidR="00AF3464" w:rsidRDefault="00AF3464" w:rsidP="0053741E">
            <w:pPr>
              <w:spacing w:after="100" w:afterAutospacing="1"/>
              <w:rPr>
                <w:ins w:id="941" w:author="Duan, Sean (MU-Student)" w:date="2025-03-30T18:48:00Z" w16du:dateUtc="2025-03-30T23:48:00Z"/>
                <w:rFonts w:ascii="Calibri" w:eastAsia="Calibri" w:hAnsi="Calibri" w:cs="Times New Roman"/>
              </w:rPr>
            </w:pPr>
            <w:ins w:id="942" w:author="Duan, Sean (MU-Student)" w:date="2025-03-30T18:48:00Z" w16du:dateUtc="2025-03-30T23:48:00Z">
              <w:r>
                <w:rPr>
                  <w:rFonts w:ascii="Calibri" w:eastAsia="Calibri" w:hAnsi="Calibri" w:cs="Times New Roman"/>
                </w:rPr>
                <w:t>Pragmatic Framing</w:t>
              </w:r>
            </w:ins>
          </w:p>
        </w:tc>
        <w:tc>
          <w:tcPr>
            <w:tcW w:w="1173" w:type="dxa"/>
          </w:tcPr>
          <w:p w14:paraId="4A1ADAED" w14:textId="77777777" w:rsidR="00AF3464" w:rsidRDefault="00AF3464" w:rsidP="0053741E">
            <w:pPr>
              <w:spacing w:after="100" w:afterAutospacing="1"/>
              <w:rPr>
                <w:ins w:id="943" w:author="Duan, Sean (MU-Student)" w:date="2025-03-30T18:48:00Z" w16du:dateUtc="2025-03-30T23:48:00Z"/>
                <w:rFonts w:ascii="Calibri" w:eastAsia="Calibri" w:hAnsi="Calibri" w:cs="Times New Roman"/>
              </w:rPr>
            </w:pPr>
            <w:ins w:id="944" w:author="Duan, Sean (MU-Student)" w:date="2025-03-30T18:48:00Z" w16du:dateUtc="2025-03-30T23:48:00Z">
              <w:r>
                <w:rPr>
                  <w:rFonts w:ascii="Calibri" w:eastAsia="Calibri" w:hAnsi="Calibri" w:cs="Times New Roman"/>
                </w:rPr>
                <w:t>13.63 (14.34)</w:t>
              </w:r>
            </w:ins>
          </w:p>
        </w:tc>
        <w:tc>
          <w:tcPr>
            <w:tcW w:w="1204" w:type="dxa"/>
          </w:tcPr>
          <w:p w14:paraId="034D8FA4" w14:textId="77777777" w:rsidR="00AF3464" w:rsidRDefault="00AF3464" w:rsidP="0053741E">
            <w:pPr>
              <w:spacing w:after="100" w:afterAutospacing="1"/>
              <w:rPr>
                <w:ins w:id="945" w:author="Duan, Sean (MU-Student)" w:date="2025-03-30T18:48:00Z" w16du:dateUtc="2025-03-30T23:48:00Z"/>
                <w:rFonts w:ascii="Calibri" w:eastAsia="Calibri" w:hAnsi="Calibri" w:cs="Times New Roman"/>
              </w:rPr>
            </w:pPr>
            <w:ins w:id="946" w:author="Duan, Sean (MU-Student)" w:date="2025-03-30T18:48:00Z" w16du:dateUtc="2025-03-30T23:48:00Z">
              <w:r>
                <w:rPr>
                  <w:rFonts w:ascii="Calibri" w:eastAsia="Calibri" w:hAnsi="Calibri" w:cs="Times New Roman"/>
                </w:rPr>
                <w:t>16.03 (14.55)</w:t>
              </w:r>
            </w:ins>
          </w:p>
        </w:tc>
        <w:tc>
          <w:tcPr>
            <w:tcW w:w="1186" w:type="dxa"/>
          </w:tcPr>
          <w:p w14:paraId="518C3C60" w14:textId="77777777" w:rsidR="00AF3464" w:rsidRDefault="00AF3464" w:rsidP="0053741E">
            <w:pPr>
              <w:spacing w:after="100" w:afterAutospacing="1"/>
              <w:rPr>
                <w:ins w:id="947" w:author="Duan, Sean (MU-Student)" w:date="2025-03-30T18:48:00Z" w16du:dateUtc="2025-03-30T23:48:00Z"/>
                <w:rFonts w:ascii="Calibri" w:eastAsia="Calibri" w:hAnsi="Calibri" w:cs="Times New Roman"/>
              </w:rPr>
            </w:pPr>
            <w:ins w:id="948" w:author="Duan, Sean (MU-Student)" w:date="2025-03-30T18:48:00Z" w16du:dateUtc="2025-03-30T23:48:00Z">
              <w:r>
                <w:rPr>
                  <w:rFonts w:ascii="Calibri" w:eastAsia="Calibri" w:hAnsi="Calibri" w:cs="Times New Roman"/>
                </w:rPr>
                <w:t>19.51 (14.51)</w:t>
              </w:r>
            </w:ins>
          </w:p>
        </w:tc>
        <w:tc>
          <w:tcPr>
            <w:tcW w:w="1359" w:type="dxa"/>
          </w:tcPr>
          <w:p w14:paraId="0BF518C1" w14:textId="77777777" w:rsidR="00AF3464" w:rsidRDefault="00AF3464" w:rsidP="0053741E">
            <w:pPr>
              <w:spacing w:after="100" w:afterAutospacing="1"/>
              <w:rPr>
                <w:ins w:id="949" w:author="Duan, Sean (MU-Student)" w:date="2025-03-30T18:48:00Z" w16du:dateUtc="2025-03-30T23:48:00Z"/>
                <w:rFonts w:ascii="Calibri" w:eastAsia="Calibri" w:hAnsi="Calibri" w:cs="Times New Roman"/>
              </w:rPr>
            </w:pPr>
            <w:ins w:id="950" w:author="Duan, Sean (MU-Student)" w:date="2025-03-30T18:48:00Z" w16du:dateUtc="2025-03-30T23:48:00Z">
              <w:r>
                <w:rPr>
                  <w:rFonts w:ascii="Calibri" w:eastAsia="Calibri" w:hAnsi="Calibri" w:cs="Times New Roman"/>
                </w:rPr>
                <w:t>21.30 (15.35)</w:t>
              </w:r>
            </w:ins>
          </w:p>
        </w:tc>
        <w:tc>
          <w:tcPr>
            <w:tcW w:w="990" w:type="dxa"/>
          </w:tcPr>
          <w:p w14:paraId="54C3617B" w14:textId="77777777" w:rsidR="00AF3464" w:rsidRDefault="00AF3464" w:rsidP="0053741E">
            <w:pPr>
              <w:spacing w:after="100" w:afterAutospacing="1"/>
              <w:rPr>
                <w:ins w:id="951" w:author="Duan, Sean (MU-Student)" w:date="2025-03-30T18:48:00Z" w16du:dateUtc="2025-03-30T23:48:00Z"/>
                <w:rFonts w:ascii="Calibri" w:eastAsia="Calibri" w:hAnsi="Calibri" w:cs="Times New Roman"/>
              </w:rPr>
            </w:pPr>
            <w:ins w:id="952" w:author="Duan, Sean (MU-Student)" w:date="2025-03-30T18:48:00Z" w16du:dateUtc="2025-03-30T23:48:00Z">
              <w:r>
                <w:rPr>
                  <w:rFonts w:ascii="Calibri" w:eastAsia="Calibri" w:hAnsi="Calibri" w:cs="Times New Roman"/>
                </w:rPr>
                <w:t>8.105 (17.16)</w:t>
              </w:r>
            </w:ins>
          </w:p>
        </w:tc>
        <w:tc>
          <w:tcPr>
            <w:tcW w:w="1008" w:type="dxa"/>
          </w:tcPr>
          <w:p w14:paraId="667F7C74" w14:textId="77777777" w:rsidR="00AF3464" w:rsidRDefault="00AF3464" w:rsidP="0053741E">
            <w:pPr>
              <w:spacing w:after="100" w:afterAutospacing="1"/>
              <w:rPr>
                <w:ins w:id="953" w:author="Duan, Sean (MU-Student)" w:date="2025-03-30T18:48:00Z" w16du:dateUtc="2025-03-30T23:48:00Z"/>
                <w:rFonts w:ascii="Calibri" w:eastAsia="Calibri" w:hAnsi="Calibri" w:cs="Times New Roman"/>
              </w:rPr>
            </w:pPr>
            <w:ins w:id="954" w:author="Duan, Sean (MU-Student)" w:date="2025-03-30T18:48:00Z" w16du:dateUtc="2025-03-30T23:48:00Z">
              <w:r>
                <w:rPr>
                  <w:rFonts w:ascii="Calibri" w:eastAsia="Calibri" w:hAnsi="Calibri" w:cs="Times New Roman"/>
                </w:rPr>
                <w:t>9.984 (16.20)</w:t>
              </w:r>
            </w:ins>
          </w:p>
        </w:tc>
      </w:tr>
    </w:tbl>
    <w:p w14:paraId="133A4451" w14:textId="77777777" w:rsidR="00AF3464" w:rsidRDefault="00AF3464" w:rsidP="00AF3464">
      <w:pPr>
        <w:spacing w:after="100" w:afterAutospacing="1" w:line="480" w:lineRule="auto"/>
        <w:rPr>
          <w:ins w:id="955" w:author="Duan, Sean (MU-Student)" w:date="2025-03-30T18:48:00Z" w16du:dateUtc="2025-03-30T23:48:00Z"/>
          <w:rFonts w:ascii="Calibri" w:eastAsia="Calibri" w:hAnsi="Calibri" w:cs="Times New Roman"/>
        </w:rPr>
      </w:pPr>
    </w:p>
    <w:p w14:paraId="3D5B9EAF" w14:textId="77777777" w:rsidR="00AF3464" w:rsidRDefault="00AF3464" w:rsidP="00AF3464">
      <w:pPr>
        <w:spacing w:after="100" w:afterAutospacing="1" w:line="480" w:lineRule="auto"/>
        <w:rPr>
          <w:ins w:id="956" w:author="Duan, Sean (MU-Student)" w:date="2025-03-30T18:48:00Z" w16du:dateUtc="2025-03-30T23:48:00Z"/>
          <w:rFonts w:ascii="Calibri" w:eastAsia="Calibri" w:hAnsi="Calibri" w:cs="Times New Roman"/>
        </w:rPr>
      </w:pPr>
      <w:ins w:id="957" w:author="Duan, Sean (MU-Student)" w:date="2025-03-30T18:48:00Z" w16du:dateUtc="2025-03-30T23:48:00Z">
        <w:r>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w:t>
        </w:r>
        <w:r w:rsidRPr="00F22ED1">
          <w:rPr>
            <w:rFonts w:ascii="Calibri" w:eastAsia="Calibri" w:hAnsi="Calibri" w:cs="Times New Roman"/>
          </w:rPr>
          <w:t>for</w:t>
        </w:r>
        <w:r>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w:t>
        </w:r>
        <w:r>
          <w:rPr>
            <w:rFonts w:ascii="Calibri" w:eastAsia="Calibri" w:hAnsi="Calibri" w:cs="Times New Roman"/>
          </w:rPr>
          <w:t>2</w:t>
        </w:r>
        <w:r w:rsidRPr="00DC6726">
          <w:rPr>
            <w:rFonts w:ascii="Calibri" w:eastAsia="Calibri" w:hAnsi="Calibri" w:cs="Times New Roman"/>
          </w:rPr>
          <w:t>.</w:t>
        </w:r>
        <w:r>
          <w:rPr>
            <w:rFonts w:ascii="Calibri" w:eastAsia="Calibri" w:hAnsi="Calibri" w:cs="Times New Roman"/>
          </w:rPr>
          <w:t>49</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177</w:t>
        </w:r>
        <w:r w:rsidRPr="00DC6726">
          <w:rPr>
            <w:rFonts w:ascii="Calibri" w:eastAsia="Calibri" w:hAnsi="Calibri" w:cs="Times New Roman"/>
          </w:rPr>
          <w:t xml:space="preserve">); </w:t>
        </w:r>
        <w:r w:rsidRPr="0053741E">
          <w:rPr>
            <w:rFonts w:ascii="Calibri" w:eastAsia="Calibri" w:hAnsi="Calibri" w:cs="Times New Roman"/>
          </w:rPr>
          <w:t>Capital Punishment</w:t>
        </w:r>
        <w:r w:rsidRPr="00DC6726">
          <w:rPr>
            <w:rFonts w:ascii="Calibri" w:eastAsia="Calibri" w:hAnsi="Calibri" w:cs="Times New Roman"/>
          </w:rPr>
          <w:t xml:space="preserve">, (ß = </w:t>
        </w:r>
        <w:r>
          <w:rPr>
            <w:rFonts w:ascii="Calibri" w:eastAsia="Calibri" w:hAnsi="Calibri" w:cs="Times New Roman"/>
          </w:rPr>
          <w:t>1</w:t>
        </w:r>
        <w:r w:rsidRPr="00DC6726">
          <w:rPr>
            <w:rFonts w:ascii="Calibri" w:eastAsia="Calibri" w:hAnsi="Calibri" w:cs="Times New Roman"/>
          </w:rPr>
          <w:t>.</w:t>
        </w:r>
        <w:r>
          <w:rPr>
            <w:rFonts w:ascii="Calibri" w:eastAsia="Calibri" w:hAnsi="Calibri" w:cs="Times New Roman"/>
          </w:rPr>
          <w:t>02</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601</w:t>
        </w:r>
        <w:r w:rsidRPr="00DC6726">
          <w:rPr>
            <w:rFonts w:ascii="Calibri" w:eastAsia="Calibri" w:hAnsi="Calibri" w:cs="Times New Roman"/>
          </w:rPr>
          <w:t>); o</w:t>
        </w:r>
        <w:r>
          <w:rPr>
            <w:rFonts w:ascii="Calibri" w:eastAsia="Calibri" w:hAnsi="Calibri" w:cs="Times New Roman"/>
          </w:rPr>
          <w:t>r</w:t>
        </w:r>
        <w:r w:rsidRPr="00DC6726">
          <w:rPr>
            <w:rFonts w:ascii="Calibri" w:eastAsia="Calibri" w:hAnsi="Calibri" w:cs="Times New Roman"/>
          </w:rPr>
          <w:t xml:space="preserve">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198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0.919</w:t>
        </w:r>
        <w:r w:rsidRPr="00F22ED1">
          <w:rPr>
            <w:rFonts w:ascii="Calibri" w:eastAsia="Calibri" w:hAnsi="Calibri" w:cs="Times New Roman"/>
          </w:rPr>
          <w:t>)</w:t>
        </w:r>
        <w:r>
          <w:rPr>
            <w:rFonts w:ascii="Calibri" w:eastAsia="Calibri" w:hAnsi="Calibri" w:cs="Times New Roman"/>
          </w:rPr>
          <w:t xml:space="preserve">. Given this, it seems unlikely that our manipulations were successfully differentiated from each other. </w:t>
        </w:r>
      </w:ins>
    </w:p>
    <w:p w14:paraId="7EE36F72" w14:textId="77777777" w:rsidR="00AF3464" w:rsidRPr="0053741E" w:rsidRDefault="00AF3464" w:rsidP="00AF3464">
      <w:pPr>
        <w:spacing w:after="100" w:afterAutospacing="1" w:line="480" w:lineRule="auto"/>
        <w:rPr>
          <w:ins w:id="958" w:author="Duan, Sean (MU-Student)" w:date="2025-03-30T18:48:00Z" w16du:dateUtc="2025-03-30T23:48:00Z"/>
          <w:rFonts w:ascii="Calibri" w:eastAsia="Calibri" w:hAnsi="Calibri" w:cs="Times New Roman"/>
          <w:i/>
          <w:iCs/>
        </w:rPr>
      </w:pPr>
      <w:ins w:id="959" w:author="Duan, Sean (MU-Student)" w:date="2025-03-30T18:48:00Z" w16du:dateUtc="2025-03-30T23:48:00Z">
        <w:r>
          <w:rPr>
            <w:rFonts w:ascii="Calibri" w:eastAsia="Calibri" w:hAnsi="Calibri" w:cs="Times New Roman"/>
            <w:i/>
            <w:iCs/>
          </w:rPr>
          <w:t>Utilitarian and Deontological Orientation</w:t>
        </w:r>
      </w:ins>
    </w:p>
    <w:p w14:paraId="76375A61" w14:textId="77777777" w:rsidR="00AF3464" w:rsidRDefault="00AF3464" w:rsidP="00AF3464">
      <w:pPr>
        <w:spacing w:after="100" w:afterAutospacing="1" w:line="480" w:lineRule="auto"/>
        <w:rPr>
          <w:ins w:id="960" w:author="Duan, Sean (MU-Student)" w:date="2025-03-30T18:48:00Z" w16du:dateUtc="2025-03-30T23:48:00Z"/>
          <w:rFonts w:ascii="Calibri" w:eastAsia="Calibri" w:hAnsi="Calibri" w:cs="Times New Roman"/>
        </w:rPr>
      </w:pPr>
    </w:p>
    <w:p w14:paraId="44931FB8" w14:textId="044F98FE" w:rsidR="00AF3464" w:rsidRDefault="00AF3464" w:rsidP="00AF3464">
      <w:pPr>
        <w:spacing w:after="100" w:afterAutospacing="1" w:line="480" w:lineRule="auto"/>
        <w:ind w:firstLine="720"/>
        <w:rPr>
          <w:ins w:id="961" w:author="Duan, Sean (MU-Student)" w:date="2025-03-30T18:48:00Z" w16du:dateUtc="2025-03-30T23:48:00Z"/>
          <w:rFonts w:ascii="Calibri" w:eastAsia="Calibri" w:hAnsi="Calibri" w:cs="Times New Roman"/>
        </w:rPr>
      </w:pPr>
      <w:ins w:id="962" w:author="Duan, Sean (MU-Student)" w:date="2025-03-30T18:48:00Z" w16du:dateUtc="2025-03-30T23:48:00Z">
        <w:r>
          <w:rPr>
            <w:rFonts w:ascii="Calibri" w:eastAsia="Calibri" w:hAnsi="Calibri" w:cs="Times New Roman"/>
          </w:rPr>
          <w:lastRenderedPageBreak/>
          <w:t>G</w:t>
        </w:r>
        <w:r w:rsidRPr="009508DB">
          <w:rPr>
            <w:rFonts w:ascii="Calibri" w:eastAsia="Calibri" w:hAnsi="Calibri" w:cs="Times New Roman"/>
          </w:rPr>
          <w:t xml:space="preserve">reater utilitarian orientation was associated with increased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3.659, </w:t>
        </w:r>
        <w:r w:rsidRPr="009508DB">
          <w:rPr>
            <w:rFonts w:ascii="Calibri" w:eastAsia="Calibri" w:hAnsi="Calibri" w:cs="Times New Roman"/>
            <w:i/>
            <w:iCs/>
          </w:rPr>
          <w:t>p</w:t>
        </w:r>
        <w:r w:rsidRPr="009508DB">
          <w:rPr>
            <w:rFonts w:ascii="Calibri" w:eastAsia="Calibri" w:hAnsi="Calibri" w:cs="Times New Roman"/>
          </w:rPr>
          <w:t xml:space="preserve"> &lt; .001); 2) </w:t>
        </w:r>
        <w:r w:rsidRPr="0053741E">
          <w:rPr>
            <w:rFonts w:ascii="Calibri" w:eastAsia="Calibri" w:hAnsi="Calibri" w:cs="Times New Roman"/>
          </w:rPr>
          <w:t>Capital Punishment</w:t>
        </w:r>
        <w:r w:rsidRPr="009508DB">
          <w:rPr>
            <w:rFonts w:ascii="Calibri" w:eastAsia="Calibri" w:hAnsi="Calibri" w:cs="Times New Roman"/>
          </w:rPr>
          <w:t xml:space="preserve">, (ß = 2.896, </w:t>
        </w:r>
        <w:r w:rsidRPr="009508DB">
          <w:rPr>
            <w:rFonts w:ascii="Calibri" w:eastAsia="Calibri" w:hAnsi="Calibri" w:cs="Times New Roman"/>
            <w:i/>
            <w:iCs/>
          </w:rPr>
          <w:t>p</w:t>
        </w:r>
        <w:r w:rsidRPr="009508DB">
          <w:rPr>
            <w:rFonts w:ascii="Calibri" w:eastAsia="Calibri" w:hAnsi="Calibri" w:cs="Times New Roman"/>
          </w:rPr>
          <w:t xml:space="preserve"> = .0045); and 3) </w:t>
        </w:r>
        <w:r w:rsidRPr="0053741E">
          <w:rPr>
            <w:rFonts w:ascii="Calibri" w:eastAsia="Calibri" w:hAnsi="Calibri" w:cs="Times New Roman"/>
          </w:rPr>
          <w:t>AI in the Workplace</w:t>
        </w:r>
        <w:r w:rsidRPr="009508DB">
          <w:rPr>
            <w:rFonts w:ascii="Calibri" w:eastAsia="Calibri" w:hAnsi="Calibri" w:cs="Times New Roman"/>
          </w:rPr>
          <w:t xml:space="preserve">, (ß = 2.499, </w:t>
        </w:r>
        <w:r w:rsidRPr="009508DB">
          <w:rPr>
            <w:rFonts w:ascii="Calibri" w:eastAsia="Calibri" w:hAnsi="Calibri" w:cs="Times New Roman"/>
            <w:i/>
            <w:iCs/>
          </w:rPr>
          <w:t>p</w:t>
        </w:r>
        <w:r w:rsidRPr="009508DB">
          <w:rPr>
            <w:rFonts w:ascii="Calibri" w:eastAsia="Calibri" w:hAnsi="Calibri" w:cs="Times New Roman"/>
          </w:rPr>
          <w:t xml:space="preserve"> = .0217). </w:t>
        </w:r>
        <w:r>
          <w:rPr>
            <w:rFonts w:ascii="Calibri" w:eastAsia="Calibri" w:hAnsi="Calibri" w:cs="Times New Roman"/>
          </w:rPr>
          <w:t xml:space="preserve">Thus, those who had stronger inclinations to accept that the ‘ends </w:t>
        </w:r>
      </w:ins>
      <w:ins w:id="963" w:author="Duan, Sean (MU-Student)" w:date="2025-03-31T13:57:00Z" w16du:dateUtc="2025-03-31T18:57:00Z">
        <w:r w:rsidR="009E5A24">
          <w:rPr>
            <w:rFonts w:ascii="Calibri" w:eastAsia="Calibri" w:hAnsi="Calibri" w:cs="Times New Roman"/>
          </w:rPr>
          <w:t>justify</w:t>
        </w:r>
      </w:ins>
      <w:ins w:id="964" w:author="Duan, Sean (MU-Student)" w:date="2025-03-30T18:48:00Z" w16du:dateUtc="2025-03-30T23:48:00Z">
        <w:r>
          <w:rPr>
            <w:rFonts w:ascii="Calibri" w:eastAsia="Calibri" w:hAnsi="Calibri" w:cs="Times New Roman"/>
          </w:rPr>
          <w:t xml:space="preserve"> the means’, where shades of moral grey can be justified in the pursuit of a greater goal, also felt that those beliefs were also more likely rooted in fundamental perspectives of right and wrong. </w:t>
        </w:r>
        <w:r w:rsidRPr="009508DB">
          <w:rPr>
            <w:rFonts w:ascii="Calibri" w:eastAsia="Calibri" w:hAnsi="Calibri" w:cs="Times New Roman"/>
          </w:rPr>
          <w:t xml:space="preserve">Conversely, greater deontological orientation was associated with decreased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-1.734, </w:t>
        </w:r>
        <w:r w:rsidRPr="009508DB">
          <w:rPr>
            <w:rFonts w:ascii="Calibri" w:eastAsia="Calibri" w:hAnsi="Calibri" w:cs="Times New Roman"/>
            <w:i/>
            <w:iCs/>
          </w:rPr>
          <w:t>p</w:t>
        </w:r>
        <w:r w:rsidRPr="009508DB">
          <w:rPr>
            <w:rFonts w:ascii="Calibri" w:eastAsia="Calibri" w:hAnsi="Calibri" w:cs="Times New Roman"/>
          </w:rPr>
          <w:t xml:space="preserve"> = 0.033); and 2) </w:t>
        </w:r>
        <w:r w:rsidRPr="0053741E">
          <w:rPr>
            <w:rFonts w:ascii="Calibri" w:eastAsia="Calibri" w:hAnsi="Calibri" w:cs="Times New Roman"/>
          </w:rPr>
          <w:t>Capital Punishment</w:t>
        </w:r>
        <w:r w:rsidRPr="009508DB">
          <w:rPr>
            <w:rFonts w:ascii="Calibri" w:eastAsia="Calibri" w:hAnsi="Calibri" w:cs="Times New Roman"/>
          </w:rPr>
          <w:t xml:space="preserve"> (ß = -2.259, </w:t>
        </w:r>
        <w:r w:rsidRPr="009508DB">
          <w:rPr>
            <w:rFonts w:ascii="Calibri" w:eastAsia="Calibri" w:hAnsi="Calibri" w:cs="Times New Roman"/>
            <w:i/>
            <w:iCs/>
          </w:rPr>
          <w:t>p</w:t>
        </w:r>
        <w:r w:rsidRPr="009508DB">
          <w:rPr>
            <w:rFonts w:ascii="Calibri" w:eastAsia="Calibri" w:hAnsi="Calibri" w:cs="Times New Roman"/>
          </w:rPr>
          <w:t xml:space="preserve"> &lt; .0094), but not</w:t>
        </w:r>
        <w:r w:rsidRPr="0053741E">
          <w:rPr>
            <w:rFonts w:ascii="Calibri" w:eastAsia="Calibri" w:hAnsi="Calibri" w:cs="Times New Roman"/>
          </w:rPr>
          <w:t xml:space="preserve"> AI in the Workplace</w:t>
        </w:r>
        <w:r w:rsidRPr="009508DB">
          <w:rPr>
            <w:rFonts w:ascii="Calibri" w:eastAsia="Calibri" w:hAnsi="Calibri" w:cs="Times New Roman"/>
          </w:rPr>
          <w:t xml:space="preserve">, (ß =   -1.569, </w:t>
        </w:r>
        <w:r w:rsidRPr="009508DB">
          <w:rPr>
            <w:rFonts w:ascii="Calibri" w:eastAsia="Calibri" w:hAnsi="Calibri" w:cs="Times New Roman"/>
            <w:i/>
            <w:iCs/>
          </w:rPr>
          <w:t>p</w:t>
        </w:r>
        <w:r w:rsidRPr="009508DB">
          <w:rPr>
            <w:rFonts w:ascii="Calibri" w:eastAsia="Calibri" w:hAnsi="Calibri" w:cs="Times New Roman"/>
          </w:rPr>
          <w:t xml:space="preserve"> = .0964). </w:t>
        </w:r>
        <w:r>
          <w:rPr>
            <w:rFonts w:ascii="Calibri" w:eastAsia="Calibri" w:hAnsi="Calibri" w:cs="Times New Roman"/>
          </w:rPr>
          <w:t>This is unexpected, in that deontological orientation is generally seen as the perception that things are right or wrong due to their inherent nature, right acts are right acts, and wrong acts are wrong acts (e.g., killing is bad, regardless of why someone is being killed).</w:t>
        </w:r>
      </w:ins>
    </w:p>
    <w:p w14:paraId="5B349FA6" w14:textId="77777777" w:rsidR="00AF3464" w:rsidRDefault="00AF3464" w:rsidP="00AF3464">
      <w:pPr>
        <w:rPr>
          <w:ins w:id="965" w:author="Duan, Sean (MU-Student)" w:date="2025-03-30T18:48:00Z" w16du:dateUtc="2025-03-30T23:48:00Z"/>
          <w:rFonts w:ascii="Calibri Light" w:eastAsia="Times New Roman" w:hAnsi="Calibri Light" w:cs="Times New Roman"/>
          <w:b/>
          <w:i/>
          <w:color w:val="000000"/>
          <w:sz w:val="28"/>
          <w:szCs w:val="24"/>
        </w:rPr>
      </w:pPr>
      <w:ins w:id="966" w:author="Duan, Sean (MU-Student)" w:date="2025-03-30T18:48:00Z" w16du:dateUtc="2025-03-30T23:48:00Z">
        <w:r w:rsidRPr="00F22ED1">
          <w:rPr>
            <w:rFonts w:ascii="Calibri Light" w:eastAsia="Times New Roman" w:hAnsi="Calibri Light" w:cs="Times New Roman"/>
            <w:b/>
            <w:i/>
            <w:color w:val="000000"/>
            <w:sz w:val="28"/>
            <w:szCs w:val="24"/>
          </w:rPr>
          <w:t>Discussion</w:t>
        </w:r>
      </w:ins>
    </w:p>
    <w:p w14:paraId="0CDD79ED" w14:textId="77777777" w:rsidR="00AF3464" w:rsidRPr="00F22ED1" w:rsidRDefault="00AF3464" w:rsidP="00AF3464">
      <w:pPr>
        <w:rPr>
          <w:ins w:id="967" w:author="Duan, Sean (MU-Student)" w:date="2025-03-30T18:48:00Z" w16du:dateUtc="2025-03-30T23:48:00Z"/>
          <w:rFonts w:ascii="Calibri Light" w:eastAsia="Times New Roman" w:hAnsi="Calibri Light" w:cs="Times New Roman"/>
          <w:b/>
          <w:i/>
          <w:color w:val="000000"/>
          <w:sz w:val="28"/>
          <w:szCs w:val="24"/>
        </w:rPr>
      </w:pPr>
    </w:p>
    <w:p w14:paraId="3D4CD2B6" w14:textId="7FEC2C50" w:rsidR="009E5A24" w:rsidRDefault="009E5A24" w:rsidP="009E5A24">
      <w:pPr>
        <w:spacing w:after="100" w:afterAutospacing="1" w:line="480" w:lineRule="auto"/>
        <w:ind w:firstLine="720"/>
        <w:rPr>
          <w:ins w:id="968" w:author="Duan, Sean (MU-Student)" w:date="2025-03-31T13:57:00Z" w16du:dateUtc="2025-03-31T18:57:00Z"/>
          <w:rFonts w:ascii="Calibri" w:eastAsia="Calibri" w:hAnsi="Calibri" w:cs="Times New Roman"/>
          <w:szCs w:val="24"/>
        </w:rPr>
      </w:pPr>
      <w:ins w:id="969" w:author="Duan, Sean (MU-Student)" w:date="2025-03-31T13:57:00Z" w16du:dateUtc="2025-03-31T18:57:00Z">
        <w:r w:rsidRPr="00F22ED1">
          <w:rPr>
            <w:rFonts w:ascii="Calibri" w:eastAsia="Calibri" w:hAnsi="Calibri" w:cs="Times New Roman"/>
            <w:szCs w:val="24"/>
          </w:rPr>
          <w:t xml:space="preserve">The results for Study </w:t>
        </w:r>
        <w:r>
          <w:rPr>
            <w:rFonts w:ascii="Calibri" w:eastAsia="Calibri" w:hAnsi="Calibri" w:cs="Times New Roman"/>
            <w:szCs w:val="24"/>
          </w:rPr>
          <w:t>3</w:t>
        </w:r>
        <w:r w:rsidRPr="00F22ED1">
          <w:rPr>
            <w:rFonts w:ascii="Calibri" w:eastAsia="Calibri" w:hAnsi="Calibri" w:cs="Times New Roman"/>
            <w:szCs w:val="24"/>
          </w:rPr>
          <w:t xml:space="preserve"> </w:t>
        </w:r>
        <w:r>
          <w:rPr>
            <w:rFonts w:ascii="Calibri" w:eastAsia="Calibri" w:hAnsi="Calibri" w:cs="Times New Roman"/>
            <w:szCs w:val="24"/>
          </w:rPr>
          <w:t>did not provide support for H1.</w:t>
        </w:r>
        <w:r w:rsidRPr="00F22ED1">
          <w:rPr>
            <w:rFonts w:ascii="Calibri" w:eastAsia="Calibri" w:hAnsi="Calibri" w:cs="Times New Roman"/>
            <w:szCs w:val="24"/>
          </w:rPr>
          <w:t xml:space="preserve"> </w:t>
        </w:r>
        <w:r>
          <w:rPr>
            <w:rFonts w:ascii="Calibri" w:eastAsia="Calibri" w:hAnsi="Calibri" w:cs="Times New Roman"/>
            <w:szCs w:val="24"/>
          </w:rPr>
          <w:t xml:space="preserve">We did not find a main effect of social consensus on support for a topic. We also did not find support for H2, as we did not find a significant interaction between the effects of our social consensus and our moral conviction manipulations. However, we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We also found that openness to belief change, and initial levels of support, were strongly associated with the final level of support for the topics. </w:t>
        </w:r>
      </w:ins>
    </w:p>
    <w:p w14:paraId="473C6F33" w14:textId="01CDF459" w:rsidR="009E5A24" w:rsidRPr="00A250B5" w:rsidRDefault="009E5A24" w:rsidP="009E5A24">
      <w:pPr>
        <w:spacing w:after="100" w:afterAutospacing="1" w:line="480" w:lineRule="auto"/>
        <w:ind w:firstLine="720"/>
        <w:rPr>
          <w:ins w:id="970" w:author="Duan, Sean (MU-Student)" w:date="2025-03-31T13:57:00Z" w16du:dateUtc="2025-03-31T18:57:00Z"/>
          <w:rFonts w:ascii="Calibri" w:eastAsia="Calibri" w:hAnsi="Calibri" w:cs="Times New Roman"/>
          <w:szCs w:val="24"/>
        </w:rPr>
      </w:pPr>
      <w:ins w:id="971" w:author="Duan, Sean (MU-Student)" w:date="2025-03-31T13:57:00Z" w16du:dateUtc="2025-03-31T18:57:00Z">
        <w:r>
          <w:rPr>
            <w:rFonts w:ascii="Calibri" w:eastAsia="Calibri" w:hAnsi="Calibri" w:cs="Times New Roman"/>
            <w:szCs w:val="24"/>
          </w:rPr>
          <w:lastRenderedPageBreak/>
          <w:t xml:space="preserve">Additionally, our moral conviction manipulations were </w:t>
        </w:r>
      </w:ins>
      <w:ins w:id="972" w:author="Duan, Sean (MU-Student)" w:date="2025-03-31T13:58:00Z" w16du:dateUtc="2025-03-31T18:58:00Z">
        <w:r w:rsidR="00E5159A">
          <w:rPr>
            <w:rFonts w:ascii="Calibri" w:eastAsia="Calibri" w:hAnsi="Calibri" w:cs="Times New Roman"/>
            <w:szCs w:val="24"/>
          </w:rPr>
          <w:t xml:space="preserve">not </w:t>
        </w:r>
      </w:ins>
      <w:ins w:id="973" w:author="Duan, Sean (MU-Student)" w:date="2025-03-31T13:57:00Z" w16du:dateUtc="2025-03-31T18:57:00Z">
        <w:r>
          <w:rPr>
            <w:rFonts w:ascii="Calibri" w:eastAsia="Calibri" w:hAnsi="Calibri" w:cs="Times New Roman"/>
            <w:szCs w:val="24"/>
          </w:rPr>
          <w:t>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w:t>
        </w:r>
        <w:r w:rsidRPr="00D84DA0">
          <w:rPr>
            <w:rFonts w:ascii="Calibri" w:eastAsia="Calibri" w:hAnsi="Calibri" w:cs="Times New Roman"/>
            <w:szCs w:val="24"/>
          </w:rPr>
          <w:t>the perception that one’s feelings about a given attitude object are based on one’s beliefs about right and wrong</w:t>
        </w:r>
        <w:r>
          <w:rPr>
            <w:rFonts w:ascii="Calibri" w:eastAsia="Calibri" w:hAnsi="Calibri" w:cs="Times New Roman"/>
            <w:szCs w:val="24"/>
          </w:rPr>
          <w:t xml:space="preserve">”.  In comparison, deontological orientation is defined as ‘ethical rules clearly distinguish right from wrong’ and utilitarian orientation can be defined as ‘consequences are what distinguishes right from wrong’. Given that both moral axis (deontology and utilitarianism) are focused on what determines ‘right from wrong’, definitionally, greater orientation on both of </w:t>
        </w:r>
      </w:ins>
      <w:ins w:id="974" w:author="Duan, Sean (MU-Student)" w:date="2025-03-31T13:58:00Z" w16du:dateUtc="2025-03-31T18:58:00Z">
        <w:r w:rsidR="00FB2E22">
          <w:rPr>
            <w:rFonts w:ascii="Calibri" w:eastAsia="Calibri" w:hAnsi="Calibri" w:cs="Times New Roman"/>
            <w:szCs w:val="24"/>
          </w:rPr>
          <w:t>these axes</w:t>
        </w:r>
      </w:ins>
      <w:ins w:id="975" w:author="Duan, Sean (MU-Student)" w:date="2025-03-31T13:57:00Z" w16du:dateUtc="2025-03-31T18:57:00Z">
        <w:r>
          <w:rPr>
            <w:rFonts w:ascii="Calibri" w:eastAsia="Calibri" w:hAnsi="Calibri" w:cs="Times New Roman"/>
            <w:szCs w:val="24"/>
          </w:rPr>
          <w:t xml:space="preserve"> should plausibly be associated with greater moral conviction as a whole. However, we find in our study that greater deontological orientation is actually associated with decreased moral conviction, whereas greater utilitarian orientation is associated with increased moral conviction. Further </w:t>
        </w:r>
      </w:ins>
      <w:ins w:id="976" w:author="Duan, Sean (MU-Student)" w:date="2025-03-31T13:58:00Z" w16du:dateUtc="2025-03-31T18:58:00Z">
        <w:r w:rsidR="00870EAB">
          <w:rPr>
            <w:rFonts w:ascii="Calibri" w:eastAsia="Calibri" w:hAnsi="Calibri" w:cs="Times New Roman"/>
            <w:szCs w:val="24"/>
          </w:rPr>
          <w:t>research into</w:t>
        </w:r>
      </w:ins>
      <w:ins w:id="977" w:author="Duan, Sean (MU-Student)" w:date="2025-03-31T13:57:00Z" w16du:dateUtc="2025-03-31T18:57:00Z">
        <w:r>
          <w:rPr>
            <w:rFonts w:ascii="Calibri" w:eastAsia="Calibri" w:hAnsi="Calibri" w:cs="Times New Roman"/>
            <w:szCs w:val="24"/>
          </w:rPr>
          <w:t xml:space="preserve"> unpacking the mechanics behind this unexpected relationship is needed.</w:t>
        </w:r>
      </w:ins>
    </w:p>
    <w:p w14:paraId="23A6257C" w14:textId="77777777" w:rsidR="008A14B9" w:rsidRDefault="008A14B9">
      <w:pPr>
        <w:rPr>
          <w:ins w:id="978" w:author="Duan, Sean (MU-Student)" w:date="2025-03-30T18:48:00Z" w16du:dateUtc="2025-03-30T23:48:00Z"/>
          <w:rFonts w:ascii="Calibri" w:eastAsia="Calibri" w:hAnsi="Calibri" w:cs="Times New Roman"/>
          <w:szCs w:val="24"/>
        </w:rPr>
      </w:pPr>
      <w:ins w:id="979" w:author="Duan, Sean (MU-Student)" w:date="2025-03-30T18:48:00Z" w16du:dateUtc="2025-03-30T23:48:00Z">
        <w:r>
          <w:rPr>
            <w:rFonts w:ascii="Calibri" w:eastAsia="Calibri" w:hAnsi="Calibri" w:cs="Times New Roman"/>
            <w:szCs w:val="24"/>
          </w:rPr>
          <w:br w:type="page"/>
        </w:r>
      </w:ins>
    </w:p>
    <w:p w14:paraId="3727A2C3" w14:textId="77777777" w:rsidR="00AF3464" w:rsidRPr="00A250B5" w:rsidRDefault="00AF3464" w:rsidP="00AF3464">
      <w:pPr>
        <w:spacing w:after="100" w:afterAutospacing="1" w:line="480" w:lineRule="auto"/>
        <w:ind w:firstLine="720"/>
        <w:rPr>
          <w:ins w:id="980" w:author="Duan, Sean (MU-Student)" w:date="2025-03-30T18:48:00Z" w16du:dateUtc="2025-03-30T23:48:00Z"/>
          <w:rFonts w:ascii="Calibri" w:eastAsia="Calibri" w:hAnsi="Calibri" w:cs="Times New Roman"/>
          <w:szCs w:val="24"/>
        </w:rPr>
      </w:pPr>
    </w:p>
    <w:p w14:paraId="754D1EBF" w14:textId="2D89ECCF" w:rsidR="00E425E8" w:rsidRPr="00F22ED1" w:rsidDel="00AF3464" w:rsidRDefault="00E425E8" w:rsidP="00E425E8">
      <w:pPr>
        <w:pStyle w:val="Heading1"/>
        <w:rPr>
          <w:del w:id="981" w:author="Duan, Sean (MU-Student)" w:date="2025-03-30T18:48:00Z" w16du:dateUtc="2025-03-30T23:48:00Z"/>
          <w:rFonts w:eastAsia="Times New Roman"/>
        </w:rPr>
      </w:pPr>
      <w:del w:id="982" w:author="Duan, Sean (MU-Student)" w:date="2025-03-30T18:48:00Z" w16du:dateUtc="2025-03-30T23:48:00Z">
        <w:r w:rsidRPr="00F22ED1" w:rsidDel="00AF3464">
          <w:rPr>
            <w:rFonts w:eastAsia="Times New Roman"/>
          </w:rPr>
          <w:delText>Proposed Study 3</w:delText>
        </w:r>
      </w:del>
    </w:p>
    <w:p w14:paraId="2AA175DB" w14:textId="256AE2A2" w:rsidR="00E425E8" w:rsidRPr="00F22ED1" w:rsidDel="00AF3464" w:rsidRDefault="00E425E8" w:rsidP="00E425E8">
      <w:pPr>
        <w:keepNext/>
        <w:keepLines/>
        <w:spacing w:after="0" w:afterAutospacing="1" w:line="480" w:lineRule="auto"/>
        <w:outlineLvl w:val="1"/>
        <w:rPr>
          <w:del w:id="983" w:author="Duan, Sean (MU-Student)" w:date="2025-03-30T18:48:00Z" w16du:dateUtc="2025-03-30T23:48:00Z"/>
          <w:rFonts w:ascii="Calibri Light" w:eastAsia="Times New Roman" w:hAnsi="Calibri Light" w:cs="Times New Roman"/>
          <w:b/>
          <w:bCs/>
          <w:kern w:val="0"/>
          <w:sz w:val="28"/>
          <w:szCs w:val="28"/>
          <w14:ligatures w14:val="none"/>
        </w:rPr>
      </w:pPr>
      <w:del w:id="984" w:author="Duan, Sean (MU-Student)" w:date="2025-03-30T18:48:00Z" w16du:dateUtc="2025-03-30T23:48:00Z">
        <w:r w:rsidRPr="00F22ED1" w:rsidDel="00AF3464">
          <w:rPr>
            <w:rFonts w:ascii="Calibri Light" w:eastAsia="Times New Roman" w:hAnsi="Calibri Light" w:cs="Times New Roman"/>
            <w:b/>
            <w:bCs/>
            <w:kern w:val="0"/>
            <w:sz w:val="28"/>
            <w:szCs w:val="28"/>
            <w14:ligatures w14:val="none"/>
          </w:rPr>
          <w:delText>Method</w:delText>
        </w:r>
      </w:del>
    </w:p>
    <w:p w14:paraId="0F331EC4" w14:textId="2ED2C339" w:rsidR="00E425E8" w:rsidRPr="00F22ED1" w:rsidDel="00AF3464" w:rsidRDefault="00E425E8" w:rsidP="00E425E8">
      <w:pPr>
        <w:pStyle w:val="NoSpacing"/>
        <w:spacing w:line="480" w:lineRule="auto"/>
        <w:ind w:firstLine="720"/>
        <w:rPr>
          <w:del w:id="985" w:author="Duan, Sean (MU-Student)" w:date="2025-03-30T18:48:00Z" w16du:dateUtc="2025-03-30T23:48:00Z"/>
          <w:rFonts w:ascii="Calibri" w:hAnsi="Calibri" w:cs="Calibri"/>
          <w:sz w:val="24"/>
          <w:szCs w:val="24"/>
        </w:rPr>
      </w:pPr>
      <w:del w:id="986" w:author="Duan, Sean (MU-Student)" w:date="2025-03-30T18:48:00Z" w16du:dateUtc="2025-03-30T23:48:00Z">
        <w:r w:rsidRPr="00F22ED1" w:rsidDel="00AF3464">
          <w:rPr>
            <w:rFonts w:ascii="Calibri" w:hAnsi="Calibri" w:cs="Calibri"/>
            <w:sz w:val="24"/>
            <w:szCs w:val="24"/>
          </w:rPr>
          <w:delText xml:space="preserve">Study 3 will analyze the interaction between moral conviction and social consensus using a 2x2 within-subjects design. Participants will be randomly assigned to one of two social consensus (low vs. high) and moral conviction manipulation conditions (moral responsibility vs. hedonic framing). The primary outcome, attitude towards the issues, will be measured both before and after experimental manipulation. </w:delText>
        </w:r>
        <w:r w:rsidRPr="00F22ED1" w:rsidDel="00AF3464">
          <w:rPr>
            <w:rFonts w:ascii="Calibri" w:eastAsia="Calibri" w:hAnsi="Calibri" w:cs="Times New Roman"/>
            <w:kern w:val="0"/>
            <w:sz w:val="24"/>
            <w:szCs w:val="24"/>
            <w14:ligatures w14:val="none"/>
          </w:rPr>
          <w:delText>The Institutional Review Board at the University of Missouri will review and approve all submitted materials for Study 3 before research begins.</w:delText>
        </w:r>
      </w:del>
    </w:p>
    <w:p w14:paraId="372FEE44" w14:textId="669820F2" w:rsidR="00E425E8" w:rsidRPr="00F22ED1" w:rsidDel="00AF3464" w:rsidRDefault="00E425E8" w:rsidP="00E425E8">
      <w:pPr>
        <w:pStyle w:val="NoSpacing"/>
        <w:spacing w:line="480" w:lineRule="auto"/>
        <w:rPr>
          <w:del w:id="987" w:author="Duan, Sean (MU-Student)" w:date="2025-03-30T18:48:00Z" w16du:dateUtc="2025-03-30T23:48:00Z"/>
        </w:rPr>
      </w:pPr>
    </w:p>
    <w:p w14:paraId="44D46EDC" w14:textId="0520D29D" w:rsidR="00E425E8" w:rsidRPr="00F22ED1" w:rsidDel="00AF3464" w:rsidRDefault="00E425E8" w:rsidP="00E425E8">
      <w:pPr>
        <w:keepNext/>
        <w:keepLines/>
        <w:spacing w:after="0" w:afterAutospacing="1" w:line="480" w:lineRule="auto"/>
        <w:outlineLvl w:val="2"/>
        <w:rPr>
          <w:del w:id="988" w:author="Duan, Sean (MU-Student)" w:date="2025-03-30T18:48:00Z" w16du:dateUtc="2025-03-30T23:48:00Z"/>
          <w:rFonts w:ascii="Calibri Light" w:eastAsia="Times New Roman" w:hAnsi="Calibri Light" w:cs="Times New Roman"/>
          <w:b/>
          <w:i/>
          <w:color w:val="000000"/>
          <w:sz w:val="28"/>
          <w:szCs w:val="24"/>
        </w:rPr>
      </w:pPr>
      <w:del w:id="989" w:author="Duan, Sean (MU-Student)" w:date="2025-03-30T18:48:00Z" w16du:dateUtc="2025-03-30T23:48:00Z">
        <w:r w:rsidRPr="00F22ED1" w:rsidDel="00AF3464">
          <w:rPr>
            <w:rFonts w:ascii="Calibri Light" w:eastAsia="Times New Roman" w:hAnsi="Calibri Light" w:cs="Times New Roman"/>
            <w:b/>
            <w:i/>
            <w:color w:val="000000"/>
            <w:sz w:val="28"/>
            <w:szCs w:val="24"/>
          </w:rPr>
          <w:delText>Participants</w:delText>
        </w:r>
      </w:del>
    </w:p>
    <w:p w14:paraId="24ADC4B1" w14:textId="39A0C27E" w:rsidR="00E425E8" w:rsidRPr="00F22ED1" w:rsidDel="00AF3464" w:rsidRDefault="00E425E8" w:rsidP="00E425E8">
      <w:pPr>
        <w:spacing w:after="100" w:afterAutospacing="1" w:line="480" w:lineRule="auto"/>
        <w:ind w:firstLine="720"/>
        <w:rPr>
          <w:del w:id="990" w:author="Duan, Sean (MU-Student)" w:date="2025-03-30T18:48:00Z" w16du:dateUtc="2025-03-30T23:48:00Z"/>
          <w:rFonts w:ascii="Calibri" w:eastAsia="Calibri" w:hAnsi="Calibri" w:cs="Times New Roman"/>
        </w:rPr>
      </w:pPr>
      <w:del w:id="991" w:author="Duan, Sean (MU-Student)" w:date="2025-03-30T18:48:00Z" w16du:dateUtc="2025-03-30T23:48:00Z">
        <w:r w:rsidRPr="00F22ED1" w:rsidDel="00AF3464">
          <w:rPr>
            <w:rFonts w:ascii="Calibri" w:eastAsia="Calibri" w:hAnsi="Calibri" w:cs="Times New Roman"/>
          </w:rPr>
          <w:delText xml:space="preserve">An estimated 210 undergraduate students 18 years of age or older at the University of Missouri will participate in this study. </w:delText>
        </w:r>
        <w:r w:rsidRPr="00F22ED1" w:rsidDel="00AF3464">
          <w:rPr>
            <w:rFonts w:ascii="Calibri" w:eastAsia="Calibri" w:hAnsi="Calibri" w:cs="Times New Roman"/>
            <w:szCs w:val="24"/>
          </w:rPr>
          <w:delText>Participants will be recruited through an online survey platform and offered psychology course credit in exchange for their participation.</w:delText>
        </w:r>
        <w:r w:rsidRPr="00F22ED1" w:rsidDel="00AF3464">
          <w:rPr>
            <w:rFonts w:ascii="Calibri" w:eastAsia="Calibri" w:hAnsi="Calibri" w:cs="Times New Roman"/>
          </w:rPr>
          <w:delText xml:space="preserve"> Participants will be asked to select categories that best described their race/ethnicity. Participants will also self-select their preferred gender identity.</w:delText>
        </w:r>
      </w:del>
    </w:p>
    <w:p w14:paraId="395F7AD1" w14:textId="55AC330E" w:rsidR="00E425E8" w:rsidRPr="00F22ED1" w:rsidDel="00AF3464" w:rsidRDefault="00E425E8" w:rsidP="00E425E8">
      <w:pPr>
        <w:keepNext/>
        <w:keepLines/>
        <w:spacing w:after="0" w:afterAutospacing="1" w:line="480" w:lineRule="auto"/>
        <w:outlineLvl w:val="2"/>
        <w:rPr>
          <w:del w:id="992" w:author="Duan, Sean (MU-Student)" w:date="2025-03-30T18:48:00Z" w16du:dateUtc="2025-03-30T23:48:00Z"/>
          <w:rFonts w:ascii="Calibri Light" w:eastAsia="Times New Roman" w:hAnsi="Calibri Light" w:cs="Times New Roman"/>
          <w:b/>
          <w:i/>
          <w:color w:val="000000"/>
          <w:sz w:val="28"/>
          <w:szCs w:val="24"/>
        </w:rPr>
      </w:pPr>
      <w:del w:id="993" w:author="Duan, Sean (MU-Student)" w:date="2025-03-30T18:48:00Z" w16du:dateUtc="2025-03-30T23:48:00Z">
        <w:r w:rsidRPr="00F22ED1" w:rsidDel="00AF3464">
          <w:rPr>
            <w:rFonts w:ascii="Calibri Light" w:eastAsia="Times New Roman" w:hAnsi="Calibri Light" w:cs="Times New Roman"/>
            <w:b/>
            <w:i/>
            <w:color w:val="000000"/>
            <w:sz w:val="28"/>
            <w:szCs w:val="24"/>
          </w:rPr>
          <w:delText>Materials and Procedure</w:delText>
        </w:r>
      </w:del>
    </w:p>
    <w:p w14:paraId="1EF76677" w14:textId="2793BE4B" w:rsidR="00E425E8" w:rsidRPr="00F22ED1" w:rsidDel="00AF3464" w:rsidRDefault="00E425E8" w:rsidP="00E425E8">
      <w:pPr>
        <w:spacing w:before="180" w:after="180" w:afterAutospacing="1" w:line="480" w:lineRule="auto"/>
        <w:ind w:firstLine="720"/>
        <w:rPr>
          <w:del w:id="994" w:author="Duan, Sean (MU-Student)" w:date="2025-03-30T18:48:00Z" w16du:dateUtc="2025-03-30T23:48:00Z"/>
          <w:rFonts w:ascii="Calibri" w:eastAsia="Calibri" w:hAnsi="Calibri" w:cs="Times New Roman"/>
          <w:kern w:val="0"/>
          <w:szCs w:val="24"/>
          <w14:ligatures w14:val="none"/>
        </w:rPr>
      </w:pPr>
      <w:del w:id="995" w:author="Duan, Sean (MU-Student)" w:date="2025-03-30T18:48:00Z" w16du:dateUtc="2025-03-30T23:48:00Z">
        <w:r w:rsidRPr="00F22ED1" w:rsidDel="00AF3464">
          <w:rPr>
            <w:rFonts w:ascii="Calibri" w:eastAsia="Calibri" w:hAnsi="Calibri" w:cs="Times New Roman"/>
            <w:kern w:val="0"/>
            <w:szCs w:val="24"/>
            <w14:ligatures w14:val="none"/>
          </w:rPr>
          <w:delText xml:space="preserve">Participants will begin by reading our cover letter and providing consent. Next, they are provided the Ethical Standards of Judgement Questionnaire. Then, for our two issues (Universal Health Care and </w:delText>
        </w:r>
        <w:r w:rsidR="00BF284D" w:rsidDel="00AF3464">
          <w:rPr>
            <w:rFonts w:ascii="Calibri" w:eastAsia="Calibri" w:hAnsi="Calibri" w:cs="Times New Roman"/>
            <w:kern w:val="0"/>
            <w:szCs w:val="24"/>
            <w14:ligatures w14:val="none"/>
          </w:rPr>
          <w:delText>Exercise</w:delText>
        </w:r>
        <w:r w:rsidRPr="00F22ED1" w:rsidDel="00AF3464">
          <w:rPr>
            <w:rFonts w:ascii="Calibri" w:eastAsia="Calibri" w:hAnsi="Calibri" w:cs="Times New Roman"/>
            <w:kern w:val="0"/>
            <w:szCs w:val="24"/>
            <w14:ligatures w14:val="none"/>
          </w:rPr>
          <w:delText xml:space="preserve">), participants will provide their level of support for the issue (our primary outcome), as well as how much moral conviction they have regarding their position. </w:delText>
        </w:r>
        <w:r w:rsidR="00134A25" w:rsidDel="00AF3464">
          <w:rPr>
            <w:rFonts w:ascii="Calibri" w:eastAsia="Calibri" w:hAnsi="Calibri" w:cs="Times New Roman"/>
            <w:kern w:val="0"/>
            <w:szCs w:val="24"/>
            <w14:ligatures w14:val="none"/>
          </w:rPr>
          <w:delText>We chose these issues because Study 2 indicated that exercise was not generally viewed with moral conviction, and that Universal Health Care had the greatest openness to belief change.</w:delText>
        </w:r>
        <w:r w:rsidR="006E226C" w:rsidDel="00AF3464">
          <w:rPr>
            <w:rFonts w:ascii="Calibri" w:eastAsia="Calibri" w:hAnsi="Calibri" w:cs="Times New Roman"/>
            <w:kern w:val="0"/>
            <w:szCs w:val="24"/>
            <w14:ligatures w14:val="none"/>
          </w:rPr>
          <w:delText xml:space="preserve"> </w:delText>
        </w:r>
        <w:r w:rsidRPr="00F22ED1" w:rsidDel="00AF3464">
          <w:rPr>
            <w:rFonts w:ascii="Calibri" w:eastAsia="Calibri" w:hAnsi="Calibri" w:cs="Times New Roman"/>
            <w:kern w:val="0"/>
            <w:szCs w:val="24"/>
            <w14:ligatures w14:val="none"/>
          </w:rPr>
          <w:delText xml:space="preserve">Next, as in Study 2, participants will be asked to read a short essay about Universal Health Care and </w:delText>
        </w:r>
        <w:r w:rsidR="00BA7874" w:rsidDel="00AF3464">
          <w:rPr>
            <w:rFonts w:ascii="Calibri" w:eastAsia="Calibri" w:hAnsi="Calibri" w:cs="Times New Roman"/>
            <w:kern w:val="0"/>
            <w:szCs w:val="24"/>
            <w14:ligatures w14:val="none"/>
          </w:rPr>
          <w:delText>Exercise</w:delText>
        </w:r>
        <w:r w:rsidRPr="00F22ED1" w:rsidDel="00AF3464">
          <w:rPr>
            <w:rFonts w:ascii="Calibri" w:eastAsia="Calibri" w:hAnsi="Calibri" w:cs="Times New Roman"/>
            <w:kern w:val="0"/>
            <w:szCs w:val="24"/>
            <w14:ligatures w14:val="none"/>
          </w:rPr>
          <w:delText xml:space="preserve"> designed to manipulate the perception of moral conviction. They will be randomized one of two conditions: 1) Moral Responsibility or 2) </w:delText>
        </w:r>
        <w:r w:rsidR="009C0ECA" w:rsidDel="00AF3464">
          <w:rPr>
            <w:rFonts w:ascii="Calibri" w:eastAsia="Calibri" w:hAnsi="Calibri" w:cs="Times New Roman"/>
            <w:kern w:val="0"/>
            <w:szCs w:val="24"/>
            <w14:ligatures w14:val="none"/>
          </w:rPr>
          <w:delText>Pragmatic</w:delText>
        </w:r>
        <w:r w:rsidRPr="00F22ED1" w:rsidDel="00AF3464">
          <w:rPr>
            <w:rFonts w:ascii="Calibri" w:eastAsia="Calibri" w:hAnsi="Calibri" w:cs="Times New Roman"/>
            <w:kern w:val="0"/>
            <w:szCs w:val="24"/>
            <w14:ligatures w14:val="none"/>
          </w:rPr>
          <w:delText xml:space="preserve">. Thus, each participant will be receiving two essays, one on each topic, that all share the same moral framing. We chose to focus on the moral responsibility and </w:delText>
        </w:r>
        <w:r w:rsidR="004A3088" w:rsidDel="00AF3464">
          <w:rPr>
            <w:rFonts w:ascii="Calibri" w:eastAsia="Calibri" w:hAnsi="Calibri" w:cs="Times New Roman"/>
            <w:kern w:val="0"/>
            <w:szCs w:val="24"/>
            <w14:ligatures w14:val="none"/>
          </w:rPr>
          <w:delText>pragmatic</w:delText>
        </w:r>
        <w:r w:rsidRPr="00F22ED1" w:rsidDel="00AF3464">
          <w:rPr>
            <w:rFonts w:ascii="Calibri" w:eastAsia="Calibri" w:hAnsi="Calibri" w:cs="Times New Roman"/>
            <w:kern w:val="0"/>
            <w:szCs w:val="24"/>
            <w14:ligatures w14:val="none"/>
          </w:rPr>
          <w:delText xml:space="preserve"> framings because these conditions had the greatest between group differences in the preliminary data from Study 2.</w:delText>
        </w:r>
        <w:r w:rsidRPr="00F22ED1" w:rsidDel="00AF3464">
          <w:delText xml:space="preserve"> </w:delText>
        </w:r>
        <w:r w:rsidRPr="00F22ED1" w:rsidDel="00AF3464">
          <w:rPr>
            <w:rFonts w:ascii="Calibri" w:eastAsia="Calibri" w:hAnsi="Calibri" w:cs="Times New Roman"/>
            <w:kern w:val="0"/>
            <w:szCs w:val="24"/>
            <w14:ligatures w14:val="none"/>
          </w:rPr>
          <w:delText>All essays are readable at a high school level, as assessed by a Flesh-Kincaid readability score and have comparable word counts.</w:delText>
        </w:r>
      </w:del>
    </w:p>
    <w:p w14:paraId="1422A219" w14:textId="57E006F2" w:rsidR="00E425E8" w:rsidRPr="00F22ED1" w:rsidDel="00AF3464" w:rsidRDefault="00E425E8" w:rsidP="00E425E8">
      <w:pPr>
        <w:spacing w:before="180" w:after="180" w:afterAutospacing="1" w:line="480" w:lineRule="auto"/>
        <w:ind w:firstLine="720"/>
        <w:rPr>
          <w:del w:id="996" w:author="Duan, Sean (MU-Student)" w:date="2025-03-30T18:48:00Z" w16du:dateUtc="2025-03-30T23:48:00Z"/>
          <w:rFonts w:ascii="Calibri" w:eastAsia="Calibri" w:hAnsi="Calibri" w:cs="Times New Roman"/>
          <w:kern w:val="0"/>
          <w:szCs w:val="24"/>
          <w14:ligatures w14:val="none"/>
        </w:rPr>
      </w:pPr>
      <w:del w:id="997" w:author="Duan, Sean (MU-Student)" w:date="2025-03-30T18:48:00Z" w16du:dateUtc="2025-03-30T23:48:00Z">
        <w:r w:rsidRPr="00F22ED1" w:rsidDel="00AF3464">
          <w:rPr>
            <w:rFonts w:ascii="Calibri" w:eastAsia="Calibri" w:hAnsi="Calibri" w:cs="Times New Roman"/>
            <w:kern w:val="0"/>
            <w:szCs w:val="24"/>
            <w14:ligatures w14:val="none"/>
          </w:rPr>
          <w:delText>Then, as in Study 1, participants will estimate the proportion of the US population in 2018 that would be in support of the two polarized issues. Afterwards, participants will be given information about social consensus on both of these issues. To manipulate the perception of social consensus, participants will be randomized into a ‘high social consensus’ or ‘low social consensus’ condition. In both conditions, participants will be given feedback consisting of the base rate of support that the general American public (in 2018) had for the two issues. Participants in the ‘high social consensus’ condition saw results that will be</w:delText>
        </w:r>
        <w:r w:rsidRPr="00F22ED1" w:rsidDel="00AF3464">
          <w:rPr>
            <w:rFonts w:ascii="Calibri" w:eastAsia="Calibri" w:hAnsi="Calibri" w:cs="Times New Roman"/>
            <w:szCs w:val="24"/>
          </w:rPr>
          <w:delText xml:space="preserve"> 20% higher than the true base rate. Participants in our ‘low social consensus’ condition saw results that will be 20% lower than the true base rate. For example, if 65% of Americans agree that</w:delText>
        </w:r>
        <w:r w:rsidRPr="00F22ED1" w:rsidDel="00AF3464">
          <w:rPr>
            <w:rFonts w:ascii="Calibri" w:eastAsia="Calibri" w:hAnsi="Calibri" w:cs="Times New Roman"/>
            <w:kern w:val="0"/>
            <w:szCs w:val="24"/>
            <w14:ligatures w14:val="none"/>
          </w:rPr>
          <w:delText xml:space="preserve"> the Death Penalty is necessary in the US</w:delText>
        </w:r>
        <w:r w:rsidRPr="00F22ED1" w:rsidDel="00AF3464">
          <w:rPr>
            <w:rFonts w:ascii="Calibri" w:eastAsia="Calibri" w:hAnsi="Calibri" w:cs="Times New Roman"/>
            <w:szCs w:val="24"/>
          </w:rPr>
          <w:delText>, the high social consensus condition would be told that 85% agree, and the low social consensus condition would be told that 45% agree.</w:delText>
        </w:r>
        <w:r w:rsidRPr="00F22ED1" w:rsidDel="00AF3464">
          <w:rPr>
            <w:rFonts w:ascii="Calibri" w:eastAsia="Calibri" w:hAnsi="Calibri" w:cs="Times New Roman"/>
            <w:kern w:val="0"/>
            <w:szCs w:val="24"/>
            <w14:ligatures w14:val="none"/>
          </w:rPr>
          <w:delText xml:space="preserve"> After the social consensus information, participants are asked to indicate their degree of surprise at the stated level of public support and estimate levels of public levels support in 2024. After receiving both the moral conviction and social consensus manipulations, participants will again complete items measuring their level of support for both issues (the primary outcome). Finally, participants will complete several individual difference measures and provide demographic information.</w:delText>
        </w:r>
      </w:del>
    </w:p>
    <w:p w14:paraId="0FB15BC6" w14:textId="26599D7D" w:rsidR="00E425E8" w:rsidRPr="00F22ED1" w:rsidDel="00AF3464" w:rsidRDefault="00E425E8" w:rsidP="00E425E8">
      <w:pPr>
        <w:keepNext/>
        <w:keepLines/>
        <w:spacing w:after="0" w:afterAutospacing="1" w:line="480" w:lineRule="auto"/>
        <w:outlineLvl w:val="2"/>
        <w:rPr>
          <w:del w:id="998" w:author="Duan, Sean (MU-Student)" w:date="2025-03-30T18:48:00Z" w16du:dateUtc="2025-03-30T23:48:00Z"/>
          <w:rFonts w:ascii="Calibri Light" w:eastAsia="Times New Roman" w:hAnsi="Calibri Light" w:cs="Times New Roman"/>
          <w:b/>
          <w:i/>
          <w:color w:val="000000"/>
          <w:sz w:val="28"/>
          <w:szCs w:val="24"/>
        </w:rPr>
      </w:pPr>
      <w:del w:id="999" w:author="Duan, Sean (MU-Student)" w:date="2025-03-30T18:48:00Z" w16du:dateUtc="2025-03-30T23:48:00Z">
        <w:r w:rsidRPr="00F22ED1" w:rsidDel="00AF3464">
          <w:rPr>
            <w:rFonts w:ascii="Calibri Light" w:eastAsia="Times New Roman" w:hAnsi="Calibri Light" w:cs="Times New Roman"/>
            <w:b/>
            <w:i/>
            <w:color w:val="000000"/>
            <w:sz w:val="28"/>
            <w:szCs w:val="24"/>
          </w:rPr>
          <w:delText>Measures</w:delText>
        </w:r>
      </w:del>
    </w:p>
    <w:p w14:paraId="221A615F" w14:textId="40E23F65" w:rsidR="00E425E8" w:rsidRPr="00F22ED1" w:rsidDel="00AF3464" w:rsidRDefault="00E425E8" w:rsidP="00E425E8">
      <w:pPr>
        <w:spacing w:before="180" w:after="180" w:afterAutospacing="1" w:line="480" w:lineRule="auto"/>
        <w:ind w:firstLine="720"/>
        <w:rPr>
          <w:del w:id="1000" w:author="Duan, Sean (MU-Student)" w:date="2025-03-30T18:48:00Z" w16du:dateUtc="2025-03-30T23:48:00Z"/>
          <w:rFonts w:ascii="Calibri" w:eastAsia="Calibri" w:hAnsi="Calibri" w:cs="Times New Roman"/>
          <w:kern w:val="0"/>
          <w:szCs w:val="24"/>
          <w14:ligatures w14:val="none"/>
        </w:rPr>
      </w:pPr>
      <w:del w:id="1001" w:author="Duan, Sean (MU-Student)" w:date="2025-03-30T18:48:00Z" w16du:dateUtc="2025-03-30T23:48:00Z">
        <w:r w:rsidRPr="00F22ED1" w:rsidDel="00AF3464">
          <w:rPr>
            <w:rFonts w:ascii="Calibri" w:eastAsia="Calibri" w:hAnsi="Calibri" w:cs="Times New Roman"/>
            <w:b/>
            <w:bCs/>
            <w:kern w:val="0"/>
            <w:szCs w:val="24"/>
            <w14:ligatures w14:val="none"/>
          </w:rPr>
          <w:delText>Primary Outcome.</w:delText>
        </w:r>
        <w:r w:rsidRPr="00F22ED1" w:rsidDel="00AF3464">
          <w:rPr>
            <w:rFonts w:ascii="Calibri" w:eastAsia="Calibri" w:hAnsi="Calibri" w:cs="Times New Roman"/>
            <w:kern w:val="0"/>
            <w:szCs w:val="24"/>
            <w14:ligatures w14:val="none"/>
          </w:rPr>
          <w:delText xml:space="preserve"> Participant support for the issues will be captured in the same way as Study 2, as a continuous variable ranging from strong disagreement (-50) to strong agreement (50) with the following statements: 1) “The US government needs to implement Universal Health Care because basic population needs are not being met.” (</w:delText>
        </w:r>
        <w:r w:rsidRPr="00F22ED1" w:rsidDel="00AF3464">
          <w:rPr>
            <w:rFonts w:ascii="Calibri" w:eastAsia="Calibri" w:hAnsi="Calibri" w:cs="Times New Roman"/>
            <w:i/>
            <w:iCs/>
            <w:kern w:val="0"/>
            <w:szCs w:val="24"/>
            <w14:ligatures w14:val="none"/>
          </w:rPr>
          <w:delText>Universal Healthcare</w:delText>
        </w:r>
        <w:r w:rsidRPr="00F22ED1" w:rsidDel="00AF3464">
          <w:rPr>
            <w:rFonts w:ascii="Calibri" w:eastAsia="Calibri" w:hAnsi="Calibri" w:cs="Times New Roman"/>
            <w:kern w:val="0"/>
            <w:szCs w:val="24"/>
            <w14:ligatures w14:val="none"/>
          </w:rPr>
          <w:delText>), and 2) “</w:delText>
        </w:r>
        <w:r w:rsidR="00AF7592" w:rsidDel="00AF3464">
          <w:rPr>
            <w:rFonts w:ascii="Calibri" w:eastAsia="Calibri" w:hAnsi="Calibri" w:cs="Times New Roman"/>
            <w:kern w:val="0"/>
            <w:szCs w:val="24"/>
            <w14:ligatures w14:val="none"/>
          </w:rPr>
          <w:delText>Regular exercise is necessary for Americans</w:delText>
        </w:r>
        <w:r w:rsidRPr="00F22ED1" w:rsidDel="00AF3464">
          <w:rPr>
            <w:rFonts w:ascii="Calibri" w:eastAsia="Calibri" w:hAnsi="Calibri" w:cs="Times New Roman"/>
            <w:kern w:val="0"/>
            <w:szCs w:val="24"/>
            <w14:ligatures w14:val="none"/>
          </w:rPr>
          <w:delText>” (</w:delText>
        </w:r>
        <w:r w:rsidR="00AF7592" w:rsidDel="00AF3464">
          <w:rPr>
            <w:rFonts w:ascii="Calibri" w:eastAsia="Calibri" w:hAnsi="Calibri" w:cs="Times New Roman"/>
            <w:i/>
            <w:iCs/>
            <w:kern w:val="0"/>
            <w:szCs w:val="24"/>
            <w14:ligatures w14:val="none"/>
          </w:rPr>
          <w:delText>Exercise</w:delText>
        </w:r>
        <w:r w:rsidRPr="00F22ED1" w:rsidDel="00AF3464">
          <w:rPr>
            <w:rFonts w:ascii="Calibri" w:eastAsia="Calibri" w:hAnsi="Calibri" w:cs="Times New Roman"/>
            <w:kern w:val="0"/>
            <w:szCs w:val="24"/>
            <w14:ligatures w14:val="none"/>
          </w:rPr>
          <w:delText>). Likewise, moral conviction will be assessed using the same composite measure as in Study 2.</w:delText>
        </w:r>
      </w:del>
    </w:p>
    <w:p w14:paraId="691633F4" w14:textId="642377D8" w:rsidR="00E425E8" w:rsidRPr="00F22ED1" w:rsidDel="00AF3464" w:rsidRDefault="00E425E8" w:rsidP="00E425E8">
      <w:pPr>
        <w:spacing w:before="180" w:after="180" w:afterAutospacing="1" w:line="480" w:lineRule="auto"/>
        <w:ind w:firstLine="720"/>
        <w:rPr>
          <w:del w:id="1002" w:author="Duan, Sean (MU-Student)" w:date="2025-03-30T18:48:00Z" w16du:dateUtc="2025-03-30T23:48:00Z"/>
          <w:rFonts w:ascii="Calibri" w:eastAsia="Calibri" w:hAnsi="Calibri" w:cs="Times New Roman"/>
          <w:kern w:val="0"/>
          <w:szCs w:val="24"/>
          <w14:ligatures w14:val="none"/>
        </w:rPr>
      </w:pPr>
      <w:del w:id="1003" w:author="Duan, Sean (MU-Student)" w:date="2025-03-30T18:48:00Z" w16du:dateUtc="2025-03-30T23:48:00Z">
        <w:r w:rsidRPr="00F22ED1" w:rsidDel="00AF3464">
          <w:rPr>
            <w:rFonts w:ascii="Calibri" w:eastAsia="Calibri" w:hAnsi="Calibri" w:cs="Times New Roman"/>
            <w:b/>
            <w:bCs/>
            <w:kern w:val="0"/>
            <w:szCs w:val="24"/>
            <w14:ligatures w14:val="none"/>
          </w:rPr>
          <w:delText>Secondary Outcomes</w:delText>
        </w:r>
        <w:r w:rsidRPr="00F22ED1" w:rsidDel="00AF3464">
          <w:rPr>
            <w:rFonts w:ascii="Calibri" w:eastAsia="Calibri" w:hAnsi="Calibri" w:cs="Times New Roman"/>
            <w:kern w:val="0"/>
            <w:szCs w:val="24"/>
            <w14:ligatures w14:val="none"/>
          </w:rPr>
          <w:delText>. Estimates of public support for the two issues will be obtained by asking participants to estimate what percentage of the American public would agree with the above statements. Participants provided a number ranging from 0-100%. Separate estimates will be obtained for 2018 and 202</w:delText>
        </w:r>
        <w:r w:rsidR="008F1636" w:rsidDel="00AF3464">
          <w:rPr>
            <w:rFonts w:ascii="Calibri" w:eastAsia="Calibri" w:hAnsi="Calibri" w:cs="Times New Roman"/>
            <w:kern w:val="0"/>
            <w:szCs w:val="24"/>
            <w14:ligatures w14:val="none"/>
          </w:rPr>
          <w:delText>4</w:delText>
        </w:r>
        <w:r w:rsidRPr="00F22ED1" w:rsidDel="00AF3464">
          <w:rPr>
            <w:rFonts w:ascii="Calibri" w:eastAsia="Calibri" w:hAnsi="Calibri" w:cs="Times New Roman"/>
            <w:kern w:val="0"/>
            <w:szCs w:val="24"/>
            <w14:ligatures w14:val="none"/>
          </w:rPr>
          <w:delText xml:space="preserve">. Participants also will be asked to rate </w:delText>
        </w:r>
        <w:r w:rsidRPr="00F22ED1" w:rsidDel="00AF3464">
          <w:rPr>
            <w:rFonts w:ascii="Calibri" w:eastAsia="Calibri" w:hAnsi="Calibri" w:cs="Times New Roman"/>
            <w:szCs w:val="24"/>
          </w:rPr>
          <w:delText>how ‘surprised’ they will be at the 2018 social consensus information provided. Surprise will be measured with a 5-point Likert scale ranging from ‘Not Surprised’ (1) to ‘Very Surprised’ (5).</w:delText>
        </w:r>
      </w:del>
    </w:p>
    <w:p w14:paraId="13D40B8F" w14:textId="08780971" w:rsidR="00E425E8" w:rsidRPr="00F22ED1" w:rsidDel="00AF3464" w:rsidRDefault="00E425E8" w:rsidP="00E425E8">
      <w:pPr>
        <w:spacing w:before="180" w:after="180" w:afterAutospacing="1" w:line="480" w:lineRule="auto"/>
        <w:ind w:firstLine="720"/>
        <w:rPr>
          <w:del w:id="1004" w:author="Duan, Sean (MU-Student)" w:date="2025-03-30T18:48:00Z" w16du:dateUtc="2025-03-30T23:48:00Z"/>
          <w:rFonts w:ascii="Calibri" w:eastAsia="Calibri" w:hAnsi="Calibri" w:cs="Times New Roman"/>
          <w:kern w:val="0"/>
          <w:szCs w:val="24"/>
          <w14:ligatures w14:val="none"/>
        </w:rPr>
      </w:pPr>
      <w:del w:id="1005" w:author="Duan, Sean (MU-Student)" w:date="2025-03-30T18:48:00Z" w16du:dateUtc="2025-03-30T23:48:00Z">
        <w:r w:rsidRPr="00F22ED1" w:rsidDel="00AF3464">
          <w:rPr>
            <w:rFonts w:ascii="Calibri" w:eastAsia="Calibri" w:hAnsi="Calibri" w:cs="Times New Roman"/>
            <w:kern w:val="0"/>
            <w:szCs w:val="24"/>
            <w14:ligatures w14:val="none"/>
          </w:rPr>
          <w:delText>Individual differences in deontological and utilitarian orientation will be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will be measured with 5-point Likert scales ranging from ‘Strongly Disagree’ (1) to ‘Strongly Agree’ (5). Preliminary data from Study 2 indicated that each six-item subscale showed satisfactory internal consistencies with Cronbach’s α of .783 (deontology) and .750 (utilitarianism).</w:delText>
        </w:r>
      </w:del>
    </w:p>
    <w:p w14:paraId="48CC205A" w14:textId="52863E7D" w:rsidR="00E425E8" w:rsidRPr="00F22ED1" w:rsidDel="00AF3464" w:rsidRDefault="00E425E8" w:rsidP="00E425E8">
      <w:pPr>
        <w:spacing w:before="180" w:after="180" w:afterAutospacing="1" w:line="480" w:lineRule="auto"/>
        <w:ind w:firstLine="720"/>
        <w:rPr>
          <w:del w:id="1006" w:author="Duan, Sean (MU-Student)" w:date="2025-03-30T18:48:00Z" w16du:dateUtc="2025-03-30T23:48:00Z"/>
          <w:rFonts w:ascii="Calibri" w:eastAsia="Calibri" w:hAnsi="Calibri" w:cs="Times New Roman"/>
          <w:kern w:val="0"/>
          <w:szCs w:val="24"/>
          <w14:ligatures w14:val="none"/>
        </w:rPr>
      </w:pPr>
      <w:del w:id="1007" w:author="Duan, Sean (MU-Student)" w:date="2025-03-30T18:48:00Z" w16du:dateUtc="2025-03-30T23:48:00Z">
        <w:r w:rsidRPr="00F22ED1" w:rsidDel="00AF3464">
          <w:rPr>
            <w:rFonts w:ascii="Calibri" w:eastAsia="Calibri" w:hAnsi="Calibri" w:cs="Times New Roman"/>
            <w:kern w:val="0"/>
            <w:szCs w:val="24"/>
            <w14:ligatures w14:val="none"/>
          </w:rPr>
          <w:delText>Health literacy will be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Numeracy will be measured using The Subjective Numeracy Scale (SNS) developed by Zikmund-Fisher, Smith, Ubel, and Fagerlin (2007) which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w:delText>
        </w:r>
      </w:del>
    </w:p>
    <w:p w14:paraId="5A01E766" w14:textId="502D68A9" w:rsidR="00E425E8" w:rsidRPr="00F22ED1" w:rsidDel="00AF3464" w:rsidRDefault="00E425E8" w:rsidP="00E425E8">
      <w:pPr>
        <w:keepNext/>
        <w:keepLines/>
        <w:spacing w:after="0" w:afterAutospacing="1" w:line="480" w:lineRule="auto"/>
        <w:outlineLvl w:val="2"/>
        <w:rPr>
          <w:del w:id="1008" w:author="Duan, Sean (MU-Student)" w:date="2025-03-30T18:48:00Z" w16du:dateUtc="2025-03-30T23:48:00Z"/>
          <w:rFonts w:ascii="Calibri Light" w:eastAsia="Times New Roman" w:hAnsi="Calibri Light" w:cs="Times New Roman"/>
          <w:b/>
          <w:i/>
          <w:color w:val="000000"/>
          <w:sz w:val="28"/>
          <w:szCs w:val="24"/>
        </w:rPr>
      </w:pPr>
      <w:del w:id="1009" w:author="Duan, Sean (MU-Student)" w:date="2025-03-30T18:48:00Z" w16du:dateUtc="2025-03-30T23:48:00Z">
        <w:r w:rsidRPr="00F22ED1" w:rsidDel="00AF3464">
          <w:rPr>
            <w:rFonts w:ascii="Calibri Light" w:eastAsia="Times New Roman" w:hAnsi="Calibri Light" w:cs="Times New Roman"/>
            <w:b/>
            <w:i/>
            <w:color w:val="000000"/>
            <w:sz w:val="28"/>
            <w:szCs w:val="24"/>
          </w:rPr>
          <w:delText>Power and Statistical Analysis</w:delText>
        </w:r>
      </w:del>
    </w:p>
    <w:p w14:paraId="16171191" w14:textId="738F0BDC" w:rsidR="00E425E8" w:rsidRPr="00F22ED1" w:rsidDel="00AF3464" w:rsidRDefault="00E425E8" w:rsidP="00E425E8">
      <w:pPr>
        <w:spacing w:after="100" w:afterAutospacing="1" w:line="480" w:lineRule="auto"/>
        <w:ind w:firstLine="720"/>
        <w:rPr>
          <w:del w:id="1010" w:author="Duan, Sean (MU-Student)" w:date="2025-03-30T18:48:00Z" w16du:dateUtc="2025-03-30T23:48:00Z"/>
          <w:rFonts w:ascii="Calibri" w:eastAsia="Calibri" w:hAnsi="Calibri" w:cs="Times New Roman"/>
          <w:szCs w:val="24"/>
        </w:rPr>
      </w:pPr>
      <w:del w:id="1011" w:author="Duan, Sean (MU-Student)" w:date="2025-03-30T18:48:00Z" w16du:dateUtc="2025-03-30T23:48:00Z">
        <w:r w:rsidRPr="00F22ED1" w:rsidDel="00AF3464">
          <w:rPr>
            <w:rFonts w:ascii="Calibri" w:eastAsia="Calibri" w:hAnsi="Calibri" w:cs="Times New Roman"/>
            <w:szCs w:val="24"/>
          </w:rPr>
          <w:delText>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the two highly polarized issues will be treated as continuous variables. We will examine the effects of the moral conviction condition (increasing or decreasing moral conviction), the effect of the social consensus condition (high or low social consensus), as well as the interaction between moral conviction and social consensus on our outcome measure. All tests will be conducted in R and considered statistically significant when P &lt;.05.</w:delText>
        </w:r>
      </w:del>
    </w:p>
    <w:p w14:paraId="0E09B588" w14:textId="55ECDBDC" w:rsidR="00E425E8" w:rsidRPr="00F22ED1" w:rsidDel="00AF3464" w:rsidRDefault="00E425E8" w:rsidP="00E425E8">
      <w:pPr>
        <w:keepNext/>
        <w:keepLines/>
        <w:spacing w:after="0" w:afterAutospacing="1" w:line="480" w:lineRule="auto"/>
        <w:outlineLvl w:val="2"/>
        <w:rPr>
          <w:del w:id="1012" w:author="Duan, Sean (MU-Student)" w:date="2025-03-30T18:48:00Z" w16du:dateUtc="2025-03-30T23:48:00Z"/>
          <w:rFonts w:ascii="Calibri Light" w:eastAsia="Times New Roman" w:hAnsi="Calibri Light" w:cs="Times New Roman"/>
          <w:b/>
          <w:i/>
          <w:color w:val="000000"/>
          <w:sz w:val="28"/>
          <w:szCs w:val="24"/>
        </w:rPr>
      </w:pPr>
      <w:del w:id="1013" w:author="Duan, Sean (MU-Student)" w:date="2025-03-30T18:48:00Z" w16du:dateUtc="2025-03-30T23:48:00Z">
        <w:r w:rsidRPr="00F22ED1" w:rsidDel="00AF3464">
          <w:rPr>
            <w:rFonts w:ascii="Calibri Light" w:eastAsia="Times New Roman" w:hAnsi="Calibri Light" w:cs="Times New Roman"/>
            <w:b/>
            <w:i/>
            <w:color w:val="000000"/>
            <w:sz w:val="28"/>
            <w:szCs w:val="24"/>
          </w:rPr>
          <w:delText xml:space="preserve">Study 3 Hypotheses </w:delText>
        </w:r>
      </w:del>
    </w:p>
    <w:p w14:paraId="2585CB52" w14:textId="6BA729C8" w:rsidR="00E425E8" w:rsidRPr="00F22ED1" w:rsidDel="00AF3464" w:rsidRDefault="00E425E8" w:rsidP="00E425E8">
      <w:pPr>
        <w:pStyle w:val="FirstParagraph"/>
        <w:spacing w:line="480" w:lineRule="auto"/>
        <w:ind w:firstLine="720"/>
        <w:rPr>
          <w:del w:id="1014" w:author="Duan, Sean (MU-Student)" w:date="2025-03-30T18:48:00Z" w16du:dateUtc="2025-03-30T23:48:00Z"/>
          <w:rFonts w:cstheme="minorHAnsi"/>
          <w:szCs w:val="28"/>
        </w:rPr>
      </w:pPr>
      <w:del w:id="1015" w:author="Duan, Sean (MU-Student)" w:date="2025-03-30T18:48:00Z" w16du:dateUtc="2025-03-30T23:48:00Z">
        <w:r w:rsidRPr="00F22ED1" w:rsidDel="00AF3464">
          <w:rPr>
            <w:rFonts w:cstheme="minorHAnsi"/>
            <w:szCs w:val="28"/>
          </w:rPr>
          <w:delText xml:space="preserve">It is expected that high social consensus would lead to more positive support for issues (H1: a significant main effect of social consensus), which would be a replication of Study 1. Additionally, we expect to observe a significant interaction between the social consensus and moral conviction manipulations on support for Universal Healthcare </w:delText>
        </w:r>
        <w:r w:rsidR="002D36E7" w:rsidDel="00AF3464">
          <w:rPr>
            <w:rFonts w:cstheme="minorHAnsi"/>
            <w:szCs w:val="28"/>
          </w:rPr>
          <w:delText xml:space="preserve">and Exercise </w:delText>
        </w:r>
        <w:r w:rsidRPr="00F22ED1" w:rsidDel="00AF3464">
          <w:rPr>
            <w:rFonts w:cstheme="minorHAnsi"/>
            <w:szCs w:val="28"/>
          </w:rPr>
          <w:delText>(H2). Specifically, it is expected that increased moral conviction will reduce the effect of social consensus and conversely, decreased moral conviction will increase the effect of social consensus. This seems likely given prior literature indicating that high levels of moral conviction inoculate individuals from the effects of social consensus; however, this has not been experimentally tested previously.</w:delText>
        </w:r>
      </w:del>
    </w:p>
    <w:p w14:paraId="18D5C303" w14:textId="06FAE163" w:rsidR="00E425E8" w:rsidRPr="00F22ED1" w:rsidDel="00AF3464" w:rsidRDefault="00E425E8" w:rsidP="00E425E8">
      <w:pPr>
        <w:pStyle w:val="NoSpacing"/>
        <w:spacing w:line="480" w:lineRule="auto"/>
        <w:ind w:firstLine="720"/>
        <w:rPr>
          <w:del w:id="1016" w:author="Duan, Sean (MU-Student)" w:date="2025-03-30T18:48:00Z" w16du:dateUtc="2025-03-30T23:48:00Z"/>
          <w:rFonts w:ascii="Calibri" w:eastAsia="Calibri" w:hAnsi="Calibri" w:cs="Times New Roman"/>
          <w:sz w:val="24"/>
          <w:szCs w:val="24"/>
        </w:rPr>
      </w:pPr>
    </w:p>
    <w:p w14:paraId="4F5A9DAD" w14:textId="262AA5AF" w:rsidR="001A4A69" w:rsidRPr="00F22ED1" w:rsidDel="005323E9" w:rsidRDefault="001A4A69" w:rsidP="007D6B8D">
      <w:pPr>
        <w:pStyle w:val="Heading1"/>
        <w:rPr>
          <w:del w:id="1017" w:author="Duan, Sean (MU-Student)" w:date="2025-03-30T18:48:00Z" w16du:dateUtc="2025-03-30T23:48:00Z"/>
        </w:rPr>
      </w:pPr>
    </w:p>
    <w:p w14:paraId="134D267B" w14:textId="610D0B7B" w:rsidR="001A4A69" w:rsidRPr="00F22ED1" w:rsidDel="005323E9" w:rsidRDefault="001A4A69" w:rsidP="007D6B8D">
      <w:pPr>
        <w:pStyle w:val="Heading1"/>
        <w:rPr>
          <w:del w:id="1018" w:author="Duan, Sean (MU-Student)" w:date="2025-03-30T18:48:00Z" w16du:dateUtc="2025-03-30T23:48:00Z"/>
        </w:rPr>
      </w:pPr>
    </w:p>
    <w:p w14:paraId="00E26362" w14:textId="7245FE0F" w:rsidR="0033330D" w:rsidDel="005323E9" w:rsidRDefault="0033330D" w:rsidP="0033330D">
      <w:pPr>
        <w:pStyle w:val="Heading1"/>
        <w:rPr>
          <w:del w:id="1019" w:author="Duan, Sean (MU-Student)" w:date="2025-03-30T18:48:00Z" w16du:dateUtc="2025-03-30T23:48:00Z"/>
        </w:rPr>
      </w:pPr>
    </w:p>
    <w:p w14:paraId="38D308B0" w14:textId="66F2693A" w:rsidR="0033330D" w:rsidDel="005323E9" w:rsidRDefault="0033330D" w:rsidP="0033330D">
      <w:pPr>
        <w:pStyle w:val="Heading1"/>
        <w:rPr>
          <w:del w:id="1020" w:author="Duan, Sean (MU-Student)" w:date="2025-03-30T18:48:00Z" w16du:dateUtc="2025-03-30T23:48:00Z"/>
        </w:rPr>
      </w:pPr>
    </w:p>
    <w:p w14:paraId="2A7E7344" w14:textId="4B11968C" w:rsidR="0033330D" w:rsidDel="005323E9" w:rsidRDefault="0033330D" w:rsidP="0033330D">
      <w:pPr>
        <w:pStyle w:val="Heading1"/>
        <w:rPr>
          <w:del w:id="1021" w:author="Duan, Sean (MU-Student)" w:date="2025-03-30T18:48:00Z" w16du:dateUtc="2025-03-30T23:48:00Z"/>
        </w:rPr>
      </w:pPr>
    </w:p>
    <w:p w14:paraId="5FD2F9B5" w14:textId="7CC95CF6" w:rsidR="0033330D" w:rsidDel="005323E9" w:rsidRDefault="0033330D" w:rsidP="0033330D">
      <w:pPr>
        <w:pStyle w:val="Heading1"/>
        <w:rPr>
          <w:del w:id="1022" w:author="Duan, Sean (MU-Student)" w:date="2025-03-30T18:48:00Z" w16du:dateUtc="2025-03-30T23:48:00Z"/>
        </w:rPr>
      </w:pPr>
    </w:p>
    <w:p w14:paraId="2D198EE4" w14:textId="54003CFB" w:rsidR="0033330D" w:rsidDel="005323E9" w:rsidRDefault="0033330D" w:rsidP="0033330D">
      <w:pPr>
        <w:pStyle w:val="Heading1"/>
        <w:rPr>
          <w:del w:id="1023" w:author="Duan, Sean (MU-Student)" w:date="2025-03-30T18:48:00Z" w16du:dateUtc="2025-03-30T23:48:00Z"/>
        </w:rPr>
      </w:pPr>
    </w:p>
    <w:p w14:paraId="2EA82492" w14:textId="28304D84" w:rsidR="0033330D" w:rsidDel="005323E9" w:rsidRDefault="0033330D" w:rsidP="0033330D">
      <w:pPr>
        <w:pStyle w:val="Heading1"/>
        <w:rPr>
          <w:del w:id="1024" w:author="Duan, Sean (MU-Student)" w:date="2025-03-30T18:48:00Z" w16du:dateUtc="2025-03-30T23:48:00Z"/>
        </w:rPr>
      </w:pPr>
    </w:p>
    <w:p w14:paraId="3CE3F7B9" w14:textId="601A7CBF" w:rsidR="0033330D" w:rsidDel="005323E9" w:rsidRDefault="0033330D" w:rsidP="0033330D">
      <w:pPr>
        <w:pStyle w:val="Heading1"/>
        <w:rPr>
          <w:del w:id="1025" w:author="Duan, Sean (MU-Student)" w:date="2025-03-30T18:48:00Z" w16du:dateUtc="2025-03-30T23:48:00Z"/>
        </w:rPr>
      </w:pPr>
    </w:p>
    <w:p w14:paraId="650427DF" w14:textId="73308346" w:rsidR="0033330D" w:rsidDel="005323E9" w:rsidRDefault="0033330D" w:rsidP="0033330D">
      <w:pPr>
        <w:pStyle w:val="Heading1"/>
        <w:rPr>
          <w:del w:id="1026" w:author="Duan, Sean (MU-Student)" w:date="2025-03-30T18:48:00Z" w16du:dateUtc="2025-03-30T23:48:00Z"/>
        </w:rPr>
      </w:pPr>
    </w:p>
    <w:p w14:paraId="584094E5" w14:textId="2729171B" w:rsidR="0033330D" w:rsidDel="005323E9" w:rsidRDefault="0033330D" w:rsidP="0033330D">
      <w:pPr>
        <w:pStyle w:val="Heading1"/>
        <w:rPr>
          <w:del w:id="1027" w:author="Duan, Sean (MU-Student)" w:date="2025-03-30T18:48:00Z" w16du:dateUtc="2025-03-30T23:48:00Z"/>
        </w:rPr>
      </w:pPr>
    </w:p>
    <w:p w14:paraId="5F96570F" w14:textId="6E683841" w:rsidR="0033330D" w:rsidDel="005323E9" w:rsidRDefault="0033330D" w:rsidP="0033330D">
      <w:pPr>
        <w:pStyle w:val="Heading1"/>
        <w:rPr>
          <w:del w:id="1028" w:author="Duan, Sean (MU-Student)" w:date="2025-03-30T18:48:00Z" w16du:dateUtc="2025-03-30T23:48:00Z"/>
        </w:rPr>
      </w:pPr>
    </w:p>
    <w:p w14:paraId="24C56792" w14:textId="5B5D5C3A" w:rsidR="0033330D" w:rsidDel="005323E9" w:rsidRDefault="0033330D" w:rsidP="0033330D">
      <w:pPr>
        <w:pStyle w:val="Heading1"/>
        <w:rPr>
          <w:del w:id="1029" w:author="Duan, Sean (MU-Student)" w:date="2025-03-30T18:48:00Z" w16du:dateUtc="2025-03-30T23:48:00Z"/>
        </w:rPr>
      </w:pPr>
    </w:p>
    <w:p w14:paraId="0F382B0A" w14:textId="41ED1F93" w:rsidR="0033330D" w:rsidDel="005323E9" w:rsidRDefault="0033330D" w:rsidP="0033330D">
      <w:pPr>
        <w:pStyle w:val="Heading1"/>
        <w:rPr>
          <w:del w:id="1030" w:author="Duan, Sean (MU-Student)" w:date="2025-03-30T18:48:00Z" w16du:dateUtc="2025-03-30T23:48:00Z"/>
        </w:rPr>
      </w:pPr>
    </w:p>
    <w:p w14:paraId="0CD1F4C2" w14:textId="40E12584" w:rsidR="0033330D" w:rsidDel="005323E9" w:rsidRDefault="0033330D" w:rsidP="0033330D">
      <w:pPr>
        <w:pStyle w:val="Heading1"/>
        <w:rPr>
          <w:del w:id="1031" w:author="Duan, Sean (MU-Student)" w:date="2025-03-30T18:48:00Z" w16du:dateUtc="2025-03-30T23:48:00Z"/>
        </w:rPr>
      </w:pPr>
    </w:p>
    <w:p w14:paraId="4B72FD7C" w14:textId="18690E00" w:rsidR="0033330D" w:rsidDel="005323E9" w:rsidRDefault="0033330D" w:rsidP="0033330D">
      <w:pPr>
        <w:pStyle w:val="Heading1"/>
        <w:rPr>
          <w:del w:id="1032" w:author="Duan, Sean (MU-Student)" w:date="2025-03-30T18:48:00Z" w16du:dateUtc="2025-03-30T23:48:00Z"/>
        </w:rPr>
      </w:pPr>
    </w:p>
    <w:p w14:paraId="04027C85" w14:textId="4079C807" w:rsidR="0033330D" w:rsidDel="005323E9" w:rsidRDefault="0033330D" w:rsidP="0033330D">
      <w:pPr>
        <w:pStyle w:val="Heading1"/>
        <w:rPr>
          <w:del w:id="1033" w:author="Duan, Sean (MU-Student)" w:date="2025-03-30T18:48:00Z" w16du:dateUtc="2025-03-30T23:48:00Z"/>
        </w:rPr>
      </w:pPr>
    </w:p>
    <w:p w14:paraId="25A6C20E" w14:textId="42483C74" w:rsidR="0033330D" w:rsidDel="005323E9" w:rsidRDefault="0033330D" w:rsidP="0033330D">
      <w:pPr>
        <w:rPr>
          <w:del w:id="1034" w:author="Duan, Sean (MU-Student)" w:date="2025-03-30T18:48:00Z" w16du:dateUtc="2025-03-30T23:48:00Z"/>
        </w:rPr>
      </w:pPr>
    </w:p>
    <w:p w14:paraId="0F87F63E" w14:textId="0708FCB2" w:rsidR="0033330D" w:rsidDel="005323E9" w:rsidRDefault="0033330D" w:rsidP="0033330D">
      <w:pPr>
        <w:rPr>
          <w:del w:id="1035" w:author="Duan, Sean (MU-Student)" w:date="2025-03-30T18:48:00Z" w16du:dateUtc="2025-03-30T23:48:00Z"/>
        </w:rPr>
      </w:pPr>
    </w:p>
    <w:p w14:paraId="53BA2B0C" w14:textId="40257BAC" w:rsidR="0033330D" w:rsidDel="005323E9" w:rsidRDefault="0033330D" w:rsidP="0033330D">
      <w:pPr>
        <w:rPr>
          <w:del w:id="1036" w:author="Duan, Sean (MU-Student)" w:date="2025-03-30T18:48:00Z" w16du:dateUtc="2025-03-30T23:48:00Z"/>
        </w:rPr>
      </w:pPr>
    </w:p>
    <w:p w14:paraId="62F7E48A" w14:textId="4725941E" w:rsidR="0033330D" w:rsidDel="005323E9" w:rsidRDefault="0033330D" w:rsidP="0033330D">
      <w:pPr>
        <w:rPr>
          <w:del w:id="1037" w:author="Duan, Sean (MU-Student)" w:date="2025-03-30T18:48:00Z" w16du:dateUtc="2025-03-30T23:48:00Z"/>
        </w:rPr>
      </w:pPr>
    </w:p>
    <w:p w14:paraId="458563F0" w14:textId="21C0C3CD" w:rsidR="0033330D" w:rsidDel="005323E9" w:rsidRDefault="0033330D" w:rsidP="0033330D">
      <w:pPr>
        <w:rPr>
          <w:del w:id="1038" w:author="Duan, Sean (MU-Student)" w:date="2025-03-30T18:48:00Z" w16du:dateUtc="2025-03-30T23:48:00Z"/>
        </w:rPr>
      </w:pPr>
    </w:p>
    <w:p w14:paraId="27CF8426" w14:textId="62B6BB82" w:rsidR="0033330D" w:rsidDel="005323E9" w:rsidRDefault="0033330D" w:rsidP="0033330D">
      <w:pPr>
        <w:rPr>
          <w:del w:id="1039" w:author="Duan, Sean (MU-Student)" w:date="2025-03-30T18:48:00Z" w16du:dateUtc="2025-03-30T23:48:00Z"/>
        </w:rPr>
      </w:pPr>
    </w:p>
    <w:p w14:paraId="1FB39EFC" w14:textId="33BA1843" w:rsidR="0033330D" w:rsidRPr="0033330D" w:rsidDel="005323E9" w:rsidRDefault="0033330D" w:rsidP="0033330D">
      <w:pPr>
        <w:rPr>
          <w:del w:id="1040" w:author="Duan, Sean (MU-Student)" w:date="2025-03-30T18:48:00Z" w16du:dateUtc="2025-03-30T23:48:00Z"/>
        </w:rPr>
      </w:pPr>
    </w:p>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1041" w:name="_Toc194321822"/>
      <w:r w:rsidRPr="0033330D">
        <w:t>References</w:t>
      </w:r>
      <w:bookmarkEnd w:id="1041"/>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18"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Kumkale,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Shavitt,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Lanshaw, N., Kriebs,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19" w:history="1">
        <w:r w:rsidRPr="0033330D">
          <w:rPr>
            <w:rStyle w:val="Hyperlink"/>
            <w:rFonts w:cstheme="minorHAnsi"/>
            <w:bCs/>
          </w:rPr>
          <w:t>https://doi.org/10.1111/jmwh.13233</w:t>
        </w:r>
      </w:hyperlink>
    </w:p>
    <w:p w14:paraId="228C7A42" w14:textId="77777777" w:rsidR="0033330D" w:rsidRPr="0033330D" w:rsidRDefault="0033330D" w:rsidP="0033330D">
      <w:pPr>
        <w:ind w:hanging="720"/>
      </w:pPr>
      <w:r w:rsidRPr="0033330D">
        <w:t xml:space="preserve">Aramovich, N. P., Lytle, B. L., &amp; Skitka,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20"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Psychological Monographs: General and Applied</w:t>
      </w:r>
      <w:r w:rsidRPr="0033330D">
        <w:t xml:space="preserve">, </w:t>
      </w:r>
      <w:r w:rsidRPr="0033330D">
        <w:rPr>
          <w:i/>
          <w:iCs/>
        </w:rPr>
        <w:t>70</w:t>
      </w:r>
      <w:r w:rsidRPr="0033330D">
        <w:t xml:space="preserve">(9), 1–70. </w:t>
      </w:r>
      <w:hyperlink r:id="rId21" w:history="1">
        <w:r w:rsidRPr="0033330D">
          <w:rPr>
            <w:rStyle w:val="Hyperlink"/>
            <w:rFonts w:cstheme="minorHAnsi"/>
            <w:bCs/>
          </w:rPr>
          <w:t>https://doi.org/10.1037/h0093718</w:t>
        </w:r>
      </w:hyperlink>
    </w:p>
    <w:p w14:paraId="2CF4CC75" w14:textId="77777777" w:rsidR="0033330D" w:rsidRPr="0033330D" w:rsidRDefault="0033330D" w:rsidP="0033330D">
      <w:pPr>
        <w:ind w:hanging="720"/>
      </w:pPr>
      <w:r w:rsidRPr="0033330D">
        <w:t xml:space="preserve">Béland, D., Rocco, P., &amp; Waddan,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22"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23"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24"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25"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26"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lastRenderedPageBreak/>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27"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28"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Prislin, R. (2006). Attitudes and Persuasion. </w:t>
      </w:r>
      <w:r w:rsidRPr="0033330D">
        <w:rPr>
          <w:i/>
          <w:iCs/>
        </w:rPr>
        <w:t>Annual Review of Psychology</w:t>
      </w:r>
      <w:r w:rsidRPr="0033330D">
        <w:t xml:space="preserve">, </w:t>
      </w:r>
      <w:r w:rsidRPr="0033330D">
        <w:rPr>
          <w:i/>
          <w:iCs/>
        </w:rPr>
        <w:t>57</w:t>
      </w:r>
      <w:r w:rsidRPr="0033330D">
        <w:t xml:space="preserve">(1), 345–374. </w:t>
      </w:r>
      <w:hyperlink r:id="rId29"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30"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31"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32"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33"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34"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r w:rsidRPr="0033330D">
        <w:t xml:space="preserve">Eagly,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Hedhli, K., &amp; Zourrig, H. (2023). Dual routes or a one-way to persuasion? The elaboration likelihood model versus the unimodel. </w:t>
      </w:r>
      <w:r w:rsidRPr="0033330D">
        <w:rPr>
          <w:i/>
          <w:iCs/>
        </w:rPr>
        <w:t>Journal of Marketing Communications</w:t>
      </w:r>
      <w:r w:rsidRPr="0033330D">
        <w:t xml:space="preserve">, </w:t>
      </w:r>
      <w:r w:rsidRPr="0033330D">
        <w:rPr>
          <w:i/>
          <w:iCs/>
        </w:rPr>
        <w:t>29</w:t>
      </w:r>
      <w:r w:rsidRPr="0033330D">
        <w:t xml:space="preserve">(5), 433–454. </w:t>
      </w:r>
      <w:hyperlink r:id="rId35"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36"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Erdfelder,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37"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lastRenderedPageBreak/>
        <w:t xml:space="preserve">Faul, F., Erdfelder,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38"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39"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40"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41"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Woolhandler, S. (2005). Illness And Injury As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42"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43"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Verplanken,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44"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45"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lastRenderedPageBreak/>
        <w:t xml:space="preserve">Jia, K. M., Hanage, W. P., Lipsitch, M., Johnson, A. G., Amin, A. B., Ali, A. R., Scobie, H. M., &amp; Swerdlow, D. L. (2023). Estimated preventable COVID-19-associated deaths due to non-vaccination in the United States. </w:t>
      </w:r>
      <w:r w:rsidRPr="0033330D">
        <w:rPr>
          <w:i/>
          <w:iCs/>
        </w:rPr>
        <w:t>European Journal of Epidemiology</w:t>
      </w:r>
      <w:r w:rsidRPr="0033330D">
        <w:t xml:space="preserve">, </w:t>
      </w:r>
      <w:r w:rsidRPr="0033330D">
        <w:rPr>
          <w:i/>
          <w:iCs/>
        </w:rPr>
        <w:t>38</w:t>
      </w:r>
      <w:r w:rsidRPr="0033330D">
        <w:t xml:space="preserve">(11), 1125–1128. </w:t>
      </w:r>
      <w:hyperlink r:id="rId46"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Kiechel,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47"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48"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r w:rsidRPr="0033330D">
        <w:t xml:space="preserve">Kodapanakkal, R. I., Brandt, M. J., Kogler, C., &amp; Van Beest,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49"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r w:rsidRPr="0033330D">
        <w:t xml:space="preserve">Kruglanski, A. W., &amp; Thompson, E. P. (1999). Persuasion by a Single Route: A View From the Unimodel. </w:t>
      </w:r>
      <w:r w:rsidRPr="0033330D">
        <w:rPr>
          <w:i/>
          <w:iCs/>
        </w:rPr>
        <w:t>Psychological Inquiry</w:t>
      </w:r>
      <w:r w:rsidRPr="0033330D">
        <w:t xml:space="preserve">, </w:t>
      </w:r>
      <w:r w:rsidRPr="0033330D">
        <w:rPr>
          <w:i/>
          <w:iCs/>
        </w:rPr>
        <w:t>10</w:t>
      </w:r>
      <w:r w:rsidRPr="0033330D">
        <w:t xml:space="preserve">(2), 83–109. </w:t>
      </w:r>
      <w:hyperlink r:id="rId50"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r w:rsidRPr="0033330D">
        <w:t xml:space="preserve">Kutlaca, M., Van Zomeren, M., &amp; Epstude, K. (2016). Preaching to, or Beyond,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51"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52"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53"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54"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Littenberg,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55"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lastRenderedPageBreak/>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56"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r w:rsidRPr="0033330D">
        <w:t xml:space="preserve">Panpiemras, J., Puttitanun, T., Samphantharak, K., &amp; Thampanishvong,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57"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r w:rsidRPr="0033330D">
        <w:t xml:space="preserve">Papanicolas, I., Woskie,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58"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LaViers, L., Prietula,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Thoma,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59"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Chebat,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60"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61"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62"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Underinsured?: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63"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 xml:space="preserve">Schuldt, J. P., Konrath, S. H., &amp; Schwarz, N. (2011). “Global warming” or “climate change”?: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64"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lastRenderedPageBreak/>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65"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r w:rsidRPr="0033330D">
        <w:t xml:space="preserve">Skitka,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66"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r w:rsidRPr="0033330D">
        <w:t xml:space="preserve">Skitka, L. J., Bauman, C. W., &amp; Lytle, B. (2009). The Limits of Legitimacy: Morality as a Constraint on Deference to Authority. </w:t>
      </w:r>
      <w:r w:rsidRPr="0033330D">
        <w:rPr>
          <w:i/>
          <w:iCs/>
        </w:rPr>
        <w:t>SSRN Electronic Journal</w:t>
      </w:r>
      <w:r w:rsidRPr="0033330D">
        <w:t xml:space="preserve">. </w:t>
      </w:r>
      <w:hyperlink r:id="rId67"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r w:rsidRPr="0033330D">
        <w:t xml:space="preserve">Skitka,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68"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r w:rsidRPr="0033330D">
        <w:t xml:space="preserve">Skitka,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r w:rsidRPr="0033330D">
        <w:t xml:space="preserve">Skitka,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69" w:history="1">
        <w:r w:rsidRPr="0033330D">
          <w:rPr>
            <w:rStyle w:val="Hyperlink"/>
            <w:rFonts w:cstheme="minorHAnsi"/>
            <w:bCs/>
          </w:rPr>
          <w:t>https://doi.org/10.1111/pops.12166</w:t>
        </w:r>
      </w:hyperlink>
    </w:p>
    <w:p w14:paraId="07EE1219" w14:textId="77777777" w:rsidR="0033330D" w:rsidRPr="0033330D" w:rsidRDefault="0033330D" w:rsidP="0033330D">
      <w:pPr>
        <w:ind w:hanging="720"/>
      </w:pPr>
      <w:r w:rsidRPr="0033330D">
        <w:t xml:space="preserve">Skitka,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70"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r w:rsidRPr="0033330D">
        <w:t xml:space="preserve">Skitka,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71"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72"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r w:rsidRPr="0033330D">
        <w:t xml:space="preserve">Stangor,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73"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r w:rsidRPr="0033330D">
        <w:t xml:space="preserve">Steiker,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r w:rsidRPr="0033330D">
        <w:t xml:space="preserve">Täuber, S., &amp; Van Zomeren,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74"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University of Illinois press.</w:t>
      </w:r>
    </w:p>
    <w:p w14:paraId="4DB961E7" w14:textId="77777777" w:rsidR="0033330D" w:rsidRPr="0033330D" w:rsidRDefault="0033330D" w:rsidP="0033330D">
      <w:pPr>
        <w:ind w:hanging="720"/>
      </w:pPr>
      <w:r w:rsidRPr="0033330D">
        <w:t xml:space="preserve">Trump, D. J. (Guest). (n.d.). </w:t>
      </w:r>
      <w:r w:rsidRPr="0033330D">
        <w:rPr>
          <w:i/>
          <w:iCs/>
        </w:rPr>
        <w:t>2016 Republican Party Presidental Debate</w:t>
      </w:r>
      <w:r w:rsidRPr="0033330D">
        <w:t xml:space="preserve"> [Broadcast].</w:t>
      </w:r>
    </w:p>
    <w:p w14:paraId="5BEDAC4A" w14:textId="77777777" w:rsidR="0033330D" w:rsidRPr="0033330D" w:rsidRDefault="0033330D" w:rsidP="0033330D">
      <w:pPr>
        <w:ind w:hanging="720"/>
      </w:pPr>
      <w:r w:rsidRPr="0033330D">
        <w:lastRenderedPageBreak/>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75"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76"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77"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J.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78"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Harreveld, F., Van Der Pligt, J., De Vries, N. K., Wenneker, C., &amp; Verhue,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79"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80"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You: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81"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Sigelman, Lee. (n.d.). The “Obama Effect” and White Racial Attitudes. </w:t>
      </w:r>
      <w:r w:rsidRPr="0033330D">
        <w:rPr>
          <w:i/>
          <w:iCs/>
        </w:rPr>
        <w:t>The ANNALS of the American Academy of Politcal and Social Science</w:t>
      </w:r>
      <w:r w:rsidRPr="0033330D">
        <w:t xml:space="preserve">, </w:t>
      </w:r>
      <w:r w:rsidRPr="0033330D">
        <w:rPr>
          <w:i/>
          <w:iCs/>
        </w:rPr>
        <w:t>634</w:t>
      </w:r>
      <w:r w:rsidRPr="0033330D">
        <w:t xml:space="preserve">(1). </w:t>
      </w:r>
      <w:hyperlink r:id="rId82"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83"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84"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1042" w:name="_Toc173848418"/>
      <w:bookmarkStart w:id="1043" w:name="_Toc194321823"/>
      <w:r w:rsidRPr="00F22ED1">
        <w:t>Appendices</w:t>
      </w:r>
      <w:bookmarkEnd w:id="1042"/>
      <w:bookmarkEnd w:id="1043"/>
    </w:p>
    <w:p w14:paraId="3A7D5E45" w14:textId="77777777" w:rsidR="007D6B8D" w:rsidRPr="00F22ED1" w:rsidRDefault="007D6B8D" w:rsidP="007D6B8D"/>
    <w:p w14:paraId="0020B900" w14:textId="25DF5F32" w:rsidR="007D6B8D" w:rsidRPr="00F22ED1" w:rsidRDefault="007D6B8D" w:rsidP="007D6B8D">
      <w:pPr>
        <w:pStyle w:val="Heading2"/>
      </w:pPr>
      <w:bookmarkStart w:id="1044" w:name="_Toc173848419"/>
      <w:bookmarkStart w:id="1045" w:name="_Toc194321824"/>
      <w:r w:rsidRPr="00F22ED1">
        <w:t>Appendix A – Material</w:t>
      </w:r>
      <w:r w:rsidR="001A4A69" w:rsidRPr="00F22ED1">
        <w:t>s</w:t>
      </w:r>
      <w:r w:rsidRPr="00F22ED1">
        <w:t xml:space="preserve"> for Study 1</w:t>
      </w:r>
      <w:bookmarkEnd w:id="1044"/>
      <w:bookmarkEnd w:id="1045"/>
    </w:p>
    <w:p w14:paraId="5602BC4A" w14:textId="75C04680" w:rsidR="003C3732" w:rsidRPr="00F22ED1" w:rsidRDefault="003C3732" w:rsidP="003C3732">
      <w:pPr>
        <w:pStyle w:val="Heading3"/>
      </w:pPr>
      <w:bookmarkStart w:id="1046" w:name="_Toc173848420"/>
      <w:bookmarkStart w:id="1047" w:name="_Toc194321825"/>
      <w:r w:rsidRPr="00F22ED1">
        <w:t>Cover Letter</w:t>
      </w:r>
      <w:bookmarkEnd w:id="1046"/>
      <w:bookmarkEnd w:id="1047"/>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being be asked to participate in a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lastRenderedPageBreak/>
        <w:br/>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lastRenderedPageBreak/>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3C3732">
      <w:pPr>
        <w:pStyle w:val="Heading3"/>
      </w:pPr>
      <w:bookmarkStart w:id="1048" w:name="_Toc173848421"/>
      <w:bookmarkStart w:id="1049" w:name="_Toc194321826"/>
      <w:r w:rsidRPr="00F22ED1">
        <w:t>Debrief</w:t>
      </w:r>
      <w:bookmarkEnd w:id="1048"/>
      <w:bookmarkEnd w:id="1049"/>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r w:rsidRPr="00F22ED1">
        <w:t>Additionally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Thank you, specifically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3C3732">
      <w:pPr>
        <w:pStyle w:val="Heading3"/>
      </w:pPr>
      <w:bookmarkStart w:id="1050" w:name="_Toc173848422"/>
      <w:bookmarkStart w:id="1051" w:name="_Toc194321827"/>
      <w:r w:rsidRPr="00F22ED1">
        <w:t>Measures</w:t>
      </w:r>
      <w:bookmarkEnd w:id="1050"/>
      <w:bookmarkEnd w:id="1051"/>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7698E74A">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794C139A">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2B15AAF4">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04EA4996">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Pr="00F22ED1"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6B1872A0" w14:textId="2E664E87" w:rsidR="003C3732" w:rsidRPr="00F22ED1" w:rsidRDefault="003C3732" w:rsidP="003C3732">
      <w:pPr>
        <w:pStyle w:val="Heading2"/>
      </w:pPr>
      <w:bookmarkStart w:id="1052" w:name="_Toc173848423"/>
      <w:bookmarkStart w:id="1053" w:name="_Toc194321828"/>
      <w:r w:rsidRPr="00F22ED1">
        <w:lastRenderedPageBreak/>
        <w:t>Appendix B</w:t>
      </w:r>
      <w:r w:rsidR="001A4A69" w:rsidRPr="00F22ED1">
        <w:t xml:space="preserve"> – Materials for Study 2</w:t>
      </w:r>
      <w:bookmarkEnd w:id="1052"/>
      <w:bookmarkEnd w:id="1053"/>
    </w:p>
    <w:p w14:paraId="6FFA0373" w14:textId="3AD8D7F9" w:rsidR="003C3732" w:rsidRPr="00F22ED1" w:rsidRDefault="003C3732" w:rsidP="003C3732">
      <w:pPr>
        <w:pStyle w:val="Heading3"/>
      </w:pPr>
      <w:bookmarkStart w:id="1054" w:name="_Toc173848424"/>
      <w:bookmarkStart w:id="1055" w:name="_Toc194321829"/>
      <w:r w:rsidRPr="00F22ED1">
        <w:t>Cover Letter</w:t>
      </w:r>
      <w:bookmarkEnd w:id="1054"/>
      <w:bookmarkEnd w:id="1055"/>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have different moral weight. You are being asked to participate in a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decision making. Furthermore, we believe that there will be indirect benefits to society as a whole by gleaning a greater </w:t>
      </w:r>
      <w:r w:rsidRPr="00F22ED1">
        <w:lastRenderedPageBreak/>
        <w:t>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 xml:space="preserve">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w:t>
      </w:r>
      <w:r w:rsidRPr="00F22ED1">
        <w:lastRenderedPageBreak/>
        <w:t>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3C3732">
      <w:pPr>
        <w:pStyle w:val="Heading3"/>
      </w:pPr>
      <w:bookmarkStart w:id="1056" w:name="_Toc173848425"/>
      <w:bookmarkStart w:id="1057" w:name="_Toc194321830"/>
      <w:r w:rsidRPr="00F22ED1">
        <w:t>Debrief</w:t>
      </w:r>
      <w:bookmarkEnd w:id="1056"/>
      <w:bookmarkEnd w:id="1057"/>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 xml:space="preserve">We designed this experiment to examine if moral conviction is something that we could change, </w:t>
      </w:r>
      <w:r w:rsidRPr="00F22ED1">
        <w:lastRenderedPageBreak/>
        <w:t>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61AD966C" w:rsidR="003C3732" w:rsidRPr="00F22ED1" w:rsidRDefault="003C3732" w:rsidP="003C3732">
      <w:pPr>
        <w:pStyle w:val="Heading3"/>
      </w:pPr>
      <w:bookmarkStart w:id="1058" w:name="_Toc173848426"/>
      <w:bookmarkStart w:id="1059" w:name="_Toc194321831"/>
      <w:r w:rsidRPr="00F22ED1">
        <w:t>Materials</w:t>
      </w:r>
      <w:bookmarkEnd w:id="1058"/>
      <w:bookmarkEnd w:id="1059"/>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has an obligation to fulfill its promise of life, liberty, and the pursuit of happiness. These guaranteed rights are a moral issue, and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 xml:space="preserve">Capital punishment is wrong. Society pays large moral costs by killing innocent people. The clear </w:t>
      </w:r>
      <w:r w:rsidRPr="00F22ED1">
        <w:lastRenderedPageBreak/>
        <w:t>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Wellness is a virtue. Exercise is good for you and moral.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that climate change is a moral issue. Climate change affects basic human rights. 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Good health has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t>Most people agree that lives have value. Human life is precious and worth protecting. Capital punishment runs counter to this moral principle. Killing should be avoided because it is morally wrong to end life. Executing the guilty is not worth decreasing the value of human life. Harming others is not the goal of 'justice'. Abandoning the principles of sanctity of life is a slippery slope. Easily leading to sacrificing human lives and safety for profit.</w:t>
      </w:r>
      <w:r w:rsidRPr="00F22ED1">
        <w:br/>
      </w:r>
      <w:r w:rsidRPr="00F22ED1">
        <w:br/>
        <w:t>If protecting life is ethically important, then we cannot support the death penalty. Society bears large moral costs in doing so. The state-sanctioned ending of lives,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lastRenderedPageBreak/>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We can first think about what is important to us. If exercise helps our important values, then we should do it. For example, discipline and responsibility matter. Exercise is useful for getting more of both! These values improve your health. Not exercising can lead to some negative values as well. Nobody wants to be lazy and unproductive! Exercise helps fight both of these. Keeping this all in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r>
      <w:r w:rsidRPr="00F22ED1">
        <w:lastRenderedPageBreak/>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Health care today costs too much, and America has been spending more money to get worse outcomes. This is unacceptable. American citizens should demand UHC from their government. That way, everyone can benefit from an increased life-span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Capital punishment in America is expensive. Capital punishment cases need over twice as many hearings and court filings (20 and 65, as opposed to 10 and 29). Sentencing also takes a lot longer. Capital punishment cases need about 200 days more than other,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Youtube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the economic impact. Excess carbon costs about $51 per ton, in the form of reduced air and water quality, and extreme weather events. Carbon taxes in America set at $25 per ton leads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ski-trip, or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w:t>
      </w:r>
      <w:r w:rsidRPr="00F22ED1">
        <w:lastRenderedPageBreak/>
        <w:t>Execution leads to higher taxes .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how climate change affects you directly. Millions of premature deaths occur every year due to air pollution. Nobody wants to live in a place where the air smells awful and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lastRenderedPageBreak/>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3C3732">
      <w:pPr>
        <w:pStyle w:val="Heading3"/>
      </w:pPr>
      <w:bookmarkStart w:id="1060" w:name="_Toc173848427"/>
      <w:bookmarkStart w:id="1061" w:name="_Toc194321832"/>
      <w:r w:rsidRPr="00F22ED1">
        <w:t>Measures</w:t>
      </w:r>
      <w:bookmarkEnd w:id="1060"/>
      <w:bookmarkEnd w:id="1061"/>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49033DC" w14:textId="5BEEB95D" w:rsidR="00F91160" w:rsidRPr="00F22ED1" w:rsidRDefault="00F91160" w:rsidP="00B14020">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42DD337C" w14:textId="6025A765" w:rsidR="001A4A69" w:rsidRPr="00F22ED1" w:rsidRDefault="001A4A69" w:rsidP="001A4A69">
      <w:pPr>
        <w:pStyle w:val="Heading2"/>
      </w:pPr>
      <w:bookmarkStart w:id="1062" w:name="_Toc173848428"/>
      <w:bookmarkStart w:id="1063" w:name="_Toc194321833"/>
      <w:r w:rsidRPr="00F22ED1">
        <w:lastRenderedPageBreak/>
        <w:t>Appendix C – Materials for Study 3</w:t>
      </w:r>
      <w:bookmarkEnd w:id="1062"/>
      <w:bookmarkEnd w:id="1063"/>
    </w:p>
    <w:p w14:paraId="46532EE9" w14:textId="77777777" w:rsidR="00E116F2" w:rsidRPr="00F22ED1" w:rsidRDefault="00E116F2" w:rsidP="00E116F2">
      <w:pPr>
        <w:pStyle w:val="Heading2"/>
      </w:pPr>
    </w:p>
    <w:p w14:paraId="79DDCB5F" w14:textId="04121F9B" w:rsidR="001A4A69" w:rsidRPr="00F22ED1" w:rsidRDefault="001A4A69" w:rsidP="00E116F2">
      <w:pPr>
        <w:pStyle w:val="Heading2"/>
      </w:pPr>
      <w:bookmarkStart w:id="1064" w:name="_Toc194321834"/>
      <w:r w:rsidRPr="00F22ED1">
        <w:t>Cover Letter</w:t>
      </w:r>
      <w:bookmarkEnd w:id="1064"/>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how moral conviction towards issues as well as individual differences,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a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w:t>
      </w:r>
      <w:r w:rsidRPr="00F22ED1">
        <w:lastRenderedPageBreak/>
        <w:t>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topics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w:t>
      </w:r>
      <w:r w:rsidRPr="00F22ED1">
        <w:lastRenderedPageBreak/>
        <w:t>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E116F2">
      <w:pPr>
        <w:pStyle w:val="Heading2"/>
      </w:pPr>
      <w:bookmarkStart w:id="1065" w:name="_Toc194321835"/>
      <w:r w:rsidRPr="00F22ED1">
        <w:t>Debrief</w:t>
      </w:r>
      <w:bookmarkEnd w:id="1065"/>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w:t>
      </w:r>
      <w:r w:rsidRPr="00E116F2">
        <w:lastRenderedPageBreak/>
        <w:t>differing levels of moral conviction interacts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p>
    <w:p w14:paraId="7202F564" w14:textId="77777777" w:rsidR="00E116F2" w:rsidRPr="00E116F2" w:rsidRDefault="00E116F2" w:rsidP="00E116F2">
      <w:pPr>
        <w:pStyle w:val="BodyText"/>
      </w:pPr>
      <w:r w:rsidRPr="00E116F2">
        <w:br/>
        <w:t>Interestingly enough, this could go in both directions! There are people who would care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lastRenderedPageBreak/>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8EAC4FD" w14:textId="77777777" w:rsidR="00E116F2" w:rsidRPr="00F22ED1" w:rsidRDefault="00E116F2" w:rsidP="00E116F2">
      <w:pPr>
        <w:pStyle w:val="BodyText"/>
      </w:pPr>
    </w:p>
    <w:p w14:paraId="05CC46AA" w14:textId="0E8F5419" w:rsidR="001A4A69" w:rsidRDefault="001A4A69" w:rsidP="00E116F2">
      <w:pPr>
        <w:pStyle w:val="Heading2"/>
      </w:pPr>
      <w:bookmarkStart w:id="1066" w:name="_Toc194321836"/>
      <w:r w:rsidRPr="00F22ED1">
        <w:t>Measures</w:t>
      </w:r>
      <w:bookmarkEnd w:id="1066"/>
    </w:p>
    <w:p w14:paraId="142A2C63" w14:textId="570CE636" w:rsidR="00E116F2" w:rsidRDefault="00E116F2" w:rsidP="00E116F2">
      <w:pPr>
        <w:pStyle w:val="BodyText"/>
        <w:rPr>
          <w:ins w:id="1067" w:author="Duan, Sean (MU-Student)" w:date="2025-03-30T18:03:00Z" w16du:dateUtc="2025-03-30T23:03:00Z"/>
        </w:rPr>
      </w:pPr>
    </w:p>
    <w:p w14:paraId="2A38036E" w14:textId="77777777" w:rsidR="00235E75" w:rsidRDefault="00235E75" w:rsidP="00E116F2">
      <w:pPr>
        <w:pStyle w:val="BodyText"/>
        <w:rPr>
          <w:ins w:id="1068" w:author="Duan, Sean (MU-Student)" w:date="2025-03-30T18:03:00Z" w16du:dateUtc="2025-03-30T23:03:00Z"/>
        </w:rPr>
      </w:pPr>
    </w:p>
    <w:p w14:paraId="65D991FF" w14:textId="7A0E82DF" w:rsidR="00235E75" w:rsidRDefault="00235E75">
      <w:pPr>
        <w:rPr>
          <w:ins w:id="1069" w:author="Duan, Sean (MU-Student)" w:date="2025-03-30T18:03:00Z" w16du:dateUtc="2025-03-30T23:03:00Z"/>
        </w:rPr>
      </w:pPr>
      <w:ins w:id="1070" w:author="Duan, Sean (MU-Student)" w:date="2025-03-30T18:03:00Z" w16du:dateUtc="2025-03-30T23:03:00Z">
        <w:r>
          <w:br w:type="page"/>
        </w:r>
      </w:ins>
    </w:p>
    <w:p w14:paraId="19BF8C44" w14:textId="2EA03430" w:rsidR="00235E75" w:rsidRDefault="00235E75" w:rsidP="00235E75">
      <w:pPr>
        <w:pStyle w:val="Heading2"/>
        <w:rPr>
          <w:ins w:id="1071" w:author="Duan, Sean (MU-Student)" w:date="2025-03-30T18:03:00Z" w16du:dateUtc="2025-03-30T23:03:00Z"/>
        </w:rPr>
      </w:pPr>
      <w:bookmarkStart w:id="1072" w:name="_Toc194321837"/>
      <w:ins w:id="1073" w:author="Duan, Sean (MU-Student)" w:date="2025-03-30T18:03:00Z" w16du:dateUtc="2025-03-30T23:03:00Z">
        <w:r w:rsidRPr="00F22ED1">
          <w:lastRenderedPageBreak/>
          <w:t xml:space="preserve">Appendix </w:t>
        </w:r>
        <w:r>
          <w:t>D</w:t>
        </w:r>
        <w:r w:rsidRPr="00F22ED1">
          <w:t xml:space="preserve"> – </w:t>
        </w:r>
        <w:r>
          <w:t>Exploratory Analyses</w:t>
        </w:r>
        <w:bookmarkEnd w:id="1072"/>
      </w:ins>
    </w:p>
    <w:p w14:paraId="343CDE11" w14:textId="77777777" w:rsidR="00235E75" w:rsidRDefault="00235E75" w:rsidP="00235E75">
      <w:pPr>
        <w:pStyle w:val="BodyText"/>
        <w:rPr>
          <w:ins w:id="1074" w:author="Duan, Sean (MU-Student)" w:date="2025-03-30T18:05:00Z" w16du:dateUtc="2025-03-30T23:05:00Z"/>
        </w:rPr>
      </w:pPr>
    </w:p>
    <w:p w14:paraId="61AE3CEE" w14:textId="3BCC2147" w:rsidR="005A6765" w:rsidRDefault="005A6765" w:rsidP="005A6765">
      <w:pPr>
        <w:pStyle w:val="Heading3"/>
        <w:rPr>
          <w:ins w:id="1075" w:author="Duan, Sean (MU-Student)" w:date="2025-04-07T14:33:00Z" w16du:dateUtc="2025-04-07T19:33:00Z"/>
        </w:rPr>
      </w:pPr>
      <w:bookmarkStart w:id="1076" w:name="_Toc194321838"/>
      <w:ins w:id="1077" w:author="Duan, Sean (MU-Student)" w:date="2025-03-30T18:05:00Z" w16du:dateUtc="2025-03-30T23:05:00Z">
        <w:r>
          <w:t>Study 1</w:t>
        </w:r>
      </w:ins>
      <w:bookmarkEnd w:id="1076"/>
    </w:p>
    <w:p w14:paraId="656EBDF4" w14:textId="77777777" w:rsidR="0019254B" w:rsidRDefault="0019254B" w:rsidP="0019254B">
      <w:pPr>
        <w:rPr>
          <w:ins w:id="1078" w:author="Duan, Sean (MU-Student)" w:date="2025-04-07T14:33:00Z" w16du:dateUtc="2025-04-07T19:33:00Z"/>
        </w:rPr>
      </w:pPr>
    </w:p>
    <w:p w14:paraId="7316202F" w14:textId="77777777" w:rsidR="0019254B" w:rsidRPr="00EC6100" w:rsidRDefault="0019254B" w:rsidP="0019254B">
      <w:pPr>
        <w:spacing w:before="180" w:after="180" w:afterAutospacing="1" w:line="480" w:lineRule="auto"/>
        <w:ind w:firstLine="720"/>
        <w:rPr>
          <w:ins w:id="1079" w:author="Duan, Sean (MU-Student)" w:date="2025-04-07T14:33:00Z" w16du:dateUtc="2025-04-07T19:33:00Z"/>
          <w:rFonts w:eastAsia="Calibri" w:cstheme="minorHAnsi"/>
          <w:kern w:val="0"/>
          <w:szCs w:val="24"/>
          <w14:ligatures w14:val="none"/>
        </w:rPr>
      </w:pPr>
      <w:ins w:id="1080" w:author="Duan, Sean (MU-Student)" w:date="2025-04-07T14:33:00Z" w16du:dateUtc="2025-04-07T19:33:00Z">
        <w:r w:rsidRPr="00EC6100">
          <w:rPr>
            <w:rFonts w:eastAsia="Calibri" w:cstheme="minorHAnsi"/>
            <w:kern w:val="0"/>
            <w:szCs w:val="24"/>
            <w14:ligatures w14:val="none"/>
          </w:rPr>
          <w:t xml:space="preserve">Secondary Outcomes. Estimates of public support </w:t>
        </w:r>
        <w:r>
          <w:rPr>
            <w:rFonts w:eastAsia="Calibri" w:cstheme="minorHAnsi"/>
            <w:kern w:val="0"/>
            <w:szCs w:val="24"/>
            <w14:ligatures w14:val="none"/>
          </w:rPr>
          <w:t>for each topic</w:t>
        </w:r>
        <w:r w:rsidRPr="00EC6100">
          <w:rPr>
            <w:rFonts w:eastAsia="Calibri" w:cstheme="minorHAnsi"/>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EC6100">
          <w:rPr>
            <w:rFonts w:eastAsia="Calibri" w:cstheme="minorHAnsi"/>
            <w:szCs w:val="24"/>
          </w:rPr>
          <w:t>how ‘surprised’ they were at the 2018 social consensus information provided. Surprise was measured with a 5-point Likert scale ranging from ‘Not Surprised’ (1) to ‘Very Surprised’ (5).</w:t>
        </w:r>
      </w:ins>
    </w:p>
    <w:p w14:paraId="6D61D2DA" w14:textId="068AACDA" w:rsidR="006D7D3F" w:rsidRDefault="006D7D3F" w:rsidP="006D7D3F">
      <w:pPr>
        <w:spacing w:before="180" w:after="180" w:afterAutospacing="1" w:line="480" w:lineRule="auto"/>
        <w:ind w:firstLine="720"/>
        <w:rPr>
          <w:ins w:id="1081" w:author="Duan, Sean (MU-Student)" w:date="2025-04-07T16:59:00Z" w16du:dateUtc="2025-04-07T21:59:00Z"/>
          <w:rFonts w:eastAsia="Calibri" w:cstheme="minorHAnsi"/>
          <w:kern w:val="0"/>
          <w:szCs w:val="24"/>
          <w14:ligatures w14:val="none"/>
        </w:rPr>
      </w:pPr>
      <w:ins w:id="1082" w:author="Duan, Sean (MU-Student)" w:date="2025-04-07T14:34:00Z" w16du:dateUtc="2025-04-07T19:34:00Z">
        <w:r>
          <w:rPr>
            <w:rFonts w:eastAsia="Calibri" w:cstheme="minorHAnsi"/>
            <w:kern w:val="0"/>
            <w:szCs w:val="24"/>
            <w14:ligatures w14:val="none"/>
          </w:rPr>
          <w:t xml:space="preserve">The individual difference of </w:t>
        </w:r>
      </w:ins>
      <w:ins w:id="1083" w:author="Duan, Sean (MU-Student)" w:date="2025-04-07T14:33:00Z" w16du:dateUtc="2025-04-07T19:33:00Z">
        <w:r w:rsidRPr="00EC6100">
          <w:rPr>
            <w:rFonts w:eastAsia="Calibri" w:cstheme="minorHAnsi"/>
            <w:kern w:val="0"/>
            <w:szCs w:val="24"/>
            <w14:ligatures w14:val="none"/>
          </w:rPr>
          <w:t xml:space="preserve">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w:t>
        </w:r>
        <w:r w:rsidRPr="00EC6100">
          <w:rPr>
            <w:rFonts w:eastAsia="Calibri" w:cstheme="minorHAnsi"/>
            <w:kern w:val="0"/>
            <w:szCs w:val="24"/>
            <w14:ligatures w14:val="none"/>
          </w:rPr>
          <w:lastRenderedPageBreak/>
          <w:t>placed 10 fractions on a number line that ranged 0-1 (e.g., 1/19, 1/7, 3/8, 11/14), and 10 fractions on a number line that ranged from 0-5 (e.g., 17/4, 9/2) Performance was calculated as the total percent absolute error accumulated across all fractions, defined as: (|Answer - Correct Answer|) / Numerical Range.</w:t>
        </w:r>
      </w:ins>
    </w:p>
    <w:p w14:paraId="38192122" w14:textId="435E0FC9" w:rsidR="00CD2A38" w:rsidRPr="00CD2A38" w:rsidRDefault="00CD2A38" w:rsidP="00CD2A38">
      <w:pPr>
        <w:spacing w:before="180" w:after="180" w:afterAutospacing="1" w:line="480" w:lineRule="auto"/>
        <w:ind w:firstLine="720"/>
        <w:rPr>
          <w:ins w:id="1084" w:author="Duan, Sean (MU-Student)" w:date="2025-04-07T16:59:00Z"/>
          <w:rFonts w:eastAsia="Calibri" w:cstheme="minorHAnsi"/>
          <w:kern w:val="0"/>
          <w:szCs w:val="24"/>
          <w14:ligatures w14:val="none"/>
        </w:rPr>
      </w:pPr>
      <w:ins w:id="1085" w:author="Duan, Sean (MU-Student)" w:date="2025-04-07T16:59:00Z" w16du:dateUtc="2025-04-07T21:59:00Z">
        <w:r>
          <w:rPr>
            <w:rFonts w:eastAsia="Calibri" w:cstheme="minorHAnsi"/>
            <w:kern w:val="0"/>
            <w:szCs w:val="24"/>
            <w14:ligatures w14:val="none"/>
          </w:rPr>
          <w:t>We originally</w:t>
        </w:r>
      </w:ins>
      <w:ins w:id="1086" w:author="Duan, Sean (MU-Student)" w:date="2025-04-07T17:00:00Z" w16du:dateUtc="2025-04-07T22:00:00Z">
        <w:r>
          <w:rPr>
            <w:rFonts w:eastAsia="Calibri" w:cstheme="minorHAnsi"/>
            <w:kern w:val="0"/>
            <w:szCs w:val="24"/>
            <w14:ligatures w14:val="none"/>
          </w:rPr>
          <w:t xml:space="preserve"> had a secondary hypothesis for Study 1, but </w:t>
        </w:r>
      </w:ins>
      <w:ins w:id="1087" w:author="Duan, Sean (MU-Student)" w:date="2025-04-07T17:28:00Z" w16du:dateUtc="2025-04-07T22:28:00Z">
        <w:r w:rsidR="00C2439A">
          <w:rPr>
            <w:rFonts w:eastAsia="Calibri" w:cstheme="minorHAnsi"/>
            <w:kern w:val="0"/>
            <w:szCs w:val="24"/>
            <w14:ligatures w14:val="none"/>
          </w:rPr>
          <w:t>given that it was about an individual difference, and we didn’t have an explicit moderating hypothesis, I chose to move it here to the appendix. This</w:t>
        </w:r>
      </w:ins>
      <w:ins w:id="1088" w:author="Duan, Sean (MU-Student)" w:date="2025-04-07T16:59:00Z">
        <w:r w:rsidRPr="00CD2A38">
          <w:rPr>
            <w:rFonts w:eastAsia="Calibri" w:cstheme="minorHAnsi"/>
            <w:kern w:val="0"/>
            <w:szCs w:val="24"/>
            <w14:ligatures w14:val="none"/>
          </w:rPr>
          <w:t xml:space="preserve"> second hypothesis is that the two subscales, Utilitarian (H2a) and Deontological Orientation (H2b), of the ethical standards of judgement questionnaire</w:t>
        </w:r>
      </w:ins>
      <w:ins w:id="1089" w:author="Duan, Sean (MU-Student)" w:date="2025-04-07T16:59:00Z" w16du:dateUtc="2025-04-07T21:59:00Z">
        <w:r>
          <w:rPr>
            <w:rFonts w:eastAsia="Calibri" w:cstheme="minorHAnsi"/>
            <w:kern w:val="0"/>
            <w:szCs w:val="24"/>
            <w14:ligatures w14:val="none"/>
          </w:rPr>
          <w:t xml:space="preserve"> </w:t>
        </w:r>
      </w:ins>
      <w:ins w:id="1090" w:author="Duan, Sean (MU-Student)" w:date="2025-04-07T16:59:00Z">
        <w:r w:rsidRPr="00CD2A38">
          <w:rPr>
            <w:rFonts w:eastAsia="Calibri" w:cstheme="minorHAnsi"/>
            <w:kern w:val="0"/>
            <w:szCs w:val="24"/>
            <w14:ligatures w14:val="none"/>
          </w:rPr>
          <w:t>(ESJQ) would be significant predictors of support for these polarized issues (e.g., our hypothesis had no a-priori directional effect).</w:t>
        </w:r>
      </w:ins>
    </w:p>
    <w:p w14:paraId="4CCECAC7" w14:textId="77777777" w:rsidR="00EF54EC" w:rsidRPr="00EC6100" w:rsidRDefault="00EF54EC" w:rsidP="00EF54EC">
      <w:pPr>
        <w:spacing w:after="100" w:afterAutospacing="1" w:line="480" w:lineRule="auto"/>
        <w:ind w:firstLine="720"/>
        <w:rPr>
          <w:ins w:id="1091" w:author="Duan, Sean (MU-Student)" w:date="2025-04-07T17:29:00Z" w16du:dateUtc="2025-04-07T22:29:00Z"/>
          <w:rFonts w:eastAsia="Calibri" w:cstheme="minorHAnsi"/>
          <w:szCs w:val="24"/>
        </w:rPr>
      </w:pPr>
      <w:ins w:id="1092" w:author="Duan, Sean (MU-Student)" w:date="2025-04-07T17:29:00Z" w16du:dateUtc="2025-04-07T22:29:00Z">
        <w:r w:rsidRPr="00EC6100">
          <w:rPr>
            <w:rFonts w:eastAsia="Calibri" w:cstheme="minorHAnsi"/>
            <w:szCs w:val="24"/>
          </w:rPr>
          <w:t>There was mixed support of H2</w:t>
        </w:r>
        <w:r>
          <w:rPr>
            <w:rFonts w:eastAsia="Calibri" w:cstheme="minorHAnsi"/>
            <w:szCs w:val="24"/>
          </w:rPr>
          <w:t>a</w:t>
        </w:r>
        <w:r w:rsidRPr="00EC6100">
          <w:rPr>
            <w:rFonts w:eastAsia="Calibri" w:cstheme="minorHAnsi"/>
            <w:szCs w:val="24"/>
          </w:rPr>
          <w:t xml:space="preserve">. Deontological orientation was a significant predictor of support </w:t>
        </w:r>
        <w:r w:rsidRPr="00FB1C98">
          <w:rPr>
            <w:rFonts w:eastAsia="Calibri" w:cstheme="minorHAnsi"/>
            <w:szCs w:val="24"/>
          </w:rPr>
          <w:t xml:space="preserve">for </w:t>
        </w:r>
        <w:r>
          <w:rPr>
            <w:rFonts w:eastAsia="Calibri" w:cstheme="minorHAnsi"/>
            <w:szCs w:val="24"/>
          </w:rPr>
          <w:t>UHC</w:t>
        </w:r>
        <w:r w:rsidRPr="00FB1C98">
          <w:rPr>
            <w:rFonts w:eastAsia="Calibri" w:cstheme="minorHAnsi"/>
            <w:szCs w:val="24"/>
          </w:rPr>
          <w:t xml:space="preserve"> (ß = 3.504, </w:t>
        </w:r>
        <w:r w:rsidRPr="00FB1C98">
          <w:rPr>
            <w:rFonts w:eastAsia="Calibri" w:cstheme="minorHAnsi"/>
            <w:i/>
            <w:iCs/>
            <w:szCs w:val="24"/>
          </w:rPr>
          <w:t>p</w:t>
        </w:r>
        <w:r w:rsidRPr="00FB1C98">
          <w:rPr>
            <w:rFonts w:eastAsia="Calibri" w:cstheme="minorHAnsi"/>
            <w:szCs w:val="24"/>
          </w:rPr>
          <w:t xml:space="preserve"> &lt; .05), where greater deontological orientation was associated with greater support for UHC but not for </w:t>
        </w:r>
        <w:r>
          <w:rPr>
            <w:rFonts w:eastAsia="Calibri" w:cstheme="minorHAnsi"/>
            <w:szCs w:val="24"/>
          </w:rPr>
          <w:t>capital punishment</w:t>
        </w:r>
        <w:r w:rsidRPr="00FB1C98">
          <w:rPr>
            <w:rFonts w:eastAsia="Calibri" w:cstheme="minorHAnsi"/>
            <w:szCs w:val="24"/>
          </w:rPr>
          <w:t xml:space="preserve"> (ß = 1.28,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0.423</w:t>
        </w:r>
        <w:r w:rsidRPr="00FB1C98">
          <w:rPr>
            <w:rFonts w:eastAsia="Calibri" w:cstheme="minorHAnsi"/>
            <w:szCs w:val="24"/>
          </w:rPr>
          <w:t xml:space="preserve">) or </w:t>
        </w:r>
        <w:r>
          <w:rPr>
            <w:rFonts w:eastAsia="Calibri" w:cstheme="minorHAnsi"/>
            <w:szCs w:val="24"/>
          </w:rPr>
          <w:t>climate change</w:t>
        </w:r>
        <w:r w:rsidRPr="00FB1C98">
          <w:rPr>
            <w:rFonts w:eastAsia="Calibri" w:cstheme="minorHAnsi"/>
            <w:szCs w:val="24"/>
          </w:rPr>
          <w:t xml:space="preserve"> (ß = 1.03,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0.398</w:t>
        </w:r>
        <w:r w:rsidRPr="00FB1C98">
          <w:rPr>
            <w:rFonts w:eastAsia="Calibri" w:cstheme="minorHAnsi"/>
            <w:szCs w:val="24"/>
          </w:rPr>
          <w:t xml:space="preserve">). Furthermore, there was no support for H2b; utilitarian orientation was not a significant predictor of </w:t>
        </w:r>
        <w:r>
          <w:rPr>
            <w:rFonts w:eastAsia="Calibri" w:cstheme="minorHAnsi"/>
            <w:szCs w:val="24"/>
          </w:rPr>
          <w:t>UHC</w:t>
        </w:r>
        <w:r w:rsidRPr="00FB1C98">
          <w:rPr>
            <w:rFonts w:eastAsia="Calibri" w:cstheme="minorHAnsi"/>
            <w:szCs w:val="24"/>
          </w:rPr>
          <w:t xml:space="preserve"> (ß = -0.470,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0.724</w:t>
        </w:r>
        <w:r w:rsidRPr="00FB1C98">
          <w:rPr>
            <w:rFonts w:eastAsia="Calibri" w:cstheme="minorHAnsi"/>
            <w:szCs w:val="24"/>
          </w:rPr>
          <w:t xml:space="preserve">), </w:t>
        </w:r>
        <w:r>
          <w:rPr>
            <w:rFonts w:eastAsia="Calibri" w:cstheme="minorHAnsi"/>
            <w:szCs w:val="24"/>
          </w:rPr>
          <w:t>c</w:t>
        </w:r>
        <w:r w:rsidRPr="00FB1C98">
          <w:rPr>
            <w:rFonts w:eastAsia="Calibri" w:cstheme="minorHAnsi"/>
            <w:szCs w:val="24"/>
          </w:rPr>
          <w:t xml:space="preserve">apital </w:t>
        </w:r>
        <w:r>
          <w:rPr>
            <w:rFonts w:eastAsia="Calibri" w:cstheme="minorHAnsi"/>
            <w:szCs w:val="24"/>
          </w:rPr>
          <w:t>p</w:t>
        </w:r>
        <w:r w:rsidRPr="00FB1C98">
          <w:rPr>
            <w:rFonts w:eastAsia="Calibri" w:cstheme="minorHAnsi"/>
            <w:szCs w:val="24"/>
          </w:rPr>
          <w:t xml:space="preserve">unishment (ß = -1.00,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0.544</w:t>
        </w:r>
        <w:r w:rsidRPr="00FB1C98">
          <w:rPr>
            <w:rFonts w:eastAsia="Calibri" w:cstheme="minorHAnsi"/>
            <w:szCs w:val="24"/>
          </w:rPr>
          <w:t xml:space="preserve">), or </w:t>
        </w:r>
        <w:r>
          <w:rPr>
            <w:rFonts w:eastAsia="Calibri" w:cstheme="minorHAnsi"/>
            <w:szCs w:val="24"/>
          </w:rPr>
          <w:t>c</w:t>
        </w:r>
        <w:r w:rsidRPr="00FB1C98">
          <w:rPr>
            <w:rFonts w:eastAsia="Calibri" w:cstheme="minorHAnsi"/>
            <w:szCs w:val="24"/>
          </w:rPr>
          <w:t xml:space="preserve">limate </w:t>
        </w:r>
        <w:r>
          <w:rPr>
            <w:rFonts w:eastAsia="Calibri" w:cstheme="minorHAnsi"/>
            <w:szCs w:val="24"/>
          </w:rPr>
          <w:t>c</w:t>
        </w:r>
        <w:r w:rsidRPr="00FB1C98">
          <w:rPr>
            <w:rFonts w:eastAsia="Calibri" w:cstheme="minorHAnsi"/>
            <w:szCs w:val="24"/>
          </w:rPr>
          <w:t xml:space="preserve">hange (ß = 1.256,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0.316</w:t>
        </w:r>
        <w:r w:rsidRPr="00FB1C98">
          <w:rPr>
            <w:rFonts w:eastAsia="Calibri" w:cstheme="minorHAnsi"/>
            <w:szCs w:val="24"/>
          </w:rPr>
          <w:t>).</w:t>
        </w:r>
      </w:ins>
    </w:p>
    <w:p w14:paraId="4FF76D8A" w14:textId="77777777" w:rsidR="003A71F7" w:rsidRPr="00EC6100" w:rsidRDefault="003A71F7" w:rsidP="003A71F7">
      <w:pPr>
        <w:spacing w:after="100" w:afterAutospacing="1" w:line="480" w:lineRule="auto"/>
        <w:ind w:firstLine="720"/>
        <w:rPr>
          <w:ins w:id="1093" w:author="Duan, Sean (MU-Student)" w:date="2025-03-31T15:33:00Z" w16du:dateUtc="2025-03-31T20:33:00Z"/>
          <w:rFonts w:eastAsia="Calibri" w:cstheme="minorHAnsi"/>
          <w:szCs w:val="24"/>
        </w:rPr>
      </w:pPr>
      <w:ins w:id="1094" w:author="Duan, Sean (MU-Student)" w:date="2025-03-31T15:33:00Z" w16du:dateUtc="2025-03-31T20:33:00Z">
        <w:r w:rsidRPr="00EC6100">
          <w:rPr>
            <w:rFonts w:eastAsia="Calibri" w:cstheme="minorHAnsi"/>
            <w:szCs w:val="24"/>
          </w:rPr>
          <w:t xml:space="preserve">In addition to our planned analyses, we conducted additional exploratory analyses on the effects of the individual differences on our main outcome measure of support for [topic]. </w:t>
        </w:r>
        <w:r w:rsidRPr="003A71F7">
          <w:rPr>
            <w:rFonts w:eastAsia="Calibri" w:cstheme="minorHAnsi"/>
            <w:szCs w:val="24"/>
          </w:rPr>
          <w:t xml:space="preserve">Individual differences in objective numeracy had no significant effects on support for: 1) </w:t>
        </w:r>
        <w:r w:rsidRPr="003A71F7">
          <w:rPr>
            <w:rFonts w:eastAsia="Calibri" w:cstheme="minorHAnsi"/>
            <w:szCs w:val="24"/>
            <w:rPrChange w:id="1095"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-0.103,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96"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0.390,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3A71F7">
          <w:rPr>
            <w:rFonts w:eastAsia="Calibri" w:cstheme="minorHAnsi"/>
            <w:szCs w:val="24"/>
            <w:rPrChange w:id="1097"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0.335,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Additionally, individual difference in subjective numeracy </w:t>
        </w:r>
        <w:r w:rsidRPr="003A71F7">
          <w:rPr>
            <w:rFonts w:eastAsia="Calibri" w:cstheme="minorHAnsi"/>
            <w:szCs w:val="24"/>
          </w:rPr>
          <w:lastRenderedPageBreak/>
          <w:t xml:space="preserve">had no significant effects on support for: 1) </w:t>
        </w:r>
        <w:r w:rsidRPr="003A71F7">
          <w:rPr>
            <w:rFonts w:eastAsia="Calibri" w:cstheme="minorHAnsi"/>
            <w:szCs w:val="24"/>
            <w:rPrChange w:id="1098"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0.558,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99"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0.431,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3A71F7">
          <w:rPr>
            <w:rFonts w:eastAsia="Calibri" w:cstheme="minorHAnsi"/>
            <w:szCs w:val="24"/>
            <w:rPrChange w:id="1100"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-0.339,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Likewise, individual differences in health literacy had no significant effects on support for: 1) </w:t>
        </w:r>
        <w:r w:rsidRPr="003A71F7">
          <w:rPr>
            <w:rFonts w:eastAsia="Calibri" w:cstheme="minorHAnsi"/>
            <w:szCs w:val="24"/>
            <w:rPrChange w:id="1101"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0.313,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102"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-0.620,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and 3) </w:t>
        </w:r>
        <w:r w:rsidRPr="003A71F7">
          <w:rPr>
            <w:rFonts w:eastAsia="Calibri" w:cstheme="minorHAnsi"/>
            <w:szCs w:val="24"/>
            <w:rPrChange w:id="1103"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-0.147,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These results indicate that individual differences in objective/subjective</w:t>
        </w:r>
        <w:r w:rsidRPr="00EC6100">
          <w:rPr>
            <w:rFonts w:eastAsia="Calibri" w:cstheme="minorHAnsi"/>
            <w:szCs w:val="24"/>
          </w:rPr>
          <w:t xml:space="preserve"> numeracy and health literacy were not associated with our primary outcomes.</w:t>
        </w:r>
      </w:ins>
    </w:p>
    <w:p w14:paraId="60E9A867" w14:textId="126A3F81" w:rsidR="005A6765" w:rsidRPr="00235E75" w:rsidRDefault="005A6765" w:rsidP="005A6765">
      <w:pPr>
        <w:pStyle w:val="Heading3"/>
        <w:rPr>
          <w:ins w:id="1104" w:author="Duan, Sean (MU-Student)" w:date="2025-03-30T18:05:00Z" w16du:dateUtc="2025-03-30T23:05:00Z"/>
        </w:rPr>
      </w:pPr>
      <w:bookmarkStart w:id="1105" w:name="_Toc194321839"/>
      <w:ins w:id="1106" w:author="Duan, Sean (MU-Student)" w:date="2025-03-30T18:05:00Z" w16du:dateUtc="2025-03-30T23:05:00Z">
        <w:r>
          <w:t>Study 2</w:t>
        </w:r>
        <w:bookmarkEnd w:id="1105"/>
      </w:ins>
    </w:p>
    <w:p w14:paraId="04E3F525" w14:textId="77777777" w:rsidR="005A6765" w:rsidRDefault="005A6765" w:rsidP="00235E75">
      <w:pPr>
        <w:pStyle w:val="BodyText"/>
        <w:rPr>
          <w:ins w:id="1107" w:author="Duan, Sean (MU-Student)" w:date="2025-03-31T16:38:00Z" w16du:dateUtc="2025-03-31T21:38:00Z"/>
        </w:rPr>
      </w:pPr>
    </w:p>
    <w:p w14:paraId="3609C5D6" w14:textId="05A0E1C1" w:rsidR="00CB1C59" w:rsidRDefault="00CB1C59" w:rsidP="00A04206">
      <w:pPr>
        <w:spacing w:after="100" w:afterAutospacing="1" w:line="480" w:lineRule="auto"/>
        <w:rPr>
          <w:ins w:id="1108" w:author="Duan, Sean (MU-Student)" w:date="2025-04-08T15:31:00Z" w16du:dateUtc="2025-04-08T20:31:00Z"/>
          <w:rFonts w:eastAsia="Calibri" w:cstheme="minorHAnsi"/>
          <w:szCs w:val="24"/>
        </w:rPr>
        <w:pPrChange w:id="1109" w:author="Duan, Sean (MU-Student)" w:date="2025-04-08T15:33:00Z" w16du:dateUtc="2025-04-08T20:33:00Z">
          <w:pPr>
            <w:spacing w:after="100" w:afterAutospacing="1" w:line="480" w:lineRule="auto"/>
            <w:ind w:firstLine="720"/>
          </w:pPr>
        </w:pPrChange>
      </w:pPr>
      <w:ins w:id="1110" w:author="Duan, Sean (MU-Student)" w:date="2025-04-08T15:31:00Z" w16du:dateUtc="2025-04-08T20:31:00Z">
        <w:r>
          <w:rPr>
            <w:rFonts w:eastAsia="Calibri" w:cstheme="minorHAnsi"/>
            <w:szCs w:val="24"/>
          </w:rPr>
          <w:tab/>
        </w:r>
        <w:r w:rsidRPr="00EC6100">
          <w:rPr>
            <w:rFonts w:eastAsia="Calibri" w:cstheme="minorHAnsi"/>
            <w:szCs w:val="24"/>
          </w:rPr>
          <w:t>In addition to our planned analyses,</w:t>
        </w:r>
      </w:ins>
      <w:ins w:id="1111" w:author="Duan, Sean (MU-Student)" w:date="2025-04-08T15:32:00Z" w16du:dateUtc="2025-04-08T20:32:00Z">
        <w:r w:rsidR="001E6D40">
          <w:rPr>
            <w:rFonts w:eastAsia="Calibri" w:cstheme="minorHAnsi"/>
            <w:szCs w:val="24"/>
          </w:rPr>
          <w:t xml:space="preserve"> we also wanted to determine if our moral conviction manipulation had an effect on support for each topic. </w:t>
        </w:r>
        <w:r w:rsidR="00B54407">
          <w:rPr>
            <w:rFonts w:eastAsia="Calibri" w:cstheme="minorHAnsi"/>
            <w:szCs w:val="24"/>
          </w:rPr>
          <w:t>O</w:t>
        </w:r>
        <w:r w:rsidR="00B54407" w:rsidRPr="00EC6100">
          <w:rPr>
            <w:rFonts w:eastAsia="Calibri" w:cstheme="minorHAnsi"/>
            <w:szCs w:val="24"/>
          </w:rPr>
          <w:t xml:space="preserve">ur moral conviction manipulation had no main effect on support </w:t>
        </w:r>
        <w:r w:rsidR="00B54407" w:rsidRPr="0004297B">
          <w:rPr>
            <w:rFonts w:eastAsia="Calibri" w:cstheme="minorHAnsi"/>
            <w:szCs w:val="24"/>
          </w:rPr>
          <w:t xml:space="preserve">for: 1) </w:t>
        </w:r>
        <w:r w:rsidR="00B54407">
          <w:rPr>
            <w:rFonts w:eastAsia="Calibri" w:cstheme="minorHAnsi"/>
            <w:szCs w:val="24"/>
          </w:rPr>
          <w:t>UHC</w:t>
        </w:r>
        <w:r w:rsidR="00B54407" w:rsidRPr="0004297B">
          <w:rPr>
            <w:rFonts w:eastAsia="Calibri" w:cstheme="minorHAnsi"/>
            <w:szCs w:val="24"/>
          </w:rPr>
          <w:t>, (</w:t>
        </w:r>
        <w:r w:rsidR="00B54407" w:rsidRPr="0004297B">
          <w:rPr>
            <w:rFonts w:eastAsia="Calibri" w:cstheme="minorHAnsi"/>
            <w:i/>
            <w:iCs/>
            <w:szCs w:val="24"/>
          </w:rPr>
          <w:t>F</w:t>
        </w:r>
        <w:r w:rsidR="00B54407" w:rsidRPr="0004297B">
          <w:rPr>
            <w:rFonts w:eastAsia="Calibri" w:cstheme="minorHAnsi"/>
            <w:szCs w:val="24"/>
          </w:rPr>
          <w:t xml:space="preserve"> (4, 198) = 0.235, </w:t>
        </w:r>
        <w:r w:rsidR="00B54407" w:rsidRPr="0004297B">
          <w:rPr>
            <w:rFonts w:eastAsia="Calibri" w:cstheme="minorHAnsi"/>
            <w:i/>
            <w:iCs/>
            <w:szCs w:val="24"/>
          </w:rPr>
          <w:t>p</w:t>
        </w:r>
        <w:r w:rsidR="00B54407" w:rsidRPr="0004297B">
          <w:rPr>
            <w:rFonts w:eastAsia="Calibri" w:cstheme="minorHAnsi"/>
            <w:szCs w:val="24"/>
          </w:rPr>
          <w:t xml:space="preserve"> = </w:t>
        </w:r>
        <w:r w:rsidR="00B54407" w:rsidRPr="00E91350">
          <w:rPr>
            <w:rFonts w:eastAsia="Calibri" w:cstheme="minorHAnsi"/>
            <w:szCs w:val="24"/>
          </w:rPr>
          <w:t>0.918</w:t>
        </w:r>
        <w:r w:rsidR="00B54407" w:rsidRPr="0004297B">
          <w:rPr>
            <w:rFonts w:eastAsia="Calibri" w:cstheme="minorHAnsi"/>
            <w:szCs w:val="24"/>
          </w:rPr>
          <w:t xml:space="preserve">); 2) </w:t>
        </w:r>
        <w:r w:rsidR="00B54407">
          <w:rPr>
            <w:rFonts w:eastAsia="Calibri" w:cstheme="minorHAnsi"/>
            <w:szCs w:val="24"/>
          </w:rPr>
          <w:t>c</w:t>
        </w:r>
        <w:r w:rsidR="00B54407" w:rsidRPr="0004297B">
          <w:rPr>
            <w:rFonts w:eastAsia="Calibri" w:cstheme="minorHAnsi"/>
            <w:szCs w:val="24"/>
          </w:rPr>
          <w:t xml:space="preserve">apital </w:t>
        </w:r>
        <w:r w:rsidR="00B54407">
          <w:rPr>
            <w:rFonts w:eastAsia="Calibri" w:cstheme="minorHAnsi"/>
            <w:szCs w:val="24"/>
          </w:rPr>
          <w:t>p</w:t>
        </w:r>
        <w:r w:rsidR="00B54407" w:rsidRPr="0004297B">
          <w:rPr>
            <w:rFonts w:eastAsia="Calibri" w:cstheme="minorHAnsi"/>
            <w:szCs w:val="24"/>
          </w:rPr>
          <w:t>unishment, (</w:t>
        </w:r>
        <w:r w:rsidR="00B54407" w:rsidRPr="0004297B">
          <w:rPr>
            <w:rFonts w:eastAsia="Calibri" w:cstheme="minorHAnsi"/>
            <w:i/>
            <w:iCs/>
            <w:szCs w:val="24"/>
          </w:rPr>
          <w:t>F</w:t>
        </w:r>
        <w:r w:rsidR="00B54407" w:rsidRPr="0004297B">
          <w:rPr>
            <w:rFonts w:eastAsia="Calibri" w:cstheme="minorHAnsi"/>
            <w:szCs w:val="24"/>
          </w:rPr>
          <w:t xml:space="preserve"> (4, 201) = 0.901, </w:t>
        </w:r>
        <w:r w:rsidR="00B54407" w:rsidRPr="0004297B">
          <w:rPr>
            <w:rFonts w:eastAsia="Calibri" w:cstheme="minorHAnsi"/>
            <w:i/>
            <w:iCs/>
            <w:szCs w:val="24"/>
          </w:rPr>
          <w:t>p</w:t>
        </w:r>
        <w:r w:rsidR="00B54407" w:rsidRPr="0004297B">
          <w:rPr>
            <w:rFonts w:eastAsia="Calibri" w:cstheme="minorHAnsi"/>
            <w:szCs w:val="24"/>
          </w:rPr>
          <w:t xml:space="preserve"> = </w:t>
        </w:r>
        <w:r w:rsidR="00B54407" w:rsidRPr="00E91350">
          <w:rPr>
            <w:rFonts w:eastAsia="Calibri" w:cstheme="minorHAnsi"/>
            <w:szCs w:val="24"/>
          </w:rPr>
          <w:t>0.464</w:t>
        </w:r>
        <w:r w:rsidR="00B54407" w:rsidRPr="0004297B">
          <w:rPr>
            <w:rFonts w:eastAsia="Calibri" w:cstheme="minorHAnsi"/>
            <w:szCs w:val="24"/>
          </w:rPr>
          <w:t xml:space="preserve">); 3) </w:t>
        </w:r>
        <w:r w:rsidR="00B54407">
          <w:rPr>
            <w:rFonts w:eastAsia="Calibri" w:cstheme="minorHAnsi"/>
            <w:szCs w:val="24"/>
          </w:rPr>
          <w:t>c</w:t>
        </w:r>
        <w:r w:rsidR="00B54407" w:rsidRPr="0004297B">
          <w:rPr>
            <w:rFonts w:eastAsia="Calibri" w:cstheme="minorHAnsi"/>
            <w:szCs w:val="24"/>
          </w:rPr>
          <w:t xml:space="preserve">limate </w:t>
        </w:r>
        <w:r w:rsidR="00B54407">
          <w:rPr>
            <w:rFonts w:eastAsia="Calibri" w:cstheme="minorHAnsi"/>
            <w:szCs w:val="24"/>
          </w:rPr>
          <w:t>c</w:t>
        </w:r>
        <w:r w:rsidR="00B54407" w:rsidRPr="0004297B">
          <w:rPr>
            <w:rFonts w:eastAsia="Calibri" w:cstheme="minorHAnsi"/>
            <w:szCs w:val="24"/>
          </w:rPr>
          <w:t>hange, (</w:t>
        </w:r>
        <w:r w:rsidR="00B54407" w:rsidRPr="0004297B">
          <w:rPr>
            <w:rFonts w:eastAsia="Calibri" w:cstheme="minorHAnsi"/>
            <w:i/>
            <w:iCs/>
            <w:szCs w:val="24"/>
          </w:rPr>
          <w:t>F</w:t>
        </w:r>
        <w:r w:rsidR="00B54407" w:rsidRPr="0004297B">
          <w:rPr>
            <w:rFonts w:eastAsia="Calibri" w:cstheme="minorHAnsi"/>
            <w:szCs w:val="24"/>
          </w:rPr>
          <w:t xml:space="preserve"> (4, 199) = 0.364, </w:t>
        </w:r>
        <w:r w:rsidR="00B54407" w:rsidRPr="0004297B">
          <w:rPr>
            <w:rFonts w:eastAsia="Calibri" w:cstheme="minorHAnsi"/>
            <w:i/>
            <w:iCs/>
            <w:szCs w:val="24"/>
          </w:rPr>
          <w:t>p</w:t>
        </w:r>
        <w:r w:rsidR="00B54407" w:rsidRPr="0004297B">
          <w:rPr>
            <w:rFonts w:eastAsia="Calibri" w:cstheme="minorHAnsi"/>
            <w:szCs w:val="24"/>
          </w:rPr>
          <w:t xml:space="preserve"> = </w:t>
        </w:r>
        <w:r w:rsidR="00B54407" w:rsidRPr="00E91350">
          <w:rPr>
            <w:rFonts w:eastAsia="Calibri" w:cstheme="minorHAnsi"/>
            <w:szCs w:val="24"/>
          </w:rPr>
          <w:t>0.834</w:t>
        </w:r>
        <w:r w:rsidR="00B54407" w:rsidRPr="0004297B">
          <w:rPr>
            <w:rFonts w:eastAsia="Calibri" w:cstheme="minorHAnsi"/>
            <w:szCs w:val="24"/>
          </w:rPr>
          <w:t xml:space="preserve">); or 4) </w:t>
        </w:r>
        <w:r w:rsidR="00B54407">
          <w:rPr>
            <w:rFonts w:eastAsia="Calibri" w:cstheme="minorHAnsi"/>
            <w:szCs w:val="24"/>
          </w:rPr>
          <w:t>e</w:t>
        </w:r>
        <w:r w:rsidR="00B54407" w:rsidRPr="0004297B">
          <w:rPr>
            <w:rFonts w:eastAsia="Calibri" w:cstheme="minorHAnsi"/>
            <w:szCs w:val="24"/>
          </w:rPr>
          <w:t>xercise, (</w:t>
        </w:r>
        <w:r w:rsidR="00B54407" w:rsidRPr="0004297B">
          <w:rPr>
            <w:rFonts w:eastAsia="Calibri" w:cstheme="minorHAnsi"/>
            <w:i/>
            <w:iCs/>
            <w:szCs w:val="24"/>
          </w:rPr>
          <w:t>F</w:t>
        </w:r>
        <w:r w:rsidR="00B54407" w:rsidRPr="0004297B">
          <w:rPr>
            <w:rFonts w:eastAsia="Calibri" w:cstheme="minorHAnsi"/>
            <w:szCs w:val="24"/>
          </w:rPr>
          <w:t xml:space="preserve"> (4, 200) = 1.442, </w:t>
        </w:r>
        <w:r w:rsidR="00B54407" w:rsidRPr="0004297B">
          <w:rPr>
            <w:rFonts w:eastAsia="Calibri" w:cstheme="minorHAnsi"/>
            <w:i/>
            <w:iCs/>
            <w:szCs w:val="24"/>
          </w:rPr>
          <w:t>p</w:t>
        </w:r>
        <w:r w:rsidR="00B54407" w:rsidRPr="0004297B">
          <w:rPr>
            <w:rFonts w:eastAsia="Calibri" w:cstheme="minorHAnsi"/>
            <w:szCs w:val="24"/>
          </w:rPr>
          <w:t xml:space="preserve"> = </w:t>
        </w:r>
        <w:r w:rsidR="00B54407">
          <w:rPr>
            <w:rFonts w:eastAsia="Calibri" w:cstheme="minorHAnsi"/>
            <w:szCs w:val="24"/>
          </w:rPr>
          <w:t>0.222</w:t>
        </w:r>
        <w:r w:rsidR="00B54407" w:rsidRPr="0004297B">
          <w:rPr>
            <w:rFonts w:eastAsia="Calibri" w:cstheme="minorHAnsi"/>
            <w:szCs w:val="24"/>
          </w:rPr>
          <w:t>). However, there was a significant main effect of openness to belief change on support for UHC (</w:t>
        </w:r>
        <w:r w:rsidR="00B54407" w:rsidRPr="0004297B">
          <w:rPr>
            <w:rFonts w:eastAsia="Calibri" w:cstheme="minorHAnsi"/>
            <w:i/>
            <w:iCs/>
            <w:szCs w:val="24"/>
          </w:rPr>
          <w:t>F</w:t>
        </w:r>
        <w:r w:rsidR="00B54407" w:rsidRPr="0004297B">
          <w:rPr>
            <w:rFonts w:eastAsia="Calibri" w:cstheme="minorHAnsi"/>
            <w:szCs w:val="24"/>
          </w:rPr>
          <w:t xml:space="preserve"> (1, 198) = 6.825, </w:t>
        </w:r>
        <w:r w:rsidR="00B54407" w:rsidRPr="0004297B">
          <w:rPr>
            <w:rFonts w:eastAsia="Calibri" w:cstheme="minorHAnsi"/>
            <w:i/>
            <w:iCs/>
            <w:szCs w:val="24"/>
          </w:rPr>
          <w:t>p</w:t>
        </w:r>
        <w:r w:rsidR="00B54407" w:rsidRPr="0004297B">
          <w:rPr>
            <w:rFonts w:eastAsia="Calibri" w:cstheme="minorHAnsi"/>
            <w:szCs w:val="24"/>
          </w:rPr>
          <w:t xml:space="preserve"> &lt; .001) and e</w:t>
        </w:r>
        <w:r w:rsidR="00B54407" w:rsidRPr="00EC6100">
          <w:rPr>
            <w:rFonts w:eastAsia="Calibri" w:cstheme="minorHAnsi"/>
            <w:szCs w:val="24"/>
          </w:rPr>
          <w:t>xercise (</w:t>
        </w:r>
        <w:r w:rsidR="00B54407" w:rsidRPr="00EC6100">
          <w:rPr>
            <w:rFonts w:eastAsia="Calibri" w:cstheme="minorHAnsi"/>
            <w:i/>
            <w:iCs/>
            <w:szCs w:val="24"/>
          </w:rPr>
          <w:t>F</w:t>
        </w:r>
        <w:r w:rsidR="00B54407" w:rsidRPr="00EC6100">
          <w:rPr>
            <w:rFonts w:eastAsia="Calibri" w:cstheme="minorHAnsi"/>
            <w:szCs w:val="24"/>
          </w:rPr>
          <w:t xml:space="preserve"> (1, 200) = 2.819, </w:t>
        </w:r>
        <w:r w:rsidR="00B54407" w:rsidRPr="00EC6100">
          <w:rPr>
            <w:rFonts w:eastAsia="Calibri" w:cstheme="minorHAnsi"/>
            <w:i/>
            <w:iCs/>
            <w:szCs w:val="24"/>
          </w:rPr>
          <w:t>p</w:t>
        </w:r>
        <w:r w:rsidR="00B54407" w:rsidRPr="00EC6100">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00B54407" w:rsidRPr="00EC6100">
          <w:rPr>
            <w:rFonts w:eastAsia="Calibri" w:cstheme="minorHAnsi"/>
            <w:i/>
            <w:iCs/>
            <w:szCs w:val="24"/>
          </w:rPr>
          <w:t>F</w:t>
        </w:r>
        <w:r w:rsidR="00B54407" w:rsidRPr="00EC6100">
          <w:rPr>
            <w:rFonts w:eastAsia="Calibri" w:cstheme="minorHAnsi"/>
            <w:szCs w:val="24"/>
          </w:rPr>
          <w:t xml:space="preserve"> (4, 198) = 3.924, </w:t>
        </w:r>
        <w:r w:rsidR="00B54407" w:rsidRPr="00EC6100">
          <w:rPr>
            <w:rFonts w:eastAsia="Calibri" w:cstheme="minorHAnsi"/>
            <w:i/>
            <w:iCs/>
            <w:szCs w:val="24"/>
          </w:rPr>
          <w:t>p</w:t>
        </w:r>
        <w:r w:rsidR="00B54407" w:rsidRPr="00EC6100">
          <w:rPr>
            <w:rFonts w:eastAsia="Calibri" w:cstheme="minorHAnsi"/>
            <w:szCs w:val="24"/>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 = 0.3919, </w:t>
        </w:r>
        <w:r w:rsidR="00B54407" w:rsidRPr="00EC6100">
          <w:rPr>
            <w:rFonts w:eastAsia="Calibri" w:cstheme="minorHAnsi"/>
            <w:i/>
            <w:iCs/>
            <w:szCs w:val="24"/>
          </w:rPr>
          <w:t>p</w:t>
        </w:r>
        <w:r w:rsidR="00B54407" w:rsidRPr="00EC6100">
          <w:rPr>
            <w:rFonts w:eastAsia="Calibri" w:cstheme="minorHAnsi"/>
            <w:szCs w:val="24"/>
          </w:rPr>
          <w:t xml:space="preserve"> &lt; .01) and the pragmatic condition (ß = 11.816, </w:t>
        </w:r>
        <w:r w:rsidR="00B54407" w:rsidRPr="00EC6100">
          <w:rPr>
            <w:rFonts w:eastAsia="Calibri" w:cstheme="minorHAnsi"/>
            <w:i/>
            <w:iCs/>
            <w:szCs w:val="24"/>
          </w:rPr>
          <w:t>p</w:t>
        </w:r>
        <w:r w:rsidR="00B54407" w:rsidRPr="00EC6100">
          <w:rPr>
            <w:rFonts w:eastAsia="Calibri" w:cstheme="minorHAnsi"/>
            <w:szCs w:val="24"/>
          </w:rPr>
          <w:t xml:space="preserve"> &lt; .05), as well as significant </w:t>
        </w:r>
        <w:r w:rsidR="00B54407" w:rsidRPr="00EC6100">
          <w:rPr>
            <w:rFonts w:eastAsia="Calibri" w:cstheme="minorHAnsi"/>
            <w:szCs w:val="24"/>
          </w:rPr>
          <w:lastRenderedPageBreak/>
          <w:t xml:space="preserve">interactions between openness to belief change and the pragmatic conditions (ß = -0.5181, </w:t>
        </w:r>
        <w:r w:rsidR="00B54407" w:rsidRPr="00EC6100">
          <w:rPr>
            <w:rFonts w:eastAsia="Calibri" w:cstheme="minorHAnsi"/>
            <w:i/>
            <w:iCs/>
            <w:szCs w:val="24"/>
          </w:rPr>
          <w:t>p</w:t>
        </w:r>
        <w:r w:rsidR="00B54407" w:rsidRPr="00EC6100">
          <w:rPr>
            <w:rFonts w:eastAsia="Calibri" w:cstheme="minorHAnsi"/>
            <w:szCs w:val="24"/>
          </w:rPr>
          <w:t xml:space="preserve"> &lt; .01).</w:t>
        </w:r>
      </w:ins>
    </w:p>
    <w:p w14:paraId="07A334AB" w14:textId="188081DB" w:rsidR="00C85D09" w:rsidRPr="00EC6100" w:rsidRDefault="00CB1C59" w:rsidP="00C85D09">
      <w:pPr>
        <w:spacing w:after="100" w:afterAutospacing="1" w:line="480" w:lineRule="auto"/>
        <w:ind w:firstLine="720"/>
        <w:rPr>
          <w:ins w:id="1112" w:author="Duan, Sean (MU-Student)" w:date="2025-03-31T16:38:00Z" w16du:dateUtc="2025-03-31T21:38:00Z"/>
          <w:rFonts w:eastAsia="Calibri" w:cstheme="minorHAnsi"/>
          <w:szCs w:val="24"/>
        </w:rPr>
      </w:pPr>
      <w:ins w:id="1113" w:author="Duan, Sean (MU-Student)" w:date="2025-04-08T15:31:00Z" w16du:dateUtc="2025-04-08T20:31:00Z">
        <w:r>
          <w:rPr>
            <w:rFonts w:eastAsia="Calibri" w:cstheme="minorHAnsi"/>
            <w:szCs w:val="24"/>
          </w:rPr>
          <w:t xml:space="preserve">Additionally, </w:t>
        </w:r>
      </w:ins>
      <w:ins w:id="1114" w:author="Duan, Sean (MU-Student)" w:date="2025-03-31T16:38:00Z" w16du:dateUtc="2025-03-31T21:38:00Z">
        <w:r w:rsidR="00C85D09" w:rsidRPr="00EC6100">
          <w:rPr>
            <w:rFonts w:eastAsia="Calibri" w:cstheme="minorHAnsi"/>
            <w:szCs w:val="24"/>
          </w:rPr>
          <w:t>we conducted exploratory analyses on baseline differences in moral conviction and openness to belief change by topic. We used a simple one-way ANOVA predicting moral conviction or openness to belief change, with topic (e.g., UHC, Climate Change, etc.) as our main predictor.</w:t>
        </w:r>
        <w:r w:rsidR="00C85D09" w:rsidRPr="00EC6100">
          <w:rPr>
            <w:rFonts w:cstheme="minorHAnsi"/>
            <w:szCs w:val="24"/>
          </w:rPr>
          <w:t xml:space="preserve"> Our first</w:t>
        </w:r>
        <w:r w:rsidR="00C85D09" w:rsidRPr="00EC6100">
          <w:rPr>
            <w:rFonts w:eastAsia="Calibri" w:cstheme="minorHAnsi"/>
            <w:szCs w:val="24"/>
          </w:rPr>
          <w:t xml:space="preserve"> one-way ANOVA revealed that there was a statistically significant difference in openness to belief change between at least two of our topics (</w:t>
        </w:r>
        <w:r w:rsidR="00C85D09" w:rsidRPr="00EC6100">
          <w:rPr>
            <w:rFonts w:eastAsia="Calibri" w:cstheme="minorHAnsi"/>
            <w:i/>
            <w:iCs/>
            <w:szCs w:val="24"/>
          </w:rPr>
          <w:t>F</w:t>
        </w:r>
        <w:r w:rsidR="00C85D09" w:rsidRPr="00EC6100">
          <w:rPr>
            <w:rFonts w:eastAsia="Calibri" w:cstheme="minorHAnsi"/>
            <w:szCs w:val="24"/>
          </w:rPr>
          <w:t xml:space="preserve"> (3, 822) = 6.443, </w:t>
        </w:r>
        <w:r w:rsidR="00C85D09" w:rsidRPr="00EC6100">
          <w:rPr>
            <w:rFonts w:eastAsia="Calibri" w:cstheme="minorHAnsi"/>
            <w:i/>
            <w:iCs/>
            <w:szCs w:val="24"/>
          </w:rPr>
          <w:t>p</w:t>
        </w:r>
        <w:r w:rsidR="00C85D09" w:rsidRPr="00EC6100">
          <w:rPr>
            <w:rFonts w:eastAsia="Calibri" w:cstheme="minorHAnsi"/>
            <w:szCs w:val="24"/>
          </w:rPr>
          <w:t xml:space="preserve"> &lt; .001). A post hoc Tukey test showed that topic of UHC had significantly greater openness to belief change at p &lt; .05; there were no significant differences between any of the other topics on openness to belief change. </w:t>
        </w:r>
      </w:ins>
    </w:p>
    <w:p w14:paraId="1B2848E8" w14:textId="77777777" w:rsidR="00C85D09" w:rsidRPr="00EC6100" w:rsidRDefault="00C85D09" w:rsidP="00C85D09">
      <w:pPr>
        <w:spacing w:after="100" w:afterAutospacing="1" w:line="480" w:lineRule="auto"/>
        <w:ind w:firstLine="720"/>
        <w:rPr>
          <w:ins w:id="1115" w:author="Duan, Sean (MU-Student)" w:date="2025-03-31T16:38:00Z" w16du:dateUtc="2025-03-31T21:38:00Z"/>
          <w:rFonts w:eastAsia="Calibri" w:cstheme="minorHAnsi"/>
          <w:szCs w:val="24"/>
        </w:rPr>
      </w:pPr>
      <w:ins w:id="1116" w:author="Duan, Sean (MU-Student)" w:date="2025-03-31T16:38:00Z" w16du:dateUtc="2025-03-31T21:38:00Z">
        <w:r w:rsidRPr="00EC6100">
          <w:rPr>
            <w:rFonts w:eastAsia="Calibri" w:cstheme="minorHAnsi"/>
            <w:noProof/>
            <w:szCs w:val="24"/>
          </w:rPr>
          <w:lastRenderedPageBreak/>
          <w:drawing>
            <wp:inline distT="0" distB="0" distL="0" distR="0" wp14:anchorId="01B0290B" wp14:editId="5E2329DD">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ins>
    </w:p>
    <w:p w14:paraId="77C75AA4" w14:textId="6A615DFD" w:rsidR="0026570F" w:rsidRDefault="00C85D09" w:rsidP="0026570F">
      <w:pPr>
        <w:pStyle w:val="BodyText"/>
        <w:spacing w:line="480" w:lineRule="auto"/>
        <w:rPr>
          <w:moveTo w:id="1117" w:author="Duan, Sean (MU-Student)" w:date="2025-03-31T16:40:00Z" w16du:dateUtc="2025-03-31T21:40:00Z"/>
        </w:rPr>
      </w:pPr>
      <w:ins w:id="1118" w:author="Duan, Sean (MU-Student)" w:date="2025-03-31T16:38:00Z" w16du:dateUtc="2025-03-31T21:38:00Z">
        <w:r w:rsidRPr="00EC6100">
          <w:rPr>
            <w:rFonts w:cstheme="minorHAnsi"/>
            <w:szCs w:val="24"/>
          </w:rPr>
          <w:t>Our Second</w:t>
        </w:r>
        <w:r w:rsidRPr="00EC6100">
          <w:rPr>
            <w:rFonts w:eastAsia="Calibri" w:cstheme="minorHAnsi"/>
            <w:szCs w:val="24"/>
          </w:rPr>
          <w:t xml:space="preserve"> one-way ANOVA revealed that there was a statistically significant difference in level of moral conviction between at least two of our topics (</w:t>
        </w:r>
        <w:r w:rsidRPr="00EC6100">
          <w:rPr>
            <w:rFonts w:eastAsia="Calibri" w:cstheme="minorHAnsi"/>
            <w:i/>
            <w:iCs/>
            <w:szCs w:val="24"/>
          </w:rPr>
          <w:t>F</w:t>
        </w:r>
        <w:r w:rsidRPr="00EC6100">
          <w:rPr>
            <w:rFonts w:eastAsia="Calibri" w:cstheme="minorHAnsi"/>
            <w:szCs w:val="24"/>
          </w:rPr>
          <w:t xml:space="preserve"> (3, 822) = 67.33, </w:t>
        </w:r>
        <w:r w:rsidRPr="00EC6100">
          <w:rPr>
            <w:rFonts w:eastAsia="Calibri" w:cstheme="minorHAnsi"/>
            <w:i/>
            <w:iCs/>
            <w:szCs w:val="24"/>
          </w:rPr>
          <w:t>p</w:t>
        </w:r>
        <w:r w:rsidRPr="00EC6100">
          <w:rPr>
            <w:rFonts w:eastAsia="Calibri" w:cstheme="minorHAnsi"/>
            <w:szCs w:val="24"/>
          </w:rPr>
          <w:t xml:space="preserve"> &lt; .001). A post hoc Tukey test showed that topic of exercise had significantly lower levels of moral conviction at p &lt; .05; there were no significant differences between any of the other topics on moral conviction.</w:t>
        </w:r>
      </w:ins>
      <w:ins w:id="1119" w:author="Duan, Sean (MU-Student)" w:date="2025-03-31T16:40:00Z" w16du:dateUtc="2025-03-31T21:40:00Z">
        <w:r w:rsidR="0026570F" w:rsidRPr="0026570F">
          <w:rPr>
            <w:rFonts w:eastAsia="Calibri" w:cstheme="minorHAnsi"/>
            <w:szCs w:val="24"/>
          </w:rPr>
          <w:t xml:space="preserve"> </w:t>
        </w:r>
      </w:ins>
      <w:moveToRangeStart w:id="1120" w:author="Duan, Sean (MU-Student)" w:date="2025-03-31T16:40:00Z" w:name="move194331653"/>
      <w:moveTo w:id="1121" w:author="Duan, Sean (MU-Student)" w:date="2025-03-31T16:40:00Z" w16du:dateUtc="2025-03-31T21:40:00Z">
        <w:r w:rsidR="0026570F" w:rsidRPr="00EC6100">
          <w:rPr>
            <w:rFonts w:eastAsia="Calibri" w:cstheme="minorHAnsi"/>
            <w:szCs w:val="24"/>
          </w:rPr>
          <w:t>Additionally, our exploratory analyses replicated previous findings by Wright and colleagues, indicating that exercise is a topic not generally viewed with moral conviction, and that climate change, capital punishment, and universal health care are.</w:t>
        </w:r>
      </w:moveTo>
    </w:p>
    <w:moveToRangeEnd w:id="1120"/>
    <w:p w14:paraId="0D4A97D9" w14:textId="77777777" w:rsidR="00C85D09" w:rsidRPr="00EC6100" w:rsidRDefault="00C85D09" w:rsidP="00C85D09">
      <w:pPr>
        <w:spacing w:after="100" w:afterAutospacing="1" w:line="480" w:lineRule="auto"/>
        <w:ind w:firstLine="720"/>
        <w:rPr>
          <w:ins w:id="1122" w:author="Duan, Sean (MU-Student)" w:date="2025-03-31T16:38:00Z" w16du:dateUtc="2025-03-31T21:38:00Z"/>
          <w:rFonts w:cstheme="minorHAnsi"/>
          <w:szCs w:val="24"/>
        </w:rPr>
      </w:pPr>
      <w:ins w:id="1123" w:author="Duan, Sean (MU-Student)" w:date="2025-03-31T16:38:00Z" w16du:dateUtc="2025-03-31T21:38:00Z">
        <w:r w:rsidRPr="00EC6100">
          <w:rPr>
            <w:rFonts w:cstheme="minorHAnsi"/>
            <w:noProof/>
            <w:szCs w:val="24"/>
          </w:rPr>
          <w:lastRenderedPageBreak/>
          <w:drawing>
            <wp:inline distT="0" distB="0" distL="0" distR="0" wp14:anchorId="0609FD33" wp14:editId="484345F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ins>
    </w:p>
    <w:p w14:paraId="1D79FBC1" w14:textId="69955992" w:rsidR="00C85D09" w:rsidDel="0026570F" w:rsidRDefault="0026570F">
      <w:pPr>
        <w:pStyle w:val="BodyText"/>
        <w:spacing w:line="480" w:lineRule="auto"/>
        <w:rPr>
          <w:moveFrom w:id="1124" w:author="Duan, Sean (MU-Student)" w:date="2025-03-31T16:40:00Z" w16du:dateUtc="2025-03-31T21:40:00Z"/>
        </w:rPr>
        <w:pPrChange w:id="1125" w:author="Duan, Sean (MU-Student)" w:date="2025-03-31T16:40:00Z" w16du:dateUtc="2025-03-31T21:40:00Z">
          <w:pPr>
            <w:pStyle w:val="BodyText"/>
          </w:pPr>
        </w:pPrChange>
      </w:pPr>
      <w:moveFromRangeStart w:id="1126" w:author="Duan, Sean (MU-Student)" w:date="2025-03-31T16:40:00Z" w:name="move194331653"/>
      <w:moveFrom w:id="1127" w:author="Duan, Sean (MU-Student)" w:date="2025-03-31T16:40:00Z" w16du:dateUtc="2025-03-31T21:40:00Z">
        <w:r w:rsidRPr="00EC6100" w:rsidDel="0026570F">
          <w:rPr>
            <w:rFonts w:eastAsia="Calibri" w:cstheme="minorHAnsi"/>
            <w:szCs w:val="24"/>
          </w:rPr>
          <w:t>Additionally, our exploratory analyses replicated previous findings by Wright and colleagues, indicating that exercise is a topic not generally viewed with moral conviction, and that climate change, capital punishment, and universal health care are.</w:t>
        </w:r>
      </w:moveFrom>
    </w:p>
    <w:moveFromRangeEnd w:id="1126"/>
    <w:p w14:paraId="5ACE0533" w14:textId="77777777" w:rsidR="00C85D09" w:rsidRDefault="00C85D09" w:rsidP="00235E75">
      <w:pPr>
        <w:pStyle w:val="BodyText"/>
        <w:rPr>
          <w:ins w:id="1128" w:author="Duan, Sean (MU-Student)" w:date="2025-03-30T18:03:00Z" w16du:dateUtc="2025-03-30T23:03:00Z"/>
        </w:rPr>
      </w:pPr>
    </w:p>
    <w:p w14:paraId="75EAC675" w14:textId="78CE5C7D" w:rsidR="00235E75" w:rsidRDefault="005A6765" w:rsidP="005A6765">
      <w:pPr>
        <w:pStyle w:val="Heading3"/>
        <w:rPr>
          <w:ins w:id="1129" w:author="Duan, Sean (MU-Student)" w:date="2025-03-30T18:06:00Z" w16du:dateUtc="2025-03-30T23:06:00Z"/>
        </w:rPr>
      </w:pPr>
      <w:bookmarkStart w:id="1130" w:name="_Toc194321840"/>
      <w:ins w:id="1131" w:author="Duan, Sean (MU-Student)" w:date="2025-03-30T18:05:00Z" w16du:dateUtc="2025-03-30T23:05:00Z">
        <w:r>
          <w:t>Study 3</w:t>
        </w:r>
      </w:ins>
      <w:bookmarkEnd w:id="1130"/>
    </w:p>
    <w:p w14:paraId="75DAE325" w14:textId="77777777" w:rsidR="00E42583" w:rsidRDefault="00E42583" w:rsidP="00E42583">
      <w:pPr>
        <w:rPr>
          <w:ins w:id="1132" w:author="Duan, Sean (MU-Student)" w:date="2025-03-30T18:16:00Z" w16du:dateUtc="2025-03-30T23:16:00Z"/>
        </w:rPr>
      </w:pPr>
    </w:p>
    <w:p w14:paraId="6EAA6EF5" w14:textId="77777777" w:rsidR="00527565" w:rsidRPr="0053741E" w:rsidRDefault="00527565" w:rsidP="00527565">
      <w:pPr>
        <w:spacing w:after="100" w:afterAutospacing="1" w:line="480" w:lineRule="auto"/>
        <w:rPr>
          <w:ins w:id="1133" w:author="Duan, Sean (MU-Student)" w:date="2025-03-30T18:16:00Z" w16du:dateUtc="2025-03-30T23:16:00Z"/>
          <w:rFonts w:ascii="Calibri" w:eastAsia="Calibri" w:hAnsi="Calibri" w:cs="Times New Roman"/>
          <w:i/>
          <w:iCs/>
        </w:rPr>
      </w:pPr>
      <w:ins w:id="1134" w:author="Duan, Sean (MU-Student)" w:date="2025-03-30T18:16:00Z" w16du:dateUtc="2025-03-30T23:16:00Z">
        <w:r>
          <w:rPr>
            <w:rFonts w:ascii="Calibri" w:eastAsia="Calibri" w:hAnsi="Calibri" w:cs="Times New Roman"/>
            <w:i/>
            <w:iCs/>
          </w:rPr>
          <w:t>Individual Difference Measures</w:t>
        </w:r>
      </w:ins>
    </w:p>
    <w:p w14:paraId="02226A38" w14:textId="1C7F7B30" w:rsidR="00E42583" w:rsidRPr="007A6A46" w:rsidRDefault="00E42583" w:rsidP="00E42583">
      <w:pPr>
        <w:spacing w:after="100" w:afterAutospacing="1" w:line="480" w:lineRule="auto"/>
        <w:ind w:firstLine="720"/>
        <w:rPr>
          <w:ins w:id="1135" w:author="Duan, Sean (MU-Student)" w:date="2025-03-30T18:06:00Z" w16du:dateUtc="2025-03-30T23:06:00Z"/>
          <w:rFonts w:ascii="Calibri" w:eastAsia="Calibri" w:hAnsi="Calibri" w:cs="Calibri"/>
        </w:rPr>
      </w:pPr>
      <w:ins w:id="1136" w:author="Duan, Sean (MU-Student)" w:date="2025-03-30T18:06:00Z" w16du:dateUtc="2025-03-30T23:06:00Z">
        <w:r w:rsidRPr="007858B7">
          <w:rPr>
            <w:rFonts w:ascii="Calibri" w:hAnsi="Calibri" w:cs="Calibri"/>
          </w:rPr>
          <w:t xml:space="preserve">Before examining the hypotheses, we examined whether participants differed in openness to belief change on the three topics. A </w:t>
        </w:r>
        <w:r w:rsidRPr="007A6A46">
          <w:rPr>
            <w:rFonts w:ascii="Calibri" w:eastAsia="Calibri" w:hAnsi="Calibri" w:cs="Calibri"/>
          </w:rPr>
          <w:t>one-way ANOVA revealed that there was a statistically significant difference in openness to belief change (</w:t>
        </w:r>
        <w:r w:rsidRPr="007A6A46">
          <w:rPr>
            <w:rFonts w:ascii="Calibri" w:eastAsia="Calibri" w:hAnsi="Calibri" w:cs="Calibri"/>
            <w:i/>
            <w:iCs/>
          </w:rPr>
          <w:t>F</w:t>
        </w:r>
        <w:r w:rsidRPr="007A6A46">
          <w:rPr>
            <w:rFonts w:ascii="Calibri" w:eastAsia="Calibri" w:hAnsi="Calibri" w:cs="Calibri"/>
          </w:rPr>
          <w:t xml:space="preserve"> (2, 1470) = 37.44, </w:t>
        </w:r>
        <w:r w:rsidRPr="007A6A46">
          <w:rPr>
            <w:rFonts w:ascii="Calibri" w:eastAsia="Calibri" w:hAnsi="Calibri" w:cs="Calibri"/>
            <w:i/>
            <w:iCs/>
          </w:rPr>
          <w:t>p</w:t>
        </w:r>
        <w:r w:rsidRPr="007A6A46">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w:t>
        </w:r>
        <w:r w:rsidRPr="007A6A46">
          <w:rPr>
            <w:rFonts w:ascii="Calibri" w:eastAsia="Calibri" w:hAnsi="Calibri" w:cs="Calibri"/>
          </w:rPr>
          <w:lastRenderedPageBreak/>
          <w:t>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w:t>
        </w:r>
      </w:ins>
      <w:ins w:id="1137" w:author="Duan, Sean (MU-Student)" w:date="2025-03-30T18:17:00Z" w16du:dateUtc="2025-03-30T23:17:00Z">
        <w:r w:rsidR="00527565">
          <w:rPr>
            <w:rFonts w:ascii="Calibri" w:eastAsia="Calibri" w:hAnsi="Calibri" w:cs="Calibri"/>
          </w:rPr>
          <w:t xml:space="preserve"> </w:t>
        </w:r>
      </w:ins>
      <w:ins w:id="1138" w:author="Duan, Sean (MU-Student)" w:date="2025-03-30T18:18:00Z" w16du:dateUtc="2025-03-30T23:18:00Z">
        <w:r w:rsidR="00527565">
          <w:rPr>
            <w:rFonts w:ascii="Calibri" w:eastAsia="Calibri" w:hAnsi="Calibri" w:cs="Calibri"/>
          </w:rPr>
          <w:t>This baseline difference in openness to belief change was relevant</w:t>
        </w:r>
        <w:r w:rsidR="00451981">
          <w:rPr>
            <w:rFonts w:ascii="Calibri" w:eastAsia="Calibri" w:hAnsi="Calibri" w:cs="Calibri"/>
          </w:rPr>
          <w:t xml:space="preserve"> because</w:t>
        </w:r>
        <w:r w:rsidR="00527565">
          <w:rPr>
            <w:rFonts w:ascii="Calibri" w:eastAsia="Calibri" w:hAnsi="Calibri" w:cs="Calibri"/>
          </w:rPr>
          <w:t xml:space="preserve"> </w:t>
        </w:r>
        <w:r w:rsidR="00451981">
          <w:rPr>
            <w:rFonts w:ascii="Calibri" w:eastAsia="Calibri" w:hAnsi="Calibri" w:cs="Calibri"/>
          </w:rPr>
          <w:t>t</w:t>
        </w:r>
      </w:ins>
      <w:ins w:id="1139" w:author="Duan, Sean (MU-Student)" w:date="2025-03-30T18:17:00Z" w16du:dateUtc="2025-03-30T23:17:00Z">
        <w:r w:rsidR="00527565" w:rsidRPr="00F22ED1">
          <w:rPr>
            <w:rFonts w:ascii="Calibri" w:eastAsia="Calibri" w:hAnsi="Calibri" w:cs="Times New Roman"/>
          </w:rPr>
          <w:t>here was a significant main effect of openness to belief change on</w:t>
        </w:r>
        <w:r w:rsidR="00527565">
          <w:rPr>
            <w:rFonts w:ascii="Calibri" w:eastAsia="Calibri" w:hAnsi="Calibri" w:cs="Times New Roman"/>
          </w:rPr>
          <w:t xml:space="preserve"> support for: </w:t>
        </w:r>
        <w:r w:rsidR="00527565" w:rsidRPr="00F22ED1">
          <w:rPr>
            <w:rFonts w:ascii="Calibri" w:eastAsia="Calibri" w:hAnsi="Calibri" w:cs="Times New Roman"/>
          </w:rPr>
          <w:t xml:space="preserve">1) </w:t>
        </w:r>
        <w:r w:rsidR="00527565" w:rsidRPr="00F22ED1">
          <w:rPr>
            <w:rFonts w:ascii="Calibri" w:eastAsia="Calibri" w:hAnsi="Calibri" w:cs="Times New Roman"/>
            <w:u w:val="single"/>
          </w:rPr>
          <w:t>Universal Health Care</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0629</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 </w:t>
        </w:r>
        <w:r w:rsidR="00527565">
          <w:rPr>
            <w:rFonts w:ascii="Calibri" w:eastAsia="Calibri" w:hAnsi="Calibri" w:cs="Times New Roman"/>
          </w:rPr>
          <w:t>0.05</w:t>
        </w:r>
        <w:r w:rsidR="00527565" w:rsidRPr="00F22ED1">
          <w:rPr>
            <w:rFonts w:ascii="Calibri" w:eastAsia="Calibri" w:hAnsi="Calibri" w:cs="Times New Roman"/>
          </w:rPr>
          <w:t xml:space="preserve">); 2) </w:t>
        </w:r>
        <w:r w:rsidR="00527565" w:rsidRPr="00F22ED1">
          <w:rPr>
            <w:rFonts w:ascii="Calibri" w:eastAsia="Calibri" w:hAnsi="Calibri" w:cs="Times New Roman"/>
            <w:u w:val="single"/>
          </w:rPr>
          <w:t>Capital Punishment</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121</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w:t>
        </w:r>
        <w:r w:rsidR="00527565">
          <w:rPr>
            <w:rFonts w:ascii="Calibri" w:eastAsia="Calibri" w:hAnsi="Calibri" w:cs="Times New Roman"/>
          </w:rPr>
          <w:t>&lt;</w:t>
        </w:r>
        <w:r w:rsidR="00527565" w:rsidRPr="00F22ED1">
          <w:rPr>
            <w:rFonts w:ascii="Calibri" w:eastAsia="Calibri" w:hAnsi="Calibri" w:cs="Times New Roman"/>
          </w:rPr>
          <w:t xml:space="preserve"> </w:t>
        </w:r>
        <w:r w:rsidR="00527565">
          <w:rPr>
            <w:rFonts w:ascii="Calibri" w:eastAsia="Calibri" w:hAnsi="Calibri" w:cs="Times New Roman"/>
          </w:rPr>
          <w:t>.001</w:t>
        </w:r>
        <w:r w:rsidR="00527565" w:rsidRPr="00F22ED1">
          <w:rPr>
            <w:rFonts w:ascii="Calibri" w:eastAsia="Calibri" w:hAnsi="Calibri" w:cs="Times New Roman"/>
          </w:rPr>
          <w:t xml:space="preserve">); </w:t>
        </w:r>
        <w:r w:rsidR="00527565">
          <w:rPr>
            <w:rFonts w:ascii="Calibri" w:eastAsia="Calibri" w:hAnsi="Calibri" w:cs="Times New Roman"/>
          </w:rPr>
          <w:t>and</w:t>
        </w:r>
        <w:r w:rsidR="00527565" w:rsidRPr="00F22ED1">
          <w:rPr>
            <w:rFonts w:ascii="Calibri" w:eastAsia="Calibri" w:hAnsi="Calibri" w:cs="Times New Roman"/>
          </w:rPr>
          <w:t xml:space="preserve"> </w:t>
        </w:r>
        <w:r w:rsidR="00527565">
          <w:rPr>
            <w:rFonts w:ascii="Calibri" w:eastAsia="Calibri" w:hAnsi="Calibri" w:cs="Times New Roman"/>
          </w:rPr>
          <w:t>3</w:t>
        </w:r>
        <w:r w:rsidR="00527565" w:rsidRPr="00F22ED1">
          <w:rPr>
            <w:rFonts w:ascii="Calibri" w:eastAsia="Calibri" w:hAnsi="Calibri" w:cs="Times New Roman"/>
          </w:rPr>
          <w:t xml:space="preserve">) </w:t>
        </w:r>
        <w:r w:rsidR="00527565">
          <w:rPr>
            <w:rFonts w:ascii="Calibri" w:eastAsia="Calibri" w:hAnsi="Calibri" w:cs="Times New Roman"/>
            <w:u w:val="single"/>
          </w:rPr>
          <w:t>AI in the Workplace</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1745</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w:t>
        </w:r>
        <w:r w:rsidR="00527565">
          <w:rPr>
            <w:rFonts w:ascii="Calibri" w:eastAsia="Calibri" w:hAnsi="Calibri" w:cs="Times New Roman"/>
          </w:rPr>
          <w:t>&lt;</w:t>
        </w:r>
        <w:r w:rsidR="00527565" w:rsidRPr="00F22ED1">
          <w:rPr>
            <w:rFonts w:ascii="Calibri" w:eastAsia="Calibri" w:hAnsi="Calibri" w:cs="Times New Roman"/>
          </w:rPr>
          <w:t xml:space="preserve"> </w:t>
        </w:r>
        <w:r w:rsidR="00527565">
          <w:rPr>
            <w:rFonts w:ascii="Calibri" w:eastAsia="Calibri" w:hAnsi="Calibri" w:cs="Times New Roman"/>
          </w:rPr>
          <w:t>.001</w:t>
        </w:r>
        <w:r w:rsidR="00527565" w:rsidRPr="00F22ED1">
          <w:rPr>
            <w:rFonts w:ascii="Calibri" w:eastAsia="Calibri" w:hAnsi="Calibri" w:cs="Times New Roman"/>
          </w:rPr>
          <w:t>)</w:t>
        </w:r>
        <w:r w:rsidR="00527565">
          <w:rPr>
            <w:rFonts w:ascii="Calibri" w:eastAsia="Calibri" w:hAnsi="Calibri" w:cs="Times New Roman"/>
          </w:rPr>
          <w:t>.</w:t>
        </w:r>
        <w:r w:rsidR="00527565">
          <w:rPr>
            <w:rFonts w:ascii="Calibri" w:eastAsia="Calibri" w:hAnsi="Calibri" w:cs="Calibri"/>
          </w:rPr>
          <w:t xml:space="preserve"> </w:t>
        </w:r>
      </w:ins>
    </w:p>
    <w:p w14:paraId="6F0A1738" w14:textId="77777777" w:rsidR="006405D8" w:rsidRDefault="00E42583" w:rsidP="005A6765">
      <w:pPr>
        <w:spacing w:after="100" w:afterAutospacing="1" w:line="480" w:lineRule="auto"/>
        <w:ind w:firstLine="720"/>
        <w:rPr>
          <w:ins w:id="1140" w:author="Duan, Sean (MU-Student)" w:date="2025-03-30T18:18:00Z" w16du:dateUtc="2025-03-30T23:18:00Z"/>
          <w:rFonts w:ascii="Calibri" w:eastAsia="Calibri" w:hAnsi="Calibri" w:cs="Times New Roman"/>
        </w:rPr>
      </w:pPr>
      <w:ins w:id="1141" w:author="Duan, Sean (MU-Student)" w:date="2025-03-30T18:06:00Z" w16du:dateUtc="2025-03-30T23:06:00Z">
        <w:r>
          <w:rPr>
            <w:rFonts w:ascii="Calibri" w:eastAsia="Calibri" w:hAnsi="Calibri" w:cs="Times New Roman"/>
          </w:rPr>
          <w:t xml:space="preserve">We also compared ratings of familiarity across the three topics, and a </w:t>
        </w:r>
        <w:r w:rsidRPr="00F22ED1">
          <w:rPr>
            <w:rFonts w:ascii="Calibri" w:eastAsia="Calibri" w:hAnsi="Calibri" w:cs="Times New Roman"/>
          </w:rPr>
          <w:t xml:space="preserve">one-way ANOVA revealed that there </w:t>
        </w:r>
        <w:r>
          <w:rPr>
            <w:rFonts w:ascii="Calibri" w:eastAsia="Calibri" w:hAnsi="Calibri" w:cs="Times New Roman"/>
          </w:rPr>
          <w:t xml:space="preserve">was a </w:t>
        </w:r>
        <w:r w:rsidRPr="00F22ED1">
          <w:rPr>
            <w:rFonts w:ascii="Calibri" w:eastAsia="Calibri" w:hAnsi="Calibri" w:cs="Times New Roman"/>
          </w:rPr>
          <w:t xml:space="preserve">significant </w:t>
        </w:r>
        <w:r>
          <w:rPr>
            <w:rFonts w:ascii="Calibri" w:eastAsia="Calibri" w:hAnsi="Calibri" w:cs="Times New Roman"/>
          </w:rPr>
          <w:t>main effect of topic familiarity</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all three of our topics had significant differences in topic familiarity 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We found that, contrary to </w:t>
        </w:r>
        <w:r>
          <w:rPr>
            <w:rFonts w:ascii="Calibri" w:eastAsia="Calibri" w:hAnsi="Calibri" w:cs="Times New Roman"/>
            <w:i/>
            <w:iCs/>
          </w:rPr>
          <w:t>a-priori</w:t>
        </w:r>
        <w:r>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firmly in the range of ‘moderately’ familiar, which is unexpected, given the relative novelty of the field of AI as a whole (as compared to universal health care, or capital punishment, which has been in existence for decades).</w:t>
        </w:r>
      </w:ins>
    </w:p>
    <w:p w14:paraId="405E6E09" w14:textId="311B6F65" w:rsidR="005A6765" w:rsidRDefault="005A6765" w:rsidP="005A6765">
      <w:pPr>
        <w:spacing w:after="100" w:afterAutospacing="1" w:line="480" w:lineRule="auto"/>
        <w:ind w:firstLine="720"/>
        <w:rPr>
          <w:ins w:id="1142" w:author="Duan, Sean (MU-Student)" w:date="2025-03-30T18:05:00Z" w16du:dateUtc="2025-03-30T23:05:00Z"/>
          <w:rFonts w:ascii="Calibri" w:eastAsia="Calibri" w:hAnsi="Calibri" w:cs="Times New Roman"/>
        </w:rPr>
      </w:pPr>
      <w:ins w:id="1143" w:author="Duan, Sean (MU-Student)" w:date="2025-03-30T18:05:00Z" w16du:dateUtc="2025-03-30T23:05:00Z">
        <w:r>
          <w:rPr>
            <w:rFonts w:ascii="Calibri" w:eastAsia="Calibri" w:hAnsi="Calibri" w:cs="Times New Roman"/>
          </w:rPr>
          <w:t xml:space="preserve">One additional exploratory analysis was to determine if the effects of the social consensus and moral conviction manipulations were related to initial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w:t>
        </w:r>
        <w:r>
          <w:rPr>
            <w:rFonts w:ascii="Calibri" w:eastAsia="Calibri" w:hAnsi="Calibri" w:cs="Times New Roman"/>
          </w:rPr>
          <w:lastRenderedPageBreak/>
          <w:t>‘positive’.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individuals were in each category, for each topic.</w:t>
        </w:r>
      </w:ins>
      <w:ins w:id="1144" w:author="Duan, Sean (MU-Student)" w:date="2025-03-30T18:09:00Z" w16du:dateUtc="2025-03-30T23:09:00Z">
        <w:r w:rsidR="00094833">
          <w:rPr>
            <w:rFonts w:ascii="Calibri" w:eastAsia="Calibri" w:hAnsi="Calibri" w:cs="Times New Roman"/>
          </w:rPr>
          <w:t xml:space="preserve"> Additionally, the graphs below shows </w:t>
        </w:r>
      </w:ins>
      <w:ins w:id="1145" w:author="Duan, Sean (MU-Student)" w:date="2025-03-30T18:11:00Z" w16du:dateUtc="2025-03-30T23:11:00Z">
        <w:r w:rsidR="00043625">
          <w:rPr>
            <w:rFonts w:ascii="Calibri" w:eastAsia="Calibri" w:hAnsi="Calibri" w:cs="Times New Roman"/>
          </w:rPr>
          <w:t>how this pattern of results repeats across all three topics.</w:t>
        </w:r>
      </w:ins>
    </w:p>
    <w:tbl>
      <w:tblPr>
        <w:tblStyle w:val="TableGrid"/>
        <w:tblW w:w="0" w:type="auto"/>
        <w:tblLook w:val="04A0" w:firstRow="1" w:lastRow="0" w:firstColumn="1" w:lastColumn="0" w:noHBand="0" w:noVBand="1"/>
      </w:tblPr>
      <w:tblGrid>
        <w:gridCol w:w="2337"/>
        <w:gridCol w:w="2337"/>
        <w:gridCol w:w="2338"/>
        <w:gridCol w:w="2338"/>
      </w:tblGrid>
      <w:tr w:rsidR="005A6765" w14:paraId="0EDD8EA5" w14:textId="77777777" w:rsidTr="0053741E">
        <w:trPr>
          <w:ins w:id="1146" w:author="Duan, Sean (MU-Student)" w:date="2025-03-30T18:05:00Z"/>
        </w:trPr>
        <w:tc>
          <w:tcPr>
            <w:tcW w:w="2337" w:type="dxa"/>
          </w:tcPr>
          <w:p w14:paraId="01B028AA" w14:textId="77777777" w:rsidR="005A6765" w:rsidRDefault="005A6765" w:rsidP="0053741E">
            <w:pPr>
              <w:spacing w:after="100" w:afterAutospacing="1" w:line="480" w:lineRule="auto"/>
              <w:rPr>
                <w:ins w:id="1147" w:author="Duan, Sean (MU-Student)" w:date="2025-03-30T18:05:00Z" w16du:dateUtc="2025-03-30T23:05:00Z"/>
                <w:rFonts w:ascii="Calibri" w:eastAsia="Calibri" w:hAnsi="Calibri" w:cs="Times New Roman"/>
              </w:rPr>
            </w:pPr>
          </w:p>
        </w:tc>
        <w:tc>
          <w:tcPr>
            <w:tcW w:w="2337" w:type="dxa"/>
          </w:tcPr>
          <w:p w14:paraId="5E14A99E" w14:textId="77777777" w:rsidR="005A6765" w:rsidRPr="000F5804" w:rsidRDefault="005A6765" w:rsidP="0053741E">
            <w:pPr>
              <w:spacing w:after="100" w:afterAutospacing="1" w:line="480" w:lineRule="auto"/>
              <w:rPr>
                <w:ins w:id="1148" w:author="Duan, Sean (MU-Student)" w:date="2025-03-30T18:05:00Z" w16du:dateUtc="2025-03-30T23:05:00Z"/>
                <w:rFonts w:ascii="Calibri" w:eastAsia="Calibri" w:hAnsi="Calibri" w:cs="Times New Roman"/>
                <w:b/>
                <w:bCs/>
              </w:rPr>
            </w:pPr>
            <w:ins w:id="1149" w:author="Duan, Sean (MU-Student)" w:date="2025-03-30T18:05:00Z" w16du:dateUtc="2025-03-30T23:05:00Z">
              <w:r w:rsidRPr="000F5804">
                <w:rPr>
                  <w:rFonts w:ascii="Calibri" w:eastAsia="Calibri" w:hAnsi="Calibri" w:cs="Times New Roman"/>
                  <w:b/>
                  <w:bCs/>
                </w:rPr>
                <w:t>Negative</w:t>
              </w:r>
            </w:ins>
          </w:p>
        </w:tc>
        <w:tc>
          <w:tcPr>
            <w:tcW w:w="2338" w:type="dxa"/>
          </w:tcPr>
          <w:p w14:paraId="59BC0484" w14:textId="77777777" w:rsidR="005A6765" w:rsidRPr="000F5804" w:rsidRDefault="005A6765" w:rsidP="0053741E">
            <w:pPr>
              <w:spacing w:after="100" w:afterAutospacing="1" w:line="480" w:lineRule="auto"/>
              <w:rPr>
                <w:ins w:id="1150" w:author="Duan, Sean (MU-Student)" w:date="2025-03-30T18:05:00Z" w16du:dateUtc="2025-03-30T23:05:00Z"/>
                <w:rFonts w:ascii="Calibri" w:eastAsia="Calibri" w:hAnsi="Calibri" w:cs="Times New Roman"/>
                <w:b/>
                <w:bCs/>
              </w:rPr>
            </w:pPr>
            <w:ins w:id="1151" w:author="Duan, Sean (MU-Student)" w:date="2025-03-30T18:05:00Z" w16du:dateUtc="2025-03-30T23:05:00Z">
              <w:r w:rsidRPr="000F5804">
                <w:rPr>
                  <w:rFonts w:ascii="Calibri" w:eastAsia="Calibri" w:hAnsi="Calibri" w:cs="Times New Roman"/>
                  <w:b/>
                  <w:bCs/>
                </w:rPr>
                <w:t>Neutral</w:t>
              </w:r>
            </w:ins>
          </w:p>
        </w:tc>
        <w:tc>
          <w:tcPr>
            <w:tcW w:w="2338" w:type="dxa"/>
          </w:tcPr>
          <w:p w14:paraId="1D061EF0" w14:textId="77777777" w:rsidR="005A6765" w:rsidRPr="000F5804" w:rsidRDefault="005A6765" w:rsidP="0053741E">
            <w:pPr>
              <w:spacing w:after="100" w:afterAutospacing="1" w:line="480" w:lineRule="auto"/>
              <w:rPr>
                <w:ins w:id="1152" w:author="Duan, Sean (MU-Student)" w:date="2025-03-30T18:05:00Z" w16du:dateUtc="2025-03-30T23:05:00Z"/>
                <w:rFonts w:ascii="Calibri" w:eastAsia="Calibri" w:hAnsi="Calibri" w:cs="Times New Roman"/>
                <w:b/>
                <w:bCs/>
              </w:rPr>
            </w:pPr>
            <w:ins w:id="1153" w:author="Duan, Sean (MU-Student)" w:date="2025-03-30T18:05:00Z" w16du:dateUtc="2025-03-30T23:05:00Z">
              <w:r w:rsidRPr="000F5804">
                <w:rPr>
                  <w:rFonts w:ascii="Calibri" w:eastAsia="Calibri" w:hAnsi="Calibri" w:cs="Times New Roman"/>
                  <w:b/>
                  <w:bCs/>
                </w:rPr>
                <w:t>Positive</w:t>
              </w:r>
            </w:ins>
          </w:p>
        </w:tc>
      </w:tr>
      <w:tr w:rsidR="005A6765" w14:paraId="317AABEA" w14:textId="77777777" w:rsidTr="0053741E">
        <w:trPr>
          <w:ins w:id="1154" w:author="Duan, Sean (MU-Student)" w:date="2025-03-30T18:05:00Z"/>
        </w:trPr>
        <w:tc>
          <w:tcPr>
            <w:tcW w:w="2337" w:type="dxa"/>
          </w:tcPr>
          <w:p w14:paraId="64B5FEEB" w14:textId="77777777" w:rsidR="005A6765" w:rsidRPr="000F5804" w:rsidRDefault="005A6765" w:rsidP="0053741E">
            <w:pPr>
              <w:spacing w:after="100" w:afterAutospacing="1" w:line="480" w:lineRule="auto"/>
              <w:rPr>
                <w:ins w:id="1155" w:author="Duan, Sean (MU-Student)" w:date="2025-03-30T18:05:00Z" w16du:dateUtc="2025-03-30T23:05:00Z"/>
                <w:rFonts w:ascii="Calibri" w:eastAsia="Calibri" w:hAnsi="Calibri" w:cs="Times New Roman"/>
                <w:b/>
                <w:bCs/>
              </w:rPr>
            </w:pPr>
            <w:ins w:id="1156" w:author="Duan, Sean (MU-Student)" w:date="2025-03-30T18:05:00Z" w16du:dateUtc="2025-03-30T23:05:00Z">
              <w:r w:rsidRPr="000F5804">
                <w:rPr>
                  <w:rFonts w:ascii="Calibri" w:eastAsia="Calibri" w:hAnsi="Calibri" w:cs="Times New Roman"/>
                  <w:b/>
                  <w:bCs/>
                </w:rPr>
                <w:t>UHC</w:t>
              </w:r>
            </w:ins>
          </w:p>
        </w:tc>
        <w:tc>
          <w:tcPr>
            <w:tcW w:w="2337" w:type="dxa"/>
          </w:tcPr>
          <w:p w14:paraId="3501794E" w14:textId="77777777" w:rsidR="005A6765" w:rsidRDefault="005A6765" w:rsidP="0053741E">
            <w:pPr>
              <w:spacing w:after="100" w:afterAutospacing="1" w:line="480" w:lineRule="auto"/>
              <w:rPr>
                <w:ins w:id="1157" w:author="Duan, Sean (MU-Student)" w:date="2025-03-30T18:05:00Z" w16du:dateUtc="2025-03-30T23:05:00Z"/>
                <w:rFonts w:ascii="Calibri" w:eastAsia="Calibri" w:hAnsi="Calibri" w:cs="Times New Roman"/>
              </w:rPr>
            </w:pPr>
            <w:ins w:id="1158" w:author="Duan, Sean (MU-Student)" w:date="2025-03-30T18:05:00Z" w16du:dateUtc="2025-03-30T23:05:00Z">
              <w:r>
                <w:rPr>
                  <w:rFonts w:ascii="Calibri" w:eastAsia="Calibri" w:hAnsi="Calibri" w:cs="Times New Roman"/>
                </w:rPr>
                <w:t>72</w:t>
              </w:r>
            </w:ins>
          </w:p>
        </w:tc>
        <w:tc>
          <w:tcPr>
            <w:tcW w:w="2338" w:type="dxa"/>
          </w:tcPr>
          <w:p w14:paraId="14976973" w14:textId="77777777" w:rsidR="005A6765" w:rsidRDefault="005A6765" w:rsidP="0053741E">
            <w:pPr>
              <w:spacing w:after="100" w:afterAutospacing="1" w:line="480" w:lineRule="auto"/>
              <w:rPr>
                <w:ins w:id="1159" w:author="Duan, Sean (MU-Student)" w:date="2025-03-30T18:05:00Z" w16du:dateUtc="2025-03-30T23:05:00Z"/>
                <w:rFonts w:ascii="Calibri" w:eastAsia="Calibri" w:hAnsi="Calibri" w:cs="Times New Roman"/>
              </w:rPr>
            </w:pPr>
            <w:ins w:id="1160" w:author="Duan, Sean (MU-Student)" w:date="2025-03-30T18:05:00Z" w16du:dateUtc="2025-03-30T23:05:00Z">
              <w:r>
                <w:rPr>
                  <w:rFonts w:ascii="Calibri" w:eastAsia="Calibri" w:hAnsi="Calibri" w:cs="Times New Roman"/>
                </w:rPr>
                <w:t>47</w:t>
              </w:r>
            </w:ins>
          </w:p>
        </w:tc>
        <w:tc>
          <w:tcPr>
            <w:tcW w:w="2338" w:type="dxa"/>
          </w:tcPr>
          <w:p w14:paraId="0FB51887" w14:textId="77777777" w:rsidR="005A6765" w:rsidRDefault="005A6765" w:rsidP="0053741E">
            <w:pPr>
              <w:spacing w:after="100" w:afterAutospacing="1" w:line="480" w:lineRule="auto"/>
              <w:rPr>
                <w:ins w:id="1161" w:author="Duan, Sean (MU-Student)" w:date="2025-03-30T18:05:00Z" w16du:dateUtc="2025-03-30T23:05:00Z"/>
                <w:rFonts w:ascii="Calibri" w:eastAsia="Calibri" w:hAnsi="Calibri" w:cs="Times New Roman"/>
              </w:rPr>
            </w:pPr>
            <w:ins w:id="1162" w:author="Duan, Sean (MU-Student)" w:date="2025-03-30T18:05:00Z" w16du:dateUtc="2025-03-30T23:05:00Z">
              <w:r>
                <w:rPr>
                  <w:rFonts w:ascii="Calibri" w:eastAsia="Calibri" w:hAnsi="Calibri" w:cs="Times New Roman"/>
                </w:rPr>
                <w:t>372</w:t>
              </w:r>
            </w:ins>
          </w:p>
        </w:tc>
      </w:tr>
      <w:tr w:rsidR="005A6765" w14:paraId="0E5A9B67" w14:textId="77777777" w:rsidTr="0053741E">
        <w:trPr>
          <w:ins w:id="1163" w:author="Duan, Sean (MU-Student)" w:date="2025-03-30T18:05:00Z"/>
        </w:trPr>
        <w:tc>
          <w:tcPr>
            <w:tcW w:w="2337" w:type="dxa"/>
          </w:tcPr>
          <w:p w14:paraId="4A2204AD" w14:textId="77777777" w:rsidR="005A6765" w:rsidRPr="000F5804" w:rsidRDefault="005A6765" w:rsidP="0053741E">
            <w:pPr>
              <w:spacing w:after="100" w:afterAutospacing="1" w:line="480" w:lineRule="auto"/>
              <w:rPr>
                <w:ins w:id="1164" w:author="Duan, Sean (MU-Student)" w:date="2025-03-30T18:05:00Z" w16du:dateUtc="2025-03-30T23:05:00Z"/>
                <w:rFonts w:ascii="Calibri" w:eastAsia="Calibri" w:hAnsi="Calibri" w:cs="Times New Roman"/>
                <w:b/>
                <w:bCs/>
              </w:rPr>
            </w:pPr>
            <w:ins w:id="1165" w:author="Duan, Sean (MU-Student)" w:date="2025-03-30T18:05:00Z" w16du:dateUtc="2025-03-30T23:05:00Z">
              <w:r w:rsidRPr="000F5804">
                <w:rPr>
                  <w:rFonts w:ascii="Calibri" w:eastAsia="Calibri" w:hAnsi="Calibri" w:cs="Times New Roman"/>
                  <w:b/>
                  <w:bCs/>
                </w:rPr>
                <w:t>Capital Punishment</w:t>
              </w:r>
            </w:ins>
          </w:p>
        </w:tc>
        <w:tc>
          <w:tcPr>
            <w:tcW w:w="2337" w:type="dxa"/>
          </w:tcPr>
          <w:p w14:paraId="161A446E" w14:textId="77777777" w:rsidR="005A6765" w:rsidRDefault="005A6765" w:rsidP="0053741E">
            <w:pPr>
              <w:spacing w:after="100" w:afterAutospacing="1" w:line="480" w:lineRule="auto"/>
              <w:rPr>
                <w:ins w:id="1166" w:author="Duan, Sean (MU-Student)" w:date="2025-03-30T18:05:00Z" w16du:dateUtc="2025-03-30T23:05:00Z"/>
                <w:rFonts w:ascii="Calibri" w:eastAsia="Calibri" w:hAnsi="Calibri" w:cs="Times New Roman"/>
              </w:rPr>
            </w:pPr>
            <w:ins w:id="1167" w:author="Duan, Sean (MU-Student)" w:date="2025-03-30T18:05:00Z" w16du:dateUtc="2025-03-30T23:05:00Z">
              <w:r>
                <w:rPr>
                  <w:rFonts w:ascii="Calibri" w:eastAsia="Calibri" w:hAnsi="Calibri" w:cs="Times New Roman"/>
                </w:rPr>
                <w:t>260</w:t>
              </w:r>
            </w:ins>
          </w:p>
        </w:tc>
        <w:tc>
          <w:tcPr>
            <w:tcW w:w="2338" w:type="dxa"/>
          </w:tcPr>
          <w:p w14:paraId="08BFF2CD" w14:textId="77777777" w:rsidR="005A6765" w:rsidRDefault="005A6765" w:rsidP="0053741E">
            <w:pPr>
              <w:spacing w:after="100" w:afterAutospacing="1" w:line="480" w:lineRule="auto"/>
              <w:rPr>
                <w:ins w:id="1168" w:author="Duan, Sean (MU-Student)" w:date="2025-03-30T18:05:00Z" w16du:dateUtc="2025-03-30T23:05:00Z"/>
                <w:rFonts w:ascii="Calibri" w:eastAsia="Calibri" w:hAnsi="Calibri" w:cs="Times New Roman"/>
              </w:rPr>
            </w:pPr>
            <w:ins w:id="1169" w:author="Duan, Sean (MU-Student)" w:date="2025-03-30T18:05:00Z" w16du:dateUtc="2025-03-30T23:05:00Z">
              <w:r>
                <w:rPr>
                  <w:rFonts w:ascii="Calibri" w:eastAsia="Calibri" w:hAnsi="Calibri" w:cs="Times New Roman"/>
                </w:rPr>
                <w:t>51</w:t>
              </w:r>
            </w:ins>
          </w:p>
        </w:tc>
        <w:tc>
          <w:tcPr>
            <w:tcW w:w="2338" w:type="dxa"/>
          </w:tcPr>
          <w:p w14:paraId="46D256D9" w14:textId="77777777" w:rsidR="005A6765" w:rsidRDefault="005A6765" w:rsidP="0053741E">
            <w:pPr>
              <w:spacing w:after="100" w:afterAutospacing="1" w:line="480" w:lineRule="auto"/>
              <w:rPr>
                <w:ins w:id="1170" w:author="Duan, Sean (MU-Student)" w:date="2025-03-30T18:05:00Z" w16du:dateUtc="2025-03-30T23:05:00Z"/>
                <w:rFonts w:ascii="Calibri" w:eastAsia="Calibri" w:hAnsi="Calibri" w:cs="Times New Roman"/>
              </w:rPr>
            </w:pPr>
            <w:ins w:id="1171" w:author="Duan, Sean (MU-Student)" w:date="2025-03-30T18:05:00Z" w16du:dateUtc="2025-03-30T23:05:00Z">
              <w:r>
                <w:rPr>
                  <w:rFonts w:ascii="Calibri" w:eastAsia="Calibri" w:hAnsi="Calibri" w:cs="Times New Roman"/>
                </w:rPr>
                <w:t>180</w:t>
              </w:r>
            </w:ins>
          </w:p>
        </w:tc>
      </w:tr>
      <w:tr w:rsidR="005A6765" w14:paraId="0C6DBEB4" w14:textId="77777777" w:rsidTr="0053741E">
        <w:trPr>
          <w:ins w:id="1172" w:author="Duan, Sean (MU-Student)" w:date="2025-03-30T18:05:00Z"/>
        </w:trPr>
        <w:tc>
          <w:tcPr>
            <w:tcW w:w="2337" w:type="dxa"/>
          </w:tcPr>
          <w:p w14:paraId="4508665B" w14:textId="77777777" w:rsidR="005A6765" w:rsidRPr="000F5804" w:rsidRDefault="005A6765" w:rsidP="0053741E">
            <w:pPr>
              <w:spacing w:after="100" w:afterAutospacing="1" w:line="480" w:lineRule="auto"/>
              <w:rPr>
                <w:ins w:id="1173" w:author="Duan, Sean (MU-Student)" w:date="2025-03-30T18:05:00Z" w16du:dateUtc="2025-03-30T23:05:00Z"/>
                <w:rFonts w:ascii="Calibri" w:eastAsia="Calibri" w:hAnsi="Calibri" w:cs="Times New Roman"/>
                <w:b/>
                <w:bCs/>
              </w:rPr>
            </w:pPr>
            <w:ins w:id="1174" w:author="Duan, Sean (MU-Student)" w:date="2025-03-30T18:05:00Z" w16du:dateUtc="2025-03-30T23:05:00Z">
              <w:r w:rsidRPr="000F5804">
                <w:rPr>
                  <w:rFonts w:ascii="Calibri" w:eastAsia="Calibri" w:hAnsi="Calibri" w:cs="Times New Roman"/>
                  <w:b/>
                  <w:bCs/>
                </w:rPr>
                <w:t>AI in the Workplace</w:t>
              </w:r>
            </w:ins>
          </w:p>
        </w:tc>
        <w:tc>
          <w:tcPr>
            <w:tcW w:w="2337" w:type="dxa"/>
          </w:tcPr>
          <w:p w14:paraId="6E4B83C7" w14:textId="77777777" w:rsidR="005A6765" w:rsidRDefault="005A6765" w:rsidP="0053741E">
            <w:pPr>
              <w:spacing w:after="100" w:afterAutospacing="1" w:line="480" w:lineRule="auto"/>
              <w:rPr>
                <w:ins w:id="1175" w:author="Duan, Sean (MU-Student)" w:date="2025-03-30T18:05:00Z" w16du:dateUtc="2025-03-30T23:05:00Z"/>
                <w:rFonts w:ascii="Calibri" w:eastAsia="Calibri" w:hAnsi="Calibri" w:cs="Times New Roman"/>
              </w:rPr>
            </w:pPr>
            <w:ins w:id="1176" w:author="Duan, Sean (MU-Student)" w:date="2025-03-30T18:05:00Z" w16du:dateUtc="2025-03-30T23:05:00Z">
              <w:r>
                <w:rPr>
                  <w:rFonts w:ascii="Calibri" w:eastAsia="Calibri" w:hAnsi="Calibri" w:cs="Times New Roman"/>
                </w:rPr>
                <w:t>279</w:t>
              </w:r>
            </w:ins>
          </w:p>
        </w:tc>
        <w:tc>
          <w:tcPr>
            <w:tcW w:w="2338" w:type="dxa"/>
          </w:tcPr>
          <w:p w14:paraId="620B5783" w14:textId="77777777" w:rsidR="005A6765" w:rsidRDefault="005A6765" w:rsidP="0053741E">
            <w:pPr>
              <w:spacing w:after="100" w:afterAutospacing="1" w:line="480" w:lineRule="auto"/>
              <w:rPr>
                <w:ins w:id="1177" w:author="Duan, Sean (MU-Student)" w:date="2025-03-30T18:05:00Z" w16du:dateUtc="2025-03-30T23:05:00Z"/>
                <w:rFonts w:ascii="Calibri" w:eastAsia="Calibri" w:hAnsi="Calibri" w:cs="Times New Roman"/>
              </w:rPr>
            </w:pPr>
            <w:ins w:id="1178" w:author="Duan, Sean (MU-Student)" w:date="2025-03-30T18:05:00Z" w16du:dateUtc="2025-03-30T23:05:00Z">
              <w:r>
                <w:rPr>
                  <w:rFonts w:ascii="Calibri" w:eastAsia="Calibri" w:hAnsi="Calibri" w:cs="Times New Roman"/>
                </w:rPr>
                <w:t>50</w:t>
              </w:r>
            </w:ins>
          </w:p>
        </w:tc>
        <w:tc>
          <w:tcPr>
            <w:tcW w:w="2338" w:type="dxa"/>
          </w:tcPr>
          <w:p w14:paraId="68291DEB" w14:textId="77777777" w:rsidR="005A6765" w:rsidRDefault="005A6765" w:rsidP="0053741E">
            <w:pPr>
              <w:spacing w:after="100" w:afterAutospacing="1" w:line="480" w:lineRule="auto"/>
              <w:rPr>
                <w:ins w:id="1179" w:author="Duan, Sean (MU-Student)" w:date="2025-03-30T18:05:00Z" w16du:dateUtc="2025-03-30T23:05:00Z"/>
                <w:rFonts w:ascii="Calibri" w:eastAsia="Calibri" w:hAnsi="Calibri" w:cs="Times New Roman"/>
              </w:rPr>
            </w:pPr>
            <w:ins w:id="1180" w:author="Duan, Sean (MU-Student)" w:date="2025-03-30T18:05:00Z" w16du:dateUtc="2025-03-30T23:05:00Z">
              <w:r>
                <w:rPr>
                  <w:rFonts w:ascii="Calibri" w:eastAsia="Calibri" w:hAnsi="Calibri" w:cs="Times New Roman"/>
                </w:rPr>
                <w:t>162</w:t>
              </w:r>
            </w:ins>
          </w:p>
        </w:tc>
      </w:tr>
    </w:tbl>
    <w:p w14:paraId="6939BC4E" w14:textId="77777777" w:rsidR="005A6765" w:rsidRDefault="005A6765" w:rsidP="005A6765">
      <w:pPr>
        <w:spacing w:after="100" w:afterAutospacing="1" w:line="480" w:lineRule="auto"/>
        <w:ind w:firstLine="720"/>
        <w:rPr>
          <w:ins w:id="1181" w:author="Duan, Sean (MU-Student)" w:date="2025-03-30T18:05:00Z" w16du:dateUtc="2025-03-30T23:05:00Z"/>
          <w:rFonts w:ascii="Calibri" w:eastAsia="Calibri" w:hAnsi="Calibri" w:cs="Times New Roman"/>
        </w:rPr>
      </w:pPr>
    </w:p>
    <w:p w14:paraId="66F9F006" w14:textId="77777777" w:rsidR="005A6765" w:rsidRDefault="005A6765" w:rsidP="005A6765">
      <w:pPr>
        <w:spacing w:after="100" w:afterAutospacing="1" w:line="480" w:lineRule="auto"/>
        <w:ind w:firstLine="720"/>
        <w:rPr>
          <w:ins w:id="1182" w:author="Duan, Sean (MU-Student)" w:date="2025-03-30T18:10:00Z" w16du:dateUtc="2025-03-30T23:10:00Z"/>
          <w:rFonts w:ascii="Calibri" w:eastAsia="Calibri" w:hAnsi="Calibri" w:cs="Times New Roman"/>
        </w:rPr>
      </w:pPr>
      <w:ins w:id="1183" w:author="Duan, Sean (MU-Student)" w:date="2025-03-30T18:05:00Z" w16du:dateUtc="2025-03-30T23:05:00Z">
        <w:r w:rsidRPr="00FF4E42">
          <w:rPr>
            <w:rFonts w:ascii="Calibri" w:eastAsia="Calibri" w:hAnsi="Calibri" w:cs="Times New Roman"/>
            <w:noProof/>
          </w:rPr>
          <w:drawing>
            <wp:inline distT="0" distB="0" distL="0" distR="0" wp14:anchorId="3A5A82D1" wp14:editId="4894123E">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05">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ins>
    </w:p>
    <w:p w14:paraId="018EEABE" w14:textId="5BCA3919" w:rsidR="00094833" w:rsidRDefault="00094833" w:rsidP="005A6765">
      <w:pPr>
        <w:spacing w:after="100" w:afterAutospacing="1" w:line="480" w:lineRule="auto"/>
        <w:ind w:firstLine="720"/>
        <w:rPr>
          <w:ins w:id="1184" w:author="Duan, Sean (MU-Student)" w:date="2025-03-30T18:05:00Z" w16du:dateUtc="2025-03-30T23:05:00Z"/>
          <w:rFonts w:ascii="Calibri" w:eastAsia="Calibri" w:hAnsi="Calibri" w:cs="Times New Roman"/>
        </w:rPr>
      </w:pPr>
      <w:ins w:id="1185" w:author="Duan, Sean (MU-Student)" w:date="2025-03-30T18:10:00Z">
        <w:r w:rsidRPr="00094833">
          <w:rPr>
            <w:rFonts w:ascii="Calibri" w:eastAsia="Calibri" w:hAnsi="Calibri" w:cs="Times New Roman"/>
            <w:noProof/>
          </w:rPr>
          <w:lastRenderedPageBreak/>
          <w:drawing>
            <wp:inline distT="0" distB="0" distL="0" distR="0" wp14:anchorId="77FD5B2E" wp14:editId="03D4CEF6">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06">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ins>
    </w:p>
    <w:p w14:paraId="4D282925" w14:textId="700E0B87" w:rsidR="00094833" w:rsidRDefault="00094833" w:rsidP="005A6765">
      <w:pPr>
        <w:spacing w:after="100" w:afterAutospacing="1" w:line="480" w:lineRule="auto"/>
        <w:ind w:firstLine="720"/>
        <w:rPr>
          <w:ins w:id="1186" w:author="Duan, Sean (MU-Student)" w:date="2025-03-30T18:10:00Z" w16du:dateUtc="2025-03-30T23:10:00Z"/>
          <w:rFonts w:ascii="Calibri" w:eastAsia="Calibri" w:hAnsi="Calibri" w:cs="Times New Roman"/>
        </w:rPr>
      </w:pPr>
      <w:ins w:id="1187" w:author="Duan, Sean (MU-Student)" w:date="2025-03-30T18:11:00Z">
        <w:r w:rsidRPr="00094833">
          <w:rPr>
            <w:rFonts w:ascii="Calibri" w:eastAsia="Calibri" w:hAnsi="Calibri" w:cs="Times New Roman"/>
            <w:noProof/>
          </w:rPr>
          <w:drawing>
            <wp:inline distT="0" distB="0" distL="0" distR="0" wp14:anchorId="65DD1D2C" wp14:editId="3C160A15">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07">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ins>
    </w:p>
    <w:p w14:paraId="644F6E17" w14:textId="77777777" w:rsidR="00F61697" w:rsidRDefault="00495504" w:rsidP="00F61697">
      <w:pPr>
        <w:spacing w:after="100" w:afterAutospacing="1" w:line="480" w:lineRule="auto"/>
        <w:ind w:firstLine="720"/>
        <w:rPr>
          <w:ins w:id="1188" w:author="Duan, Sean (MU-Student)" w:date="2025-03-30T18:43:00Z" w16du:dateUtc="2025-03-30T23:43:00Z"/>
        </w:rPr>
      </w:pPr>
      <w:ins w:id="1189" w:author="Duan, Sean (MU-Student)" w:date="2025-03-30T18:11:00Z" w16du:dateUtc="2025-03-30T23:11:00Z">
        <w:r>
          <w:rPr>
            <w:rFonts w:ascii="Calibri" w:eastAsia="Calibri" w:hAnsi="Calibri" w:cs="Times New Roman"/>
          </w:rPr>
          <w:lastRenderedPageBreak/>
          <w:t xml:space="preserve">Our </w:t>
        </w:r>
      </w:ins>
      <w:ins w:id="1190" w:author="Duan, Sean (MU-Student)" w:date="2025-03-30T18:05:00Z" w16du:dateUtc="2025-03-30T23:05:00Z">
        <w:r w:rsidR="005A6765">
          <w:rPr>
            <w:rFonts w:ascii="Calibri" w:eastAsia="Calibri" w:hAnsi="Calibri" w:cs="Times New Roman"/>
          </w:rPr>
          <w:t xml:space="preserve">exploratory analysis on the effect of initial support for </w:t>
        </w:r>
      </w:ins>
      <w:ins w:id="1191" w:author="Duan, Sean (MU-Student)" w:date="2025-03-30T18:11:00Z" w16du:dateUtc="2025-03-30T23:11:00Z">
        <w:r>
          <w:rPr>
            <w:rFonts w:ascii="Calibri" w:eastAsia="Calibri" w:hAnsi="Calibri" w:cs="Times New Roman"/>
          </w:rPr>
          <w:t xml:space="preserve">a </w:t>
        </w:r>
      </w:ins>
      <w:ins w:id="1192" w:author="Duan, Sean (MU-Student)" w:date="2025-03-30T18:05:00Z" w16du:dateUtc="2025-03-30T23:05:00Z">
        <w:r w:rsidR="005A6765">
          <w:rPr>
            <w:rFonts w:ascii="Calibri" w:eastAsia="Calibri" w:hAnsi="Calibri" w:cs="Times New Roman"/>
          </w:rPr>
          <w:t>topic by category (e.g., negative, neutral, or positive) revealed that there was a significant two-way interaction between social consensus and initial categorically positive support (</w:t>
        </w:r>
        <w:r w:rsidR="005A6765" w:rsidRPr="00F22ED1">
          <w:rPr>
            <w:rFonts w:ascii="Calibri" w:eastAsia="Calibri" w:hAnsi="Calibri" w:cs="Times New Roman"/>
          </w:rPr>
          <w:t xml:space="preserve">ß = </w:t>
        </w:r>
        <w:r w:rsidR="005A6765">
          <w:rPr>
            <w:rFonts w:ascii="Calibri" w:eastAsia="Calibri" w:hAnsi="Calibri" w:cs="Times New Roman"/>
          </w:rPr>
          <w:t>-9.86</w:t>
        </w:r>
        <w:r w:rsidR="005A6765" w:rsidRPr="00F22ED1">
          <w:rPr>
            <w:rFonts w:ascii="Calibri" w:eastAsia="Calibri" w:hAnsi="Calibri" w:cs="Times New Roman"/>
          </w:rPr>
          <w:t xml:space="preserve">, </w:t>
        </w:r>
        <w:r w:rsidR="005A6765" w:rsidRPr="00F22ED1">
          <w:rPr>
            <w:rFonts w:ascii="Calibri" w:eastAsia="Calibri" w:hAnsi="Calibri" w:cs="Times New Roman"/>
            <w:i/>
            <w:iCs/>
          </w:rPr>
          <w:t>p</w:t>
        </w:r>
        <w:r w:rsidR="005A6765" w:rsidRPr="00F22ED1">
          <w:rPr>
            <w:rFonts w:ascii="Calibri" w:eastAsia="Calibri" w:hAnsi="Calibri" w:cs="Times New Roman"/>
          </w:rPr>
          <w:t xml:space="preserve"> </w:t>
        </w:r>
        <w:r w:rsidR="005A6765">
          <w:rPr>
            <w:rFonts w:ascii="Calibri" w:eastAsia="Calibri" w:hAnsi="Calibri" w:cs="Times New Roman"/>
          </w:rPr>
          <w:t>=</w:t>
        </w:r>
        <w:r w:rsidR="005A6765" w:rsidRPr="00F22ED1">
          <w:rPr>
            <w:rFonts w:ascii="Calibri" w:eastAsia="Calibri" w:hAnsi="Calibri" w:cs="Times New Roman"/>
          </w:rPr>
          <w:t xml:space="preserve"> </w:t>
        </w:r>
        <w:r w:rsidR="005A6765">
          <w:rPr>
            <w:rFonts w:ascii="Calibri" w:eastAsia="Calibri" w:hAnsi="Calibri" w:cs="Times New Roman"/>
          </w:rPr>
          <w:t>0.0420) and a significant three-way interaction between conviction condition, social consensus, and categorically positive support (</w:t>
        </w:r>
        <w:r w:rsidR="005A6765" w:rsidRPr="00F22ED1">
          <w:rPr>
            <w:rFonts w:ascii="Calibri" w:eastAsia="Calibri" w:hAnsi="Calibri" w:cs="Times New Roman"/>
          </w:rPr>
          <w:t xml:space="preserve">ß = </w:t>
        </w:r>
        <w:r w:rsidR="005A6765">
          <w:rPr>
            <w:rFonts w:ascii="Calibri" w:eastAsia="Calibri" w:hAnsi="Calibri" w:cs="Times New Roman"/>
          </w:rPr>
          <w:t>14</w:t>
        </w:r>
        <w:r w:rsidR="005A6765" w:rsidRPr="00F22ED1">
          <w:rPr>
            <w:rFonts w:ascii="Calibri" w:eastAsia="Calibri" w:hAnsi="Calibri" w:cs="Times New Roman"/>
          </w:rPr>
          <w:t>.</w:t>
        </w:r>
        <w:r w:rsidR="005A6765">
          <w:rPr>
            <w:rFonts w:ascii="Calibri" w:eastAsia="Calibri" w:hAnsi="Calibri" w:cs="Times New Roman"/>
          </w:rPr>
          <w:t>18</w:t>
        </w:r>
        <w:r w:rsidR="005A6765" w:rsidRPr="00F22ED1">
          <w:rPr>
            <w:rFonts w:ascii="Calibri" w:eastAsia="Calibri" w:hAnsi="Calibri" w:cs="Times New Roman"/>
          </w:rPr>
          <w:t xml:space="preserve">, </w:t>
        </w:r>
        <w:r w:rsidR="005A6765" w:rsidRPr="00F22ED1">
          <w:rPr>
            <w:rFonts w:ascii="Calibri" w:eastAsia="Calibri" w:hAnsi="Calibri" w:cs="Times New Roman"/>
            <w:i/>
            <w:iCs/>
          </w:rPr>
          <w:t>p</w:t>
        </w:r>
        <w:r w:rsidR="005A6765" w:rsidRPr="00F22ED1">
          <w:rPr>
            <w:rFonts w:ascii="Calibri" w:eastAsia="Calibri" w:hAnsi="Calibri" w:cs="Times New Roman"/>
          </w:rPr>
          <w:t xml:space="preserve"> </w:t>
        </w:r>
        <w:r w:rsidR="005A6765">
          <w:rPr>
            <w:rFonts w:ascii="Calibri" w:eastAsia="Calibri" w:hAnsi="Calibri" w:cs="Times New Roman"/>
          </w:rPr>
          <w:t>=</w:t>
        </w:r>
        <w:r w:rsidR="005A6765" w:rsidRPr="00F22ED1">
          <w:rPr>
            <w:rFonts w:ascii="Calibri" w:eastAsia="Calibri" w:hAnsi="Calibri" w:cs="Times New Roman"/>
          </w:rPr>
          <w:t xml:space="preserve"> </w:t>
        </w:r>
        <w:r w:rsidR="005A6765">
          <w:rPr>
            <w:rFonts w:ascii="Calibri" w:eastAsia="Calibri" w:hAnsi="Calibri" w:cs="Times New Roman"/>
          </w:rPr>
          <w:t>0.0463) for the topic of UHC, but not for capital punishment or usage of AI in the workplace.</w:t>
        </w:r>
      </w:ins>
      <w:ins w:id="1193" w:author="Duan, Sean (MU-Student)" w:date="2025-03-30T18:42:00Z" w16du:dateUtc="2025-03-30T23:42:00Z">
        <w:r w:rsidR="00F61697">
          <w:rPr>
            <w:rFonts w:ascii="Calibri" w:eastAsia="Calibri" w:hAnsi="Calibri" w:cs="Times New Roman"/>
          </w:rPr>
          <w:t xml:space="preserve"> </w:t>
        </w:r>
        <w:r w:rsidR="00F61697">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ins>
    </w:p>
    <w:p w14:paraId="1D7A0168" w14:textId="381D4661" w:rsidR="005A6765" w:rsidRPr="00F61697" w:rsidRDefault="00F61697" w:rsidP="00F61697">
      <w:pPr>
        <w:spacing w:after="100" w:afterAutospacing="1" w:line="480" w:lineRule="auto"/>
        <w:ind w:firstLine="720"/>
        <w:rPr>
          <w:ins w:id="1194" w:author="Duan, Sean (MU-Student)" w:date="2025-03-30T18:05:00Z" w16du:dateUtc="2025-03-30T23:05:00Z"/>
          <w:rPrChange w:id="1195" w:author="Duan, Sean (MU-Student)" w:date="2025-03-30T18:41:00Z" w16du:dateUtc="2025-03-30T23:41:00Z">
            <w:rPr>
              <w:ins w:id="1196" w:author="Duan, Sean (MU-Student)" w:date="2025-03-30T18:05:00Z" w16du:dateUtc="2025-03-30T23:05:00Z"/>
              <w:rFonts w:ascii="Calibri" w:eastAsia="Calibri" w:hAnsi="Calibri" w:cs="Times New Roman"/>
            </w:rPr>
          </w:rPrChange>
        </w:rPr>
      </w:pPr>
      <w:ins w:id="1197" w:author="Duan, Sean (MU-Student)" w:date="2025-03-30T18:43:00Z" w16du:dateUtc="2025-03-30T23:43:00Z">
        <w:r>
          <w:t>Lastly,</w:t>
        </w:r>
      </w:ins>
      <w:ins w:id="1198" w:author="Duan, Sean (MU-Student)" w:date="2025-03-30T18:05:00Z" w16du:dateUtc="2025-03-30T23:05:00Z">
        <w:r w:rsidR="005A6765">
          <w:rPr>
            <w:rFonts w:ascii="Calibri" w:eastAsia="Calibri" w:hAnsi="Calibri" w:cs="Times New Roman"/>
          </w:rPr>
          <w:t xml:space="preserve"> </w:t>
        </w:r>
      </w:ins>
      <w:ins w:id="1199" w:author="Duan, Sean (MU-Student)" w:date="2025-03-30T18:43:00Z" w16du:dateUtc="2025-03-30T23:43:00Z">
        <w:r>
          <w:rPr>
            <w:rFonts w:ascii="Calibri" w:eastAsia="Calibri" w:hAnsi="Calibri" w:cs="Times New Roman"/>
          </w:rPr>
          <w:t>a</w:t>
        </w:r>
      </w:ins>
      <w:ins w:id="1200" w:author="Duan, Sean (MU-Student)" w:date="2025-03-30T18:05:00Z" w16du:dateUtc="2025-03-30T23:05:00Z">
        <w:r w:rsidR="005A6765">
          <w:rPr>
            <w:rFonts w:ascii="Calibri" w:eastAsia="Calibri" w:hAnsi="Calibri" w:cs="Times New Roman"/>
          </w:rPr>
          <w:t xml:space="preserve"> sensitivity analysis indicated that, in theory, </w:t>
        </w:r>
        <w:r w:rsidR="005A6765" w:rsidRPr="008A4ED7">
          <w:rPr>
            <w:rFonts w:ascii="Calibri" w:eastAsia="Calibri" w:hAnsi="Calibri" w:cs="Times New Roman"/>
          </w:rPr>
          <w:t xml:space="preserve">unobserved confounders </w:t>
        </w:r>
        <w:r w:rsidR="005A6765">
          <w:rPr>
            <w:rFonts w:ascii="Calibri" w:eastAsia="Calibri" w:hAnsi="Calibri" w:cs="Times New Roman"/>
          </w:rPr>
          <w:t>explaining 7</w:t>
        </w:r>
        <w:r w:rsidR="005A6765" w:rsidRPr="008A4ED7">
          <w:rPr>
            <w:rFonts w:ascii="Calibri" w:eastAsia="Calibri" w:hAnsi="Calibri" w:cs="Times New Roman"/>
          </w:rPr>
          <w:t>.</w:t>
        </w:r>
        <w:r w:rsidR="005A6765">
          <w:rPr>
            <w:rFonts w:ascii="Calibri" w:eastAsia="Calibri" w:hAnsi="Calibri" w:cs="Times New Roman"/>
          </w:rPr>
          <w:t>71</w:t>
        </w:r>
        <w:r w:rsidR="005A6765" w:rsidRPr="008A4ED7">
          <w:rPr>
            <w:rFonts w:ascii="Calibri" w:eastAsia="Calibri" w:hAnsi="Calibri" w:cs="Times New Roman"/>
          </w:rPr>
          <w:t xml:space="preserve">% of the residual variance </w:t>
        </w:r>
        <w:r w:rsidR="005A6765">
          <w:rPr>
            <w:rFonts w:ascii="Calibri" w:eastAsia="Calibri" w:hAnsi="Calibri" w:cs="Times New Roman"/>
          </w:rPr>
          <w:t xml:space="preserve">for </w:t>
        </w:r>
        <w:r w:rsidR="005A6765" w:rsidRPr="008A4ED7">
          <w:rPr>
            <w:rFonts w:ascii="Calibri" w:eastAsia="Calibri" w:hAnsi="Calibri" w:cs="Times New Roman"/>
          </w:rPr>
          <w:t xml:space="preserve">both the treatment and outcome </w:t>
        </w:r>
        <w:r w:rsidR="005A6765">
          <w:rPr>
            <w:rFonts w:ascii="Calibri" w:eastAsia="Calibri" w:hAnsi="Calibri" w:cs="Times New Roman"/>
          </w:rPr>
          <w:t>would be</w:t>
        </w:r>
        <w:r w:rsidR="005A6765" w:rsidRPr="008A4ED7">
          <w:rPr>
            <w:rFonts w:ascii="Calibri" w:eastAsia="Calibri" w:hAnsi="Calibri" w:cs="Times New Roman"/>
          </w:rPr>
          <w:t xml:space="preserve"> sufficiently strong to explain away all the observed effect. </w:t>
        </w:r>
        <w:r w:rsidR="005A6765">
          <w:rPr>
            <w:rFonts w:ascii="Calibri" w:eastAsia="Calibri" w:hAnsi="Calibri" w:cs="Times New Roman"/>
          </w:rPr>
          <w:t xml:space="preserve">Conversely, this indicates that </w:t>
        </w:r>
        <w:r w:rsidR="005A6765" w:rsidRPr="008A4ED7">
          <w:rPr>
            <w:rFonts w:ascii="Calibri" w:eastAsia="Calibri" w:hAnsi="Calibri" w:cs="Times New Roman"/>
          </w:rPr>
          <w:t xml:space="preserve">unobserved confounders </w:t>
        </w:r>
        <w:r w:rsidR="005A6765">
          <w:rPr>
            <w:rFonts w:ascii="Calibri" w:eastAsia="Calibri" w:hAnsi="Calibri" w:cs="Times New Roman"/>
          </w:rPr>
          <w:t>that do not explain at least 7.71</w:t>
        </w:r>
        <w:r w:rsidR="005A6765" w:rsidRPr="008A4ED7">
          <w:rPr>
            <w:rFonts w:ascii="Calibri" w:eastAsia="Calibri" w:hAnsi="Calibri" w:cs="Times New Roman"/>
          </w:rPr>
          <w:t xml:space="preserve">% of the residual variance </w:t>
        </w:r>
        <w:r w:rsidR="005A6765">
          <w:rPr>
            <w:rFonts w:ascii="Calibri" w:eastAsia="Calibri" w:hAnsi="Calibri" w:cs="Times New Roman"/>
          </w:rPr>
          <w:t xml:space="preserve">for </w:t>
        </w:r>
        <w:r w:rsidR="005A6765" w:rsidRPr="008A4ED7">
          <w:rPr>
            <w:rFonts w:ascii="Calibri" w:eastAsia="Calibri" w:hAnsi="Calibri" w:cs="Times New Roman"/>
          </w:rPr>
          <w:t xml:space="preserve">both the treatment and the outcome </w:t>
        </w:r>
        <w:r w:rsidR="005A6765">
          <w:rPr>
            <w:rFonts w:ascii="Calibri" w:eastAsia="Calibri" w:hAnsi="Calibri" w:cs="Times New Roman"/>
          </w:rPr>
          <w:t>would not be sufficiently strong enough to explain our observed effect.</w:t>
        </w:r>
      </w:ins>
      <w:ins w:id="1201" w:author="Duan, Sean (MU-Student)" w:date="2025-03-30T18:41:00Z" w16du:dateUtc="2025-03-30T23:41:00Z">
        <w:r w:rsidRPr="00F61697">
          <w:rPr>
            <w:rFonts w:ascii="Calibri" w:eastAsia="Calibri" w:hAnsi="Calibri" w:cs="Times New Roman"/>
            <w:szCs w:val="24"/>
          </w:rPr>
          <w:t xml:space="preserve"> </w:t>
        </w:r>
      </w:ins>
    </w:p>
    <w:p w14:paraId="6C94A37B" w14:textId="77777777" w:rsidR="005A6765" w:rsidRDefault="005A6765" w:rsidP="005A6765">
      <w:pPr>
        <w:spacing w:after="100" w:afterAutospacing="1" w:line="480" w:lineRule="auto"/>
        <w:rPr>
          <w:ins w:id="1202" w:author="Duan, Sean (MU-Student)" w:date="2025-03-30T18:05:00Z" w16du:dateUtc="2025-03-30T23:05:00Z"/>
          <w:rFonts w:ascii="Calibri" w:eastAsia="Calibri" w:hAnsi="Calibri" w:cs="Times New Roman"/>
        </w:rPr>
      </w:pPr>
    </w:p>
    <w:p w14:paraId="1D50A870" w14:textId="77777777" w:rsidR="005A6765" w:rsidRPr="00A250B5" w:rsidRDefault="005A6765" w:rsidP="005A6765">
      <w:pPr>
        <w:spacing w:after="100" w:afterAutospacing="1" w:line="480" w:lineRule="auto"/>
        <w:ind w:firstLine="720"/>
        <w:rPr>
          <w:ins w:id="1203" w:author="Duan, Sean (MU-Student)" w:date="2025-03-30T18:05:00Z" w16du:dateUtc="2025-03-30T23:05:00Z"/>
          <w:rFonts w:ascii="Calibri" w:eastAsia="Calibri" w:hAnsi="Calibri" w:cs="Times New Roman"/>
          <w:szCs w:val="24"/>
        </w:rPr>
      </w:pPr>
    </w:p>
    <w:p w14:paraId="22A6573F" w14:textId="77777777" w:rsidR="005A6765" w:rsidRPr="005A6765" w:rsidRDefault="005A6765">
      <w:pPr>
        <w:pPrChange w:id="1204" w:author="Duan, Sean (MU-Student)" w:date="2025-03-30T18:05:00Z" w16du:dateUtc="2025-03-30T23:05:00Z">
          <w:pPr>
            <w:pStyle w:val="BodyText"/>
          </w:pPr>
        </w:pPrChange>
      </w:pPr>
    </w:p>
    <w:sectPr w:rsidR="005A6765" w:rsidRPr="005A6765" w:rsidSect="00685849">
      <w:footerReference w:type="even" r:id="rId108"/>
      <w:footerReference w:type="default" r:id="rId10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26" w:author="Shaffer, Victoria" w:date="2025-02-25T15:07:00Z" w:initials="SVA">
    <w:p w14:paraId="33203F46" w14:textId="77777777" w:rsidR="008E4C55" w:rsidRDefault="008E4C55" w:rsidP="008E4C55">
      <w:r>
        <w:rPr>
          <w:rStyle w:val="CommentReference"/>
        </w:rPr>
        <w:annotationRef/>
      </w:r>
      <w:r>
        <w:rPr>
          <w:color w:val="000000"/>
          <w:sz w:val="20"/>
          <w:szCs w:val="20"/>
        </w:rPr>
        <w:t>I almost think we should drop this section on individual differences all together. It is the most difficult to understand and the links between the topics are tenuous. I suggest dropping these two paragraphs and just talking about individual differences when you mention them in the study methods.</w:t>
      </w:r>
    </w:p>
  </w:comment>
  <w:comment w:id="431" w:author="Shaffer, Victoria" w:date="2025-02-25T15:05:00Z" w:initials="SVA">
    <w:p w14:paraId="09615535" w14:textId="40B59EB2" w:rsidR="00B764EA" w:rsidRDefault="00B764EA" w:rsidP="00B764EA">
      <w:r>
        <w:rPr>
          <w:rStyle w:val="CommentReference"/>
        </w:rPr>
        <w:annotationRef/>
      </w:r>
      <w:r>
        <w:rPr>
          <w:color w:val="000000"/>
          <w:sz w:val="20"/>
          <w:szCs w:val="20"/>
        </w:rPr>
        <w:t>This is too vague to be helpful. I think it might make more sense to define the two first before saying how they relate to moral conviction and attitudes/persuasion.</w:t>
      </w:r>
    </w:p>
  </w:comment>
  <w:comment w:id="479" w:author="Shaffer, Victoria" w:date="2025-02-25T15:11:00Z" w:initials="SVA">
    <w:p w14:paraId="7A4B7B76" w14:textId="77777777" w:rsidR="007127A1" w:rsidRDefault="007127A1" w:rsidP="007127A1">
      <w:r>
        <w:rPr>
          <w:rStyle w:val="CommentReference"/>
        </w:rPr>
        <w:annotationRef/>
      </w:r>
      <w:r>
        <w:rPr>
          <w:color w:val="000000"/>
          <w:sz w:val="20"/>
          <w:szCs w:val="20"/>
        </w:rPr>
        <w:t>These needs more meet on the bone. How should these features interact? Then state that no single study has examined the two constructs together (if that is a true statement)</w:t>
      </w:r>
    </w:p>
  </w:comment>
  <w:comment w:id="501" w:author="Shaffer, Victoria" w:date="2025-02-25T15:10:00Z" w:initials="SVA">
    <w:p w14:paraId="1ADD56EF" w14:textId="4A56272A" w:rsidR="0040508E" w:rsidRDefault="0040508E" w:rsidP="0040508E">
      <w:r>
        <w:rPr>
          <w:rStyle w:val="CommentReference"/>
        </w:rPr>
        <w:annotationRef/>
      </w:r>
      <w:r>
        <w:rPr>
          <w:color w:val="000000"/>
          <w:sz w:val="20"/>
          <w:szCs w:val="20"/>
        </w:rPr>
        <w:t>This is a helpful example but since I think it would be cleaner to get rid of the section on Individual Differences, I think you should provide examples from social consensus and moral conviction literatures.</w:t>
      </w:r>
    </w:p>
  </w:comment>
  <w:comment w:id="504" w:author="Shaffer, Victoria" w:date="2025-02-25T15:11:00Z" w:initials="SVA">
    <w:p w14:paraId="3B638D6B" w14:textId="77777777" w:rsidR="00007F5D" w:rsidRDefault="00007F5D" w:rsidP="00007F5D">
      <w:r>
        <w:rPr>
          <w:rStyle w:val="CommentReference"/>
        </w:rPr>
        <w:annotationRef/>
      </w:r>
      <w:r>
        <w:rPr>
          <w:color w:val="000000"/>
          <w:sz w:val="20"/>
          <w:szCs w:val="20"/>
        </w:rPr>
        <w:t>Are you referring to statistical interactions?</w:t>
      </w:r>
    </w:p>
  </w:comment>
  <w:comment w:id="689" w:author="Shaffer, Victoria" w:date="2025-03-18T16:03:00Z" w:initials="VS">
    <w:p w14:paraId="509D300A" w14:textId="77777777" w:rsidR="00AF3464" w:rsidRDefault="00AF3464" w:rsidP="00AF3464">
      <w:r>
        <w:rPr>
          <w:rStyle w:val="CommentReference"/>
        </w:rPr>
        <w:annotationRef/>
      </w:r>
      <w:r>
        <w:rPr>
          <w:color w:val="000000"/>
          <w:sz w:val="20"/>
          <w:szCs w:val="20"/>
        </w:rPr>
        <w:t>I don’t think all of the contexts really count as polarized beliefs anymore right?</w:t>
      </w:r>
    </w:p>
  </w:comment>
  <w:comment w:id="696" w:author="Shaffer, Victoria" w:date="2025-03-21T10:36:00Z" w:initials="VS">
    <w:p w14:paraId="3948BF48" w14:textId="77777777" w:rsidR="00AF3464" w:rsidRDefault="00AF3464" w:rsidP="00AF3464">
      <w:r>
        <w:rPr>
          <w:rStyle w:val="CommentReference"/>
        </w:rPr>
        <w:annotationRef/>
      </w:r>
      <w:r>
        <w:rPr>
          <w:color w:val="000000"/>
          <w:sz w:val="20"/>
          <w:szCs w:val="20"/>
        </w:rPr>
        <w:t>Report all sample characteristics here [same for Study 1 and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203F46" w15:done="0"/>
  <w15:commentEx w15:paraId="09615535" w15:done="0"/>
  <w15:commentEx w15:paraId="7A4B7B76" w15:done="0"/>
  <w15:commentEx w15:paraId="1ADD56EF" w15:done="0"/>
  <w15:commentEx w15:paraId="3B638D6B" w15:done="0"/>
  <w15:commentEx w15:paraId="509D300A" w15:done="1"/>
  <w15:commentEx w15:paraId="3948BF4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F536F48" w16cex:dateUtc="2025-02-25T21:07:00Z"/>
  <w16cex:commentExtensible w16cex:durableId="6848445B" w16cex:dateUtc="2025-02-25T21:05:00Z"/>
  <w16cex:commentExtensible w16cex:durableId="14FF3AA8" w16cex:dateUtc="2025-02-25T21:11:00Z"/>
  <w16cex:commentExtensible w16cex:durableId="592ABF8F" w16cex:dateUtc="2025-02-25T21:10:00Z"/>
  <w16cex:commentExtensible w16cex:durableId="371C7C96" w16cex:dateUtc="2025-02-25T21:11:00Z"/>
  <w16cex:commentExtensible w16cex:durableId="43F09013" w16cex:dateUtc="2025-03-18T21:03:00Z"/>
  <w16cex:commentExtensible w16cex:durableId="5D2463EB" w16cex:dateUtc="2025-03-21T15:36:00Z">
    <w16cex:extLst>
      <w16:ext w16:uri="{CE6994B0-6A32-4C9F-8C6B-6E91EDA988CE}">
        <cr:reactions xmlns:cr="http://schemas.microsoft.com/office/comments/2020/reactions">
          <cr:reaction reactionType="1">
            <cr:reactionInfo dateUtc="2025-03-27T14:41:28Z">
              <cr:user userId="S::sxdff5@umsystem.edu::b9866d13-2382-44e1-bd01-d5a655a2be91" userProvider="AD" userName="Duan, Sean (MU-Student)"/>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203F46" w16cid:durableId="2F536F48"/>
  <w16cid:commentId w16cid:paraId="09615535" w16cid:durableId="6848445B"/>
  <w16cid:commentId w16cid:paraId="7A4B7B76" w16cid:durableId="14FF3AA8"/>
  <w16cid:commentId w16cid:paraId="1ADD56EF" w16cid:durableId="592ABF8F"/>
  <w16cid:commentId w16cid:paraId="3B638D6B" w16cid:durableId="371C7C96"/>
  <w16cid:commentId w16cid:paraId="509D300A" w16cid:durableId="43F09013"/>
  <w16cid:commentId w16cid:paraId="3948BF48" w16cid:durableId="5D246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14035" w14:textId="77777777" w:rsidR="00B7029D" w:rsidRDefault="00B7029D" w:rsidP="009C230E">
      <w:pPr>
        <w:spacing w:after="0" w:line="240" w:lineRule="auto"/>
      </w:pPr>
      <w:r>
        <w:separator/>
      </w:r>
    </w:p>
  </w:endnote>
  <w:endnote w:type="continuationSeparator" w:id="0">
    <w:p w14:paraId="46C96D79" w14:textId="77777777" w:rsidR="00B7029D" w:rsidRDefault="00B7029D"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205" w:author="Shaffer, Victoria" w:date="2025-02-25T13:39:00Z"/>
  <w:sdt>
    <w:sdtPr>
      <w:rPr>
        <w:rStyle w:val="PageNumber"/>
      </w:rPr>
      <w:id w:val="1298572276"/>
      <w:docPartObj>
        <w:docPartGallery w:val="Page Numbers (Bottom of Page)"/>
        <w:docPartUnique/>
      </w:docPartObj>
    </w:sdtPr>
    <w:sdtContent>
      <w:customXmlInsRangeEnd w:id="1205"/>
      <w:p w14:paraId="5D2BD10F" w14:textId="21CF3F13" w:rsidR="004F3A3D" w:rsidRDefault="004F3A3D" w:rsidP="00F04795">
        <w:pPr>
          <w:pStyle w:val="Footer"/>
          <w:framePr w:wrap="none" w:vAnchor="text" w:hAnchor="margin" w:xAlign="right" w:y="1"/>
          <w:rPr>
            <w:ins w:id="1206" w:author="Shaffer, Victoria" w:date="2025-02-25T13:39:00Z" w16du:dateUtc="2025-02-25T19:39:00Z"/>
            <w:rStyle w:val="PageNumber"/>
          </w:rPr>
        </w:pPr>
        <w:ins w:id="1207" w:author="Shaffer, Victoria" w:date="2025-02-25T13:39:00Z" w16du:dateUtc="2025-02-25T19:39:00Z">
          <w:r>
            <w:rPr>
              <w:rStyle w:val="PageNumber"/>
            </w:rPr>
            <w:fldChar w:fldCharType="begin"/>
          </w:r>
          <w:r>
            <w:rPr>
              <w:rStyle w:val="PageNumber"/>
            </w:rPr>
            <w:instrText xml:space="preserve"> PAGE </w:instrText>
          </w:r>
          <w:r>
            <w:rPr>
              <w:rStyle w:val="PageNumber"/>
            </w:rPr>
            <w:fldChar w:fldCharType="end"/>
          </w:r>
        </w:ins>
      </w:p>
      <w:customXmlInsRangeStart w:id="1208" w:author="Shaffer, Victoria" w:date="2025-02-25T13:39:00Z"/>
    </w:sdtContent>
  </w:sdt>
  <w:customXmlInsRangeEnd w:id="1208"/>
  <w:p w14:paraId="0D1B6A42" w14:textId="77777777" w:rsidR="009C230E" w:rsidRDefault="009C230E">
    <w:pPr>
      <w:pStyle w:val="Footer"/>
      <w:ind w:right="360"/>
      <w:pPrChange w:id="1209" w:author="Shaffer, Victoria" w:date="2025-02-25T13:39:00Z" w16du:dateUtc="2025-02-25T19:3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210" w:author="Shaffer, Victoria" w:date="2025-02-25T13:39:00Z"/>
  <w:sdt>
    <w:sdtPr>
      <w:rPr>
        <w:rStyle w:val="PageNumber"/>
      </w:rPr>
      <w:id w:val="186251697"/>
      <w:docPartObj>
        <w:docPartGallery w:val="Page Numbers (Bottom of Page)"/>
        <w:docPartUnique/>
      </w:docPartObj>
    </w:sdtPr>
    <w:sdtContent>
      <w:customXmlInsRangeEnd w:id="1210"/>
      <w:p w14:paraId="0FF08A4E" w14:textId="4AF72A9F" w:rsidR="004F3A3D" w:rsidRDefault="004F3A3D">
        <w:pPr>
          <w:pStyle w:val="Footer"/>
          <w:framePr w:wrap="none" w:vAnchor="text" w:hAnchor="margin" w:xAlign="right" w:y="1"/>
          <w:jc w:val="center"/>
          <w:rPr>
            <w:ins w:id="1211" w:author="Shaffer, Victoria" w:date="2025-02-25T13:39:00Z" w16du:dateUtc="2025-02-25T19:39:00Z"/>
            <w:rStyle w:val="PageNumber"/>
          </w:rPr>
          <w:pPrChange w:id="1212" w:author="Shaffer, Victoria" w:date="2025-02-25T13:39:00Z" w16du:dateUtc="2025-02-25T19:39:00Z">
            <w:pPr>
              <w:pStyle w:val="Footer"/>
              <w:framePr w:wrap="none" w:vAnchor="text" w:hAnchor="margin" w:xAlign="right" w:y="1"/>
            </w:pPr>
          </w:pPrChange>
        </w:pPr>
        <w:ins w:id="1213" w:author="Shaffer, Victoria" w:date="2025-02-25T13:39:00Z" w16du:dateUtc="2025-02-25T19:39:00Z">
          <w:r>
            <w:rPr>
              <w:rStyle w:val="PageNumber"/>
            </w:rPr>
            <w:fldChar w:fldCharType="begin"/>
          </w:r>
          <w:r>
            <w:rPr>
              <w:rStyle w:val="PageNumber"/>
            </w:rPr>
            <w:instrText xml:space="preserve"> PAGE </w:instrText>
          </w:r>
        </w:ins>
        <w:r>
          <w:rPr>
            <w:rStyle w:val="PageNumber"/>
          </w:rPr>
          <w:fldChar w:fldCharType="separate"/>
        </w:r>
        <w:r>
          <w:rPr>
            <w:rStyle w:val="PageNumber"/>
            <w:noProof/>
          </w:rPr>
          <w:t>13</w:t>
        </w:r>
        <w:ins w:id="1214" w:author="Shaffer, Victoria" w:date="2025-02-25T13:39:00Z" w16du:dateUtc="2025-02-25T19:39:00Z">
          <w:r>
            <w:rPr>
              <w:rStyle w:val="PageNumber"/>
            </w:rPr>
            <w:fldChar w:fldCharType="end"/>
          </w:r>
        </w:ins>
      </w:p>
      <w:customXmlInsRangeStart w:id="1215" w:author="Shaffer, Victoria" w:date="2025-02-25T13:39:00Z"/>
    </w:sdtContent>
  </w:sdt>
  <w:customXmlInsRangeEnd w:id="1215"/>
  <w:p w14:paraId="6DE0C224" w14:textId="77777777" w:rsidR="009C230E" w:rsidRDefault="009C230E">
    <w:pPr>
      <w:pStyle w:val="Footer"/>
      <w:ind w:right="360"/>
      <w:pPrChange w:id="1216" w:author="Shaffer, Victoria" w:date="2025-02-25T13:39:00Z" w16du:dateUtc="2025-02-25T19:3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ED163" w14:textId="77777777" w:rsidR="00B7029D" w:rsidRDefault="00B7029D" w:rsidP="009C230E">
      <w:pPr>
        <w:spacing w:after="0" w:line="240" w:lineRule="auto"/>
      </w:pPr>
      <w:r>
        <w:separator/>
      </w:r>
    </w:p>
  </w:footnote>
  <w:footnote w:type="continuationSeparator" w:id="0">
    <w:p w14:paraId="0FCC99E8" w14:textId="77777777" w:rsidR="00B7029D" w:rsidRDefault="00B7029D"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rson w15:author="Shaffer, Victoria">
    <w15:presenceInfo w15:providerId="AD" w15:userId="S::shafferv@umsystem.edu::3737675d-055d-4657-a01a-acb3ff992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707F"/>
    <w:rsid w:val="0007040A"/>
    <w:rsid w:val="00070753"/>
    <w:rsid w:val="0007184C"/>
    <w:rsid w:val="00071A12"/>
    <w:rsid w:val="00072093"/>
    <w:rsid w:val="00073288"/>
    <w:rsid w:val="000738EF"/>
    <w:rsid w:val="00073C0B"/>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4350"/>
    <w:rsid w:val="000C4504"/>
    <w:rsid w:val="000C52F7"/>
    <w:rsid w:val="000C5D42"/>
    <w:rsid w:val="000C746B"/>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104CC"/>
    <w:rsid w:val="001107EB"/>
    <w:rsid w:val="00111126"/>
    <w:rsid w:val="001121BC"/>
    <w:rsid w:val="0011372E"/>
    <w:rsid w:val="00113E91"/>
    <w:rsid w:val="00116231"/>
    <w:rsid w:val="00116662"/>
    <w:rsid w:val="001206DD"/>
    <w:rsid w:val="00120B52"/>
    <w:rsid w:val="0012232D"/>
    <w:rsid w:val="00125C28"/>
    <w:rsid w:val="00125C34"/>
    <w:rsid w:val="00126984"/>
    <w:rsid w:val="00130FB5"/>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50BA"/>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CD1"/>
    <w:rsid w:val="00196364"/>
    <w:rsid w:val="00196427"/>
    <w:rsid w:val="00196F53"/>
    <w:rsid w:val="001977D0"/>
    <w:rsid w:val="001A18B7"/>
    <w:rsid w:val="001A276F"/>
    <w:rsid w:val="001A4A18"/>
    <w:rsid w:val="001A4A69"/>
    <w:rsid w:val="001A4D4B"/>
    <w:rsid w:val="001A5ED5"/>
    <w:rsid w:val="001A64E0"/>
    <w:rsid w:val="001A69CB"/>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5334"/>
    <w:rsid w:val="003F5C58"/>
    <w:rsid w:val="00401378"/>
    <w:rsid w:val="00401BB0"/>
    <w:rsid w:val="0040235D"/>
    <w:rsid w:val="004029E4"/>
    <w:rsid w:val="00402AFA"/>
    <w:rsid w:val="00402F75"/>
    <w:rsid w:val="00402FB3"/>
    <w:rsid w:val="004031F9"/>
    <w:rsid w:val="0040508E"/>
    <w:rsid w:val="00405E30"/>
    <w:rsid w:val="00405EF8"/>
    <w:rsid w:val="004062D6"/>
    <w:rsid w:val="0040793B"/>
    <w:rsid w:val="004100F1"/>
    <w:rsid w:val="004105A5"/>
    <w:rsid w:val="00410FFE"/>
    <w:rsid w:val="00411ABD"/>
    <w:rsid w:val="00411BB8"/>
    <w:rsid w:val="00414463"/>
    <w:rsid w:val="00415193"/>
    <w:rsid w:val="00417D08"/>
    <w:rsid w:val="00420025"/>
    <w:rsid w:val="00421250"/>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80A53"/>
    <w:rsid w:val="0048103A"/>
    <w:rsid w:val="0048399B"/>
    <w:rsid w:val="00486010"/>
    <w:rsid w:val="004878AB"/>
    <w:rsid w:val="0049194D"/>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1CFB"/>
    <w:rsid w:val="004F1FD0"/>
    <w:rsid w:val="004F3432"/>
    <w:rsid w:val="004F3A3D"/>
    <w:rsid w:val="004F3D99"/>
    <w:rsid w:val="004F429A"/>
    <w:rsid w:val="004F494D"/>
    <w:rsid w:val="004F5962"/>
    <w:rsid w:val="004F68A8"/>
    <w:rsid w:val="004F7CD7"/>
    <w:rsid w:val="00500405"/>
    <w:rsid w:val="00500CC8"/>
    <w:rsid w:val="00500EDD"/>
    <w:rsid w:val="00502DDE"/>
    <w:rsid w:val="00503642"/>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B11"/>
    <w:rsid w:val="0059685A"/>
    <w:rsid w:val="005A109B"/>
    <w:rsid w:val="005A1C16"/>
    <w:rsid w:val="005A2537"/>
    <w:rsid w:val="005A370E"/>
    <w:rsid w:val="005A3DC7"/>
    <w:rsid w:val="005A4566"/>
    <w:rsid w:val="005A5361"/>
    <w:rsid w:val="005A6765"/>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2A54"/>
    <w:rsid w:val="00633347"/>
    <w:rsid w:val="0063394A"/>
    <w:rsid w:val="00635576"/>
    <w:rsid w:val="0063738F"/>
    <w:rsid w:val="00637913"/>
    <w:rsid w:val="00637E5E"/>
    <w:rsid w:val="006405D8"/>
    <w:rsid w:val="00640837"/>
    <w:rsid w:val="00642015"/>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8F6"/>
    <w:rsid w:val="0068302F"/>
    <w:rsid w:val="00684C26"/>
    <w:rsid w:val="00685849"/>
    <w:rsid w:val="00685B15"/>
    <w:rsid w:val="0068783B"/>
    <w:rsid w:val="0068788E"/>
    <w:rsid w:val="00687BE1"/>
    <w:rsid w:val="006923A1"/>
    <w:rsid w:val="00692B06"/>
    <w:rsid w:val="00693A99"/>
    <w:rsid w:val="0069451A"/>
    <w:rsid w:val="006961FE"/>
    <w:rsid w:val="006A1163"/>
    <w:rsid w:val="006A2877"/>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CF9"/>
    <w:rsid w:val="00740228"/>
    <w:rsid w:val="00741120"/>
    <w:rsid w:val="00741E84"/>
    <w:rsid w:val="00742BE2"/>
    <w:rsid w:val="007439B3"/>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436E"/>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9BE"/>
    <w:rsid w:val="00846ECE"/>
    <w:rsid w:val="008474D8"/>
    <w:rsid w:val="0084756F"/>
    <w:rsid w:val="00850374"/>
    <w:rsid w:val="00850C67"/>
    <w:rsid w:val="00852523"/>
    <w:rsid w:val="00852E8C"/>
    <w:rsid w:val="00852EBD"/>
    <w:rsid w:val="008530A5"/>
    <w:rsid w:val="00854612"/>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7027"/>
    <w:rsid w:val="00897901"/>
    <w:rsid w:val="008A05D5"/>
    <w:rsid w:val="008A11D0"/>
    <w:rsid w:val="008A14B9"/>
    <w:rsid w:val="008A1CE9"/>
    <w:rsid w:val="008A2D2A"/>
    <w:rsid w:val="008A5597"/>
    <w:rsid w:val="008B042B"/>
    <w:rsid w:val="008B0996"/>
    <w:rsid w:val="008B1F04"/>
    <w:rsid w:val="008B2AC2"/>
    <w:rsid w:val="008B38A2"/>
    <w:rsid w:val="008B545E"/>
    <w:rsid w:val="008B6AF9"/>
    <w:rsid w:val="008B6D9A"/>
    <w:rsid w:val="008B79BE"/>
    <w:rsid w:val="008C1CE2"/>
    <w:rsid w:val="008C37F5"/>
    <w:rsid w:val="008C3DF8"/>
    <w:rsid w:val="008C466C"/>
    <w:rsid w:val="008C4C02"/>
    <w:rsid w:val="008C6D4C"/>
    <w:rsid w:val="008C6F17"/>
    <w:rsid w:val="008C72A9"/>
    <w:rsid w:val="008C7C5B"/>
    <w:rsid w:val="008D0086"/>
    <w:rsid w:val="008D0B5E"/>
    <w:rsid w:val="008D4D97"/>
    <w:rsid w:val="008D4F2B"/>
    <w:rsid w:val="008D50A6"/>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6B2A"/>
    <w:rsid w:val="0092719A"/>
    <w:rsid w:val="009274C3"/>
    <w:rsid w:val="00930109"/>
    <w:rsid w:val="00930FA2"/>
    <w:rsid w:val="00933DE8"/>
    <w:rsid w:val="0093407D"/>
    <w:rsid w:val="00935287"/>
    <w:rsid w:val="009360B0"/>
    <w:rsid w:val="00936689"/>
    <w:rsid w:val="00937533"/>
    <w:rsid w:val="009406AB"/>
    <w:rsid w:val="009425FA"/>
    <w:rsid w:val="00942657"/>
    <w:rsid w:val="00944CA4"/>
    <w:rsid w:val="00945332"/>
    <w:rsid w:val="00946CFE"/>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7AC0"/>
    <w:rsid w:val="009708F6"/>
    <w:rsid w:val="00971123"/>
    <w:rsid w:val="009734E7"/>
    <w:rsid w:val="0097392E"/>
    <w:rsid w:val="0097399A"/>
    <w:rsid w:val="009750F6"/>
    <w:rsid w:val="009768C6"/>
    <w:rsid w:val="00976FA6"/>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A87"/>
    <w:rsid w:val="009D400D"/>
    <w:rsid w:val="009D4329"/>
    <w:rsid w:val="009D579A"/>
    <w:rsid w:val="009D5C12"/>
    <w:rsid w:val="009D60A1"/>
    <w:rsid w:val="009D6A50"/>
    <w:rsid w:val="009D706F"/>
    <w:rsid w:val="009E116F"/>
    <w:rsid w:val="009E2D82"/>
    <w:rsid w:val="009E3B4A"/>
    <w:rsid w:val="009E41E6"/>
    <w:rsid w:val="009E5A24"/>
    <w:rsid w:val="009E7884"/>
    <w:rsid w:val="009F16A5"/>
    <w:rsid w:val="009F223A"/>
    <w:rsid w:val="009F26BF"/>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5FE2"/>
    <w:rsid w:val="00A86055"/>
    <w:rsid w:val="00A860C0"/>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E71"/>
    <w:rsid w:val="00AD5E79"/>
    <w:rsid w:val="00AD7B5C"/>
    <w:rsid w:val="00AE200C"/>
    <w:rsid w:val="00AE30BB"/>
    <w:rsid w:val="00AE4A12"/>
    <w:rsid w:val="00AE5529"/>
    <w:rsid w:val="00AE5877"/>
    <w:rsid w:val="00AF1569"/>
    <w:rsid w:val="00AF2808"/>
    <w:rsid w:val="00AF3464"/>
    <w:rsid w:val="00AF385F"/>
    <w:rsid w:val="00AF5533"/>
    <w:rsid w:val="00AF56F5"/>
    <w:rsid w:val="00AF7592"/>
    <w:rsid w:val="00AF7985"/>
    <w:rsid w:val="00B0090D"/>
    <w:rsid w:val="00B01764"/>
    <w:rsid w:val="00B01EEF"/>
    <w:rsid w:val="00B0456C"/>
    <w:rsid w:val="00B07128"/>
    <w:rsid w:val="00B11168"/>
    <w:rsid w:val="00B118BF"/>
    <w:rsid w:val="00B14020"/>
    <w:rsid w:val="00B14054"/>
    <w:rsid w:val="00B14321"/>
    <w:rsid w:val="00B153EA"/>
    <w:rsid w:val="00B174F9"/>
    <w:rsid w:val="00B17B18"/>
    <w:rsid w:val="00B2152D"/>
    <w:rsid w:val="00B240F5"/>
    <w:rsid w:val="00B246EE"/>
    <w:rsid w:val="00B249A9"/>
    <w:rsid w:val="00B24A47"/>
    <w:rsid w:val="00B24F05"/>
    <w:rsid w:val="00B25625"/>
    <w:rsid w:val="00B25B61"/>
    <w:rsid w:val="00B25D60"/>
    <w:rsid w:val="00B2664E"/>
    <w:rsid w:val="00B268BC"/>
    <w:rsid w:val="00B32324"/>
    <w:rsid w:val="00B3236C"/>
    <w:rsid w:val="00B324BE"/>
    <w:rsid w:val="00B32D0A"/>
    <w:rsid w:val="00B33D4D"/>
    <w:rsid w:val="00B36097"/>
    <w:rsid w:val="00B413B1"/>
    <w:rsid w:val="00B42995"/>
    <w:rsid w:val="00B42DE9"/>
    <w:rsid w:val="00B434C9"/>
    <w:rsid w:val="00B44EBB"/>
    <w:rsid w:val="00B51AD5"/>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2187"/>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4496"/>
    <w:rsid w:val="00BF4527"/>
    <w:rsid w:val="00BF5E07"/>
    <w:rsid w:val="00BF60EC"/>
    <w:rsid w:val="00BF6226"/>
    <w:rsid w:val="00BF6AE8"/>
    <w:rsid w:val="00C00CAA"/>
    <w:rsid w:val="00C00E42"/>
    <w:rsid w:val="00C01131"/>
    <w:rsid w:val="00C012A4"/>
    <w:rsid w:val="00C06333"/>
    <w:rsid w:val="00C07429"/>
    <w:rsid w:val="00C1004B"/>
    <w:rsid w:val="00C1181F"/>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76C6"/>
    <w:rsid w:val="00C87CBD"/>
    <w:rsid w:val="00C919EC"/>
    <w:rsid w:val="00C925BC"/>
    <w:rsid w:val="00C930C7"/>
    <w:rsid w:val="00C9363A"/>
    <w:rsid w:val="00CA1FF1"/>
    <w:rsid w:val="00CA254B"/>
    <w:rsid w:val="00CA5E26"/>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5337"/>
    <w:rsid w:val="00CC612D"/>
    <w:rsid w:val="00CC76AD"/>
    <w:rsid w:val="00CD00E4"/>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60C1"/>
    <w:rsid w:val="00D17501"/>
    <w:rsid w:val="00D17A23"/>
    <w:rsid w:val="00D17FB2"/>
    <w:rsid w:val="00D23ABD"/>
    <w:rsid w:val="00D2586E"/>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3CD8"/>
    <w:rsid w:val="00D6403F"/>
    <w:rsid w:val="00D643EF"/>
    <w:rsid w:val="00D652C2"/>
    <w:rsid w:val="00D65FF8"/>
    <w:rsid w:val="00D667A8"/>
    <w:rsid w:val="00D66911"/>
    <w:rsid w:val="00D6708F"/>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F1FA1"/>
    <w:rsid w:val="00DF21E8"/>
    <w:rsid w:val="00DF2673"/>
    <w:rsid w:val="00DF403D"/>
    <w:rsid w:val="00DF5F36"/>
    <w:rsid w:val="00DF76A2"/>
    <w:rsid w:val="00DF7FE7"/>
    <w:rsid w:val="00E00A68"/>
    <w:rsid w:val="00E00E7A"/>
    <w:rsid w:val="00E02221"/>
    <w:rsid w:val="00E02274"/>
    <w:rsid w:val="00E034CD"/>
    <w:rsid w:val="00E04C0B"/>
    <w:rsid w:val="00E05313"/>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364B"/>
    <w:rsid w:val="00E64886"/>
    <w:rsid w:val="00E6521D"/>
    <w:rsid w:val="00E655C7"/>
    <w:rsid w:val="00E66486"/>
    <w:rsid w:val="00E66DD0"/>
    <w:rsid w:val="00E67625"/>
    <w:rsid w:val="00E73FAE"/>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D68"/>
    <w:rsid w:val="00EC682D"/>
    <w:rsid w:val="00EC6877"/>
    <w:rsid w:val="00EC6AB7"/>
    <w:rsid w:val="00EC73A9"/>
    <w:rsid w:val="00EC7871"/>
    <w:rsid w:val="00ED0B55"/>
    <w:rsid w:val="00ED1824"/>
    <w:rsid w:val="00ED1BF8"/>
    <w:rsid w:val="00ED276D"/>
    <w:rsid w:val="00ED3FBF"/>
    <w:rsid w:val="00ED5C08"/>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71EB"/>
    <w:rsid w:val="00F40068"/>
    <w:rsid w:val="00F43901"/>
    <w:rsid w:val="00F43A5D"/>
    <w:rsid w:val="00F43A6E"/>
    <w:rsid w:val="00F45B8A"/>
    <w:rsid w:val="00F45C93"/>
    <w:rsid w:val="00F46F7D"/>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5A7"/>
    <w:rsid w:val="00FA593A"/>
    <w:rsid w:val="00FA65FD"/>
    <w:rsid w:val="00FB2E22"/>
    <w:rsid w:val="00FB3011"/>
    <w:rsid w:val="00FB3C63"/>
    <w:rsid w:val="00FB5E78"/>
    <w:rsid w:val="00FB5FFA"/>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207/s15327965pli1001_6" TargetMode="External"/><Relationship Id="rId21" Type="http://schemas.openxmlformats.org/officeDocument/2006/relationships/hyperlink" Target="https://doi.org/10.1037/h0093718" TargetMode="External"/><Relationship Id="rId42" Type="http://schemas.openxmlformats.org/officeDocument/2006/relationships/hyperlink" Target="https://doi.org/10.1377/hlthaff.W5.63" TargetMode="External"/><Relationship Id="rId47" Type="http://schemas.openxmlformats.org/officeDocument/2006/relationships/hyperlink" Target="https://doi.org/10.1111/j.1467-9280.1996.tb00344.x" TargetMode="External"/><Relationship Id="rId63" Type="http://schemas.openxmlformats.org/officeDocument/2006/relationships/hyperlink" Target="https://doi.org/10.1377/hlthaff.W5.289" TargetMode="External"/><Relationship Id="rId68" Type="http://schemas.openxmlformats.org/officeDocument/2006/relationships/hyperlink" Target="https://doi.org/10.1037/0022-3514.88.6.895" TargetMode="External"/><Relationship Id="rId84" Type="http://schemas.openxmlformats.org/officeDocument/2006/relationships/hyperlink" Target="https://iris.who.int/handle/10665/112671" TargetMode="External"/><Relationship Id="rId89" Type="http://schemas.openxmlformats.org/officeDocument/2006/relationships/image" Target="media/image8.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26.png"/><Relationship Id="rId11" Type="http://schemas.openxmlformats.org/officeDocument/2006/relationships/comments" Target="comments.xml"/><Relationship Id="rId32" Type="http://schemas.openxmlformats.org/officeDocument/2006/relationships/hyperlink" Target="https://doi.org/10.1037/0021-9010.86.6.1191"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07/s10551-018-3937-8" TargetMode="External"/><Relationship Id="rId58" Type="http://schemas.openxmlformats.org/officeDocument/2006/relationships/hyperlink" Target="https://doi.org/10.1001/jama.2018.1150" TargetMode="External"/><Relationship Id="rId74" Type="http://schemas.openxmlformats.org/officeDocument/2006/relationships/hyperlink" Target="https://doi.org/10.1002/ejsp.1930" TargetMode="External"/><Relationship Id="rId79" Type="http://schemas.openxmlformats.org/officeDocument/2006/relationships/hyperlink" Target="https://doi.org/10.1348/0144666042037971" TargetMode="External"/><Relationship Id="rId102" Type="http://schemas.openxmlformats.org/officeDocument/2006/relationships/image" Target="media/image21.png"/><Relationship Id="rId5" Type="http://schemas.openxmlformats.org/officeDocument/2006/relationships/numbering" Target="numbering.xml"/><Relationship Id="rId90" Type="http://schemas.openxmlformats.org/officeDocument/2006/relationships/image" Target="media/image9.png"/><Relationship Id="rId95" Type="http://schemas.openxmlformats.org/officeDocument/2006/relationships/image" Target="media/image14.png"/><Relationship Id="rId22" Type="http://schemas.openxmlformats.org/officeDocument/2006/relationships/hyperlink" Target="https://doi.org/10.1111/spol.12237" TargetMode="External"/><Relationship Id="rId27" Type="http://schemas.openxmlformats.org/officeDocument/2006/relationships/hyperlink" Target="https://doi.org/10.1111/pops.12507" TargetMode="External"/><Relationship Id="rId43" Type="http://schemas.openxmlformats.org/officeDocument/2006/relationships/hyperlink" Target="https://doi.org/10.1207/S15324834BASP2303_6" TargetMode="External"/><Relationship Id="rId48" Type="http://schemas.openxmlformats.org/officeDocument/2006/relationships/hyperlink" Target="https://doi.org/10.1177/1075547017748948" TargetMode="External"/><Relationship Id="rId64" Type="http://schemas.openxmlformats.org/officeDocument/2006/relationships/hyperlink" Target="https://doi.org/10.1093/poq/nfq073" TargetMode="External"/><Relationship Id="rId69" Type="http://schemas.openxmlformats.org/officeDocument/2006/relationships/hyperlink" Target="https://doi.org/10.1111/pops.12166" TargetMode="External"/><Relationship Id="rId80" Type="http://schemas.openxmlformats.org/officeDocument/2006/relationships/hyperlink" Target="https://doi.org/10.1016/j.jen.2014.11.001" TargetMode="External"/><Relationship Id="rId85" Type="http://schemas.openxmlformats.org/officeDocument/2006/relationships/image" Target="media/image4.png"/><Relationship Id="rId12" Type="http://schemas.microsoft.com/office/2011/relationships/commentsExtended" Target="commentsExtended.xml"/><Relationship Id="rId17" Type="http://schemas.openxmlformats.org/officeDocument/2006/relationships/image" Target="media/image3.png"/><Relationship Id="rId33" Type="http://schemas.openxmlformats.org/officeDocument/2006/relationships/hyperlink" Target="https://doi.org/10.1037/h0046408" TargetMode="External"/><Relationship Id="rId38" Type="http://schemas.openxmlformats.org/officeDocument/2006/relationships/hyperlink" Target="https://doi.org/10.3758/BF03193146" TargetMode="External"/><Relationship Id="rId59" Type="http://schemas.openxmlformats.org/officeDocument/2006/relationships/hyperlink" Target="https://doi.org/10.1023/A:1022053215271" TargetMode="External"/><Relationship Id="rId103" Type="http://schemas.openxmlformats.org/officeDocument/2006/relationships/image" Target="media/image22.png"/><Relationship Id="rId108" Type="http://schemas.openxmlformats.org/officeDocument/2006/relationships/footer" Target="footer1.xml"/><Relationship Id="rId54" Type="http://schemas.openxmlformats.org/officeDocument/2006/relationships/hyperlink" Target="https://doi.org/10.1016/S1057-7408(08)80058-7" TargetMode="External"/><Relationship Id="rId70" Type="http://schemas.openxmlformats.org/officeDocument/2006/relationships/hyperlink" Target="https://doi.org/10.1016/j.copsyc.2015.03.025" TargetMode="External"/><Relationship Id="rId75" Type="http://schemas.openxmlformats.org/officeDocument/2006/relationships/hyperlink" Target="https://doi.org/10.3390/ijerph18168565" TargetMode="External"/><Relationship Id="rId91" Type="http://schemas.openxmlformats.org/officeDocument/2006/relationships/image" Target="media/image10.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i.org/10.1037/0022-3514.81.4.566" TargetMode="External"/><Relationship Id="rId28" Type="http://schemas.openxmlformats.org/officeDocument/2006/relationships/hyperlink" Target="https://doi.org/10.1177/0146167208322557" TargetMode="External"/><Relationship Id="rId36" Type="http://schemas.openxmlformats.org/officeDocument/2006/relationships/hyperlink" Target="https://doi.org/10.1080/08870440802311348" TargetMode="External"/><Relationship Id="rId49" Type="http://schemas.openxmlformats.org/officeDocument/2006/relationships/hyperlink" Target="https://doi.org/10.1177/09567976211040803" TargetMode="External"/><Relationship Id="rId57" Type="http://schemas.openxmlformats.org/officeDocument/2006/relationships/hyperlink" Target="https://doi.org/10.1016/j.healthpol.2011.08.008" TargetMode="External"/><Relationship Id="rId106"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hyperlink" Target="https://doi.org/10.3390/cli8110130" TargetMode="External"/><Relationship Id="rId44" Type="http://schemas.openxmlformats.org/officeDocument/2006/relationships/hyperlink" Target="https://doi.org/10.1016/S0022-1031(03)00038-6" TargetMode="External"/><Relationship Id="rId52" Type="http://schemas.openxmlformats.org/officeDocument/2006/relationships/hyperlink" Target="https://doi.org/10.1038/s41598-022-17430-6" TargetMode="External"/><Relationship Id="rId60" Type="http://schemas.openxmlformats.org/officeDocument/2006/relationships/hyperlink" Target="https://doi.org/10.1016/j.jbusres.2015.05.010" TargetMode="External"/><Relationship Id="rId65" Type="http://schemas.openxmlformats.org/officeDocument/2006/relationships/hyperlink" Target="https://doi.org/10.1016/j.cogpsych.2011.03.001" TargetMode="External"/><Relationship Id="rId73" Type="http://schemas.openxmlformats.org/officeDocument/2006/relationships/hyperlink" Target="https://doi.org/10.1177/0146167201274009" TargetMode="External"/><Relationship Id="rId78" Type="http://schemas.openxmlformats.org/officeDocument/2006/relationships/hyperlink" Target="https://doi.org/10.1111/j.1751-9004.2012.00438.x" TargetMode="External"/><Relationship Id="rId81" Type="http://schemas.openxmlformats.org/officeDocument/2006/relationships/hyperlink" Target="https://doi.org/10.1177/0146167211398364" TargetMode="External"/><Relationship Id="rId86" Type="http://schemas.openxmlformats.org/officeDocument/2006/relationships/image" Target="media/image5.png"/><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doi.org/10.1016/j.jemep.2021.100661" TargetMode="External"/><Relationship Id="rId39" Type="http://schemas.openxmlformats.org/officeDocument/2006/relationships/hyperlink" Target="https://doi.org/10.1215/03616878-3161212" TargetMode="External"/><Relationship Id="rId109" Type="http://schemas.openxmlformats.org/officeDocument/2006/relationships/footer" Target="footer2.xml"/><Relationship Id="rId34" Type="http://schemas.openxmlformats.org/officeDocument/2006/relationships/hyperlink" Target="https://www.kff.org/affordable-care-act/poll-finding/kaiser-health-policy-tracking-poll-december-2014/" TargetMode="External"/><Relationship Id="rId50" Type="http://schemas.openxmlformats.org/officeDocument/2006/relationships/hyperlink" Target="https://doi.org/10.1207/S15327965PL100201" TargetMode="External"/><Relationship Id="rId55" Type="http://schemas.openxmlformats.org/officeDocument/2006/relationships/hyperlink" Target="https://doi.org/10.1186/1471-2296-7-21" TargetMode="External"/><Relationship Id="rId76" Type="http://schemas.openxmlformats.org/officeDocument/2006/relationships/hyperlink" Target="https://doi.org/10.1126/science.185.4157.1124" TargetMode="External"/><Relationship Id="rId97" Type="http://schemas.openxmlformats.org/officeDocument/2006/relationships/image" Target="media/image16.png"/><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hyperlink" Target="https://doi.org/10.1177/0963721417727861" TargetMode="External"/><Relationship Id="rId92"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hyperlink" Target="https://doi.org/10.1146/annurev.psych.57.102904.190034" TargetMode="External"/><Relationship Id="rId24" Type="http://schemas.openxmlformats.org/officeDocument/2006/relationships/hyperlink" Target="https://doi.org/10.1007/BF00705573" TargetMode="External"/><Relationship Id="rId40" Type="http://schemas.openxmlformats.org/officeDocument/2006/relationships/hyperlink" Target="https://doi.org/10.1016/S0140-6736(17)32148-7" TargetMode="External"/><Relationship Id="rId45" Type="http://schemas.openxmlformats.org/officeDocument/2006/relationships/hyperlink" Target="https://doi.org/10.1016/j.socscimed.2016.12.006" TargetMode="External"/><Relationship Id="rId66" Type="http://schemas.openxmlformats.org/officeDocument/2006/relationships/hyperlink" Target="https://doi.org/10.1111/j.1751-9004.2010.00254.x" TargetMode="External"/><Relationship Id="rId87" Type="http://schemas.openxmlformats.org/officeDocument/2006/relationships/image" Target="media/image6.png"/><Relationship Id="rId110" Type="http://schemas.openxmlformats.org/officeDocument/2006/relationships/fontTable" Target="fontTable.xml"/><Relationship Id="rId61" Type="http://schemas.openxmlformats.org/officeDocument/2006/relationships/hyperlink" Target="https://doi.org/10.1177/0194599813515839" TargetMode="External"/><Relationship Id="rId82" Type="http://schemas.openxmlformats.org/officeDocument/2006/relationships/hyperlink" Target="https://doi.org/10.1177/000271621038630" TargetMode="External"/><Relationship Id="rId19" Type="http://schemas.openxmlformats.org/officeDocument/2006/relationships/hyperlink" Target="https://doi.org/10.1111/jmwh.13233" TargetMode="External"/><Relationship Id="rId14" Type="http://schemas.microsoft.com/office/2018/08/relationships/commentsExtensible" Target="commentsExtensible.xml"/><Relationship Id="rId30" Type="http://schemas.openxmlformats.org/officeDocument/2006/relationships/hyperlink" Target="https://doi.org/10.1016/j.amjmed.2015.01.032" TargetMode="External"/><Relationship Id="rId35" Type="http://schemas.openxmlformats.org/officeDocument/2006/relationships/hyperlink" Target="https://doi.org/10.1080/13527266.2022.2034033" TargetMode="External"/><Relationship Id="rId56" Type="http://schemas.openxmlformats.org/officeDocument/2006/relationships/hyperlink" Target="https://doi.org/10.1002/9781118766804.wbiect067" TargetMode="External"/><Relationship Id="rId77" Type="http://schemas.openxmlformats.org/officeDocument/2006/relationships/hyperlink" Target="https://doi.org/10.1016/j.pmedr.2018.10.003"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doi.org/10.1027/1864-9335/a000254" TargetMode="External"/><Relationship Id="rId72" Type="http://schemas.openxmlformats.org/officeDocument/2006/relationships/hyperlink" Target="https://doi.org/10.1542/peds.2007-1760" TargetMode="External"/><Relationship Id="rId93" Type="http://schemas.openxmlformats.org/officeDocument/2006/relationships/image" Target="media/image12.png"/><Relationship Id="rId98" Type="http://schemas.openxmlformats.org/officeDocument/2006/relationships/image" Target="media/image17.png"/><Relationship Id="rId3" Type="http://schemas.openxmlformats.org/officeDocument/2006/relationships/customXml" Target="../customXml/item3.xml"/><Relationship Id="rId25" Type="http://schemas.openxmlformats.org/officeDocument/2006/relationships/hyperlink" Target="https://doi.org/10.4135/9781452218410.n7" TargetMode="External"/><Relationship Id="rId46" Type="http://schemas.openxmlformats.org/officeDocument/2006/relationships/hyperlink" Target="https://doi.org/10.1007/s10654-023-01006-3" TargetMode="External"/><Relationship Id="rId67" Type="http://schemas.openxmlformats.org/officeDocument/2006/relationships/hyperlink" Target="https://doi.org/10.2139/ssrn.1493520" TargetMode="External"/><Relationship Id="rId20" Type="http://schemas.openxmlformats.org/officeDocument/2006/relationships/hyperlink" Target="https://doi.org/10.1080/15534510.2011.640199" TargetMode="External"/><Relationship Id="rId41" Type="http://schemas.openxmlformats.org/officeDocument/2006/relationships/hyperlink" Target="https://doi.org/10.7910/DVN/AO7IYJ" TargetMode="External"/><Relationship Id="rId62" Type="http://schemas.openxmlformats.org/officeDocument/2006/relationships/hyperlink" Target="https://doi.org/10.1111/1467-9280.00139" TargetMode="External"/><Relationship Id="rId83" Type="http://schemas.openxmlformats.org/officeDocument/2006/relationships/hyperlink" Target="https://doi.org/10.1017/pls.2020.22" TargetMode="External"/><Relationship Id="rId88" Type="http://schemas.openxmlformats.org/officeDocument/2006/relationships/image" Target="media/image7.png"/><Relationship Id="rId11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3.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4.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docProps/app.xml><?xml version="1.0" encoding="utf-8"?>
<Properties xmlns="http://schemas.openxmlformats.org/officeDocument/2006/extended-properties" xmlns:vt="http://schemas.openxmlformats.org/officeDocument/2006/docPropsVTypes">
  <Template>proposal template</Template>
  <TotalTime>296</TotalTime>
  <Pages>96</Pages>
  <Words>25649</Words>
  <Characters>146202</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213</cp:revision>
  <dcterms:created xsi:type="dcterms:W3CDTF">2025-02-19T16:38:00Z</dcterms:created>
  <dcterms:modified xsi:type="dcterms:W3CDTF">2025-04-08T20:33:00Z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