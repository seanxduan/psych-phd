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5374D" w14:textId="77777777" w:rsidR="00C86724" w:rsidRPr="00AE0AA3" w:rsidRDefault="00C86724" w:rsidP="00EC5434">
      <w:pPr>
        <w:tabs>
          <w:tab w:val="left" w:pos="8100"/>
        </w:tabs>
        <w:spacing w:line="480" w:lineRule="auto"/>
        <w:ind w:firstLine="720"/>
        <w:jc w:val="center"/>
      </w:pPr>
      <w:bookmarkStart w:id="0" w:name="_Toc151474567"/>
      <w:r w:rsidRPr="00AE0AA3">
        <w:t xml:space="preserve">CHANGING POLARIZED BELIEFS USING </w:t>
      </w:r>
    </w:p>
    <w:p w14:paraId="659FDA38" w14:textId="1871E39A" w:rsidR="00EC5434" w:rsidRPr="00AE0AA3" w:rsidRDefault="00C86724" w:rsidP="00EC5434">
      <w:pPr>
        <w:tabs>
          <w:tab w:val="left" w:pos="8100"/>
        </w:tabs>
        <w:spacing w:line="480" w:lineRule="auto"/>
        <w:ind w:firstLine="720"/>
        <w:jc w:val="center"/>
      </w:pPr>
      <w:r w:rsidRPr="00AE0AA3">
        <w:t>SOCIAL CONSENSUS AND MORAL CONVICTION</w:t>
      </w:r>
    </w:p>
    <w:p w14:paraId="484B73C8" w14:textId="77777777" w:rsidR="00F4031E" w:rsidRPr="00AE0AA3" w:rsidRDefault="00F4031E" w:rsidP="001C2C29">
      <w:pPr>
        <w:tabs>
          <w:tab w:val="left" w:pos="8100"/>
        </w:tabs>
        <w:spacing w:line="480" w:lineRule="auto"/>
        <w:ind w:firstLine="720"/>
        <w:jc w:val="center"/>
      </w:pPr>
    </w:p>
    <w:p w14:paraId="61DC1F79" w14:textId="599BC7C3" w:rsidR="001C2C29" w:rsidRPr="00AE0AA3" w:rsidRDefault="001C2C29" w:rsidP="001C2C29">
      <w:pPr>
        <w:tabs>
          <w:tab w:val="left" w:pos="8100"/>
        </w:tabs>
        <w:spacing w:line="480" w:lineRule="auto"/>
        <w:ind w:firstLine="720"/>
        <w:jc w:val="center"/>
      </w:pPr>
      <w:r w:rsidRPr="00AE0AA3">
        <w:t>______________________________________________</w:t>
      </w:r>
    </w:p>
    <w:p w14:paraId="54B054D3" w14:textId="77777777" w:rsidR="001C2C29" w:rsidRPr="00AE0AA3" w:rsidRDefault="001C2C29" w:rsidP="001C2C29">
      <w:pPr>
        <w:tabs>
          <w:tab w:val="left" w:pos="8100"/>
        </w:tabs>
        <w:spacing w:line="480" w:lineRule="auto"/>
        <w:ind w:firstLine="720"/>
        <w:jc w:val="center"/>
      </w:pPr>
      <w:r w:rsidRPr="00AE0AA3">
        <w:t xml:space="preserve">A Dissertation Proposal </w:t>
      </w:r>
    </w:p>
    <w:p w14:paraId="0BB303C3" w14:textId="77777777" w:rsidR="001C2C29" w:rsidRPr="00AE0AA3" w:rsidRDefault="001C2C29" w:rsidP="001C2C29">
      <w:pPr>
        <w:tabs>
          <w:tab w:val="left" w:pos="8100"/>
        </w:tabs>
        <w:spacing w:line="480" w:lineRule="auto"/>
        <w:ind w:firstLine="720"/>
        <w:jc w:val="center"/>
      </w:pPr>
      <w:r w:rsidRPr="00AE0AA3">
        <w:t>presented to</w:t>
      </w:r>
    </w:p>
    <w:p w14:paraId="6DA412E6" w14:textId="77777777" w:rsidR="001C2C29" w:rsidRPr="00AE0AA3" w:rsidRDefault="001C2C29" w:rsidP="001C2C29">
      <w:pPr>
        <w:tabs>
          <w:tab w:val="left" w:pos="8100"/>
        </w:tabs>
        <w:spacing w:line="480" w:lineRule="auto"/>
        <w:ind w:firstLine="720"/>
        <w:jc w:val="center"/>
      </w:pPr>
      <w:r w:rsidRPr="00AE0AA3">
        <w:t xml:space="preserve"> the Dissertation Committee</w:t>
      </w:r>
    </w:p>
    <w:p w14:paraId="4A75F133" w14:textId="77777777" w:rsidR="001C2C29" w:rsidRPr="00AE0AA3" w:rsidRDefault="001C2C29" w:rsidP="001C2C29">
      <w:pPr>
        <w:tabs>
          <w:tab w:val="left" w:pos="8100"/>
        </w:tabs>
        <w:spacing w:line="480" w:lineRule="auto"/>
        <w:ind w:firstLine="720"/>
        <w:jc w:val="center"/>
      </w:pPr>
      <w:r w:rsidRPr="00AE0AA3">
        <w:t>___________________________________________________________</w:t>
      </w:r>
    </w:p>
    <w:p w14:paraId="29B2FDE2" w14:textId="77777777" w:rsidR="001C2C29" w:rsidRPr="00AE0AA3" w:rsidRDefault="001C2C29" w:rsidP="001C2C29">
      <w:pPr>
        <w:tabs>
          <w:tab w:val="left" w:pos="8100"/>
        </w:tabs>
        <w:spacing w:line="480" w:lineRule="auto"/>
        <w:ind w:firstLine="720"/>
        <w:jc w:val="center"/>
      </w:pPr>
      <w:r w:rsidRPr="00AE0AA3">
        <w:t xml:space="preserve">In Partial Fulfillment </w:t>
      </w:r>
    </w:p>
    <w:p w14:paraId="52C27E19" w14:textId="77777777" w:rsidR="001C2C29" w:rsidRPr="00AE0AA3" w:rsidRDefault="001C2C29" w:rsidP="001C2C29">
      <w:pPr>
        <w:tabs>
          <w:tab w:val="left" w:pos="8100"/>
        </w:tabs>
        <w:spacing w:line="480" w:lineRule="auto"/>
        <w:ind w:firstLine="720"/>
        <w:jc w:val="center"/>
      </w:pPr>
      <w:r w:rsidRPr="00AE0AA3">
        <w:t>of the Requirements for the Degree</w:t>
      </w:r>
    </w:p>
    <w:p w14:paraId="0A6C6B5D" w14:textId="77777777" w:rsidR="001C2C29" w:rsidRPr="00AE0AA3" w:rsidRDefault="001C2C29" w:rsidP="001C2C29">
      <w:pPr>
        <w:tabs>
          <w:tab w:val="left" w:pos="8100"/>
        </w:tabs>
        <w:spacing w:line="480" w:lineRule="auto"/>
        <w:ind w:firstLine="720"/>
        <w:jc w:val="center"/>
      </w:pPr>
      <w:r w:rsidRPr="00AE0AA3">
        <w:t xml:space="preserve"> Doctor of Philosophy</w:t>
      </w:r>
    </w:p>
    <w:p w14:paraId="7C5F7FEF" w14:textId="77777777" w:rsidR="001C2C29" w:rsidRPr="00AE0AA3" w:rsidRDefault="001C2C29" w:rsidP="001C2C29">
      <w:pPr>
        <w:tabs>
          <w:tab w:val="left" w:pos="8100"/>
        </w:tabs>
        <w:spacing w:line="480" w:lineRule="auto"/>
        <w:ind w:firstLine="720"/>
        <w:jc w:val="center"/>
      </w:pPr>
      <w:r w:rsidRPr="00AE0AA3">
        <w:t>______________________________________________</w:t>
      </w:r>
    </w:p>
    <w:p w14:paraId="76BBFA05" w14:textId="77777777" w:rsidR="001C2C29" w:rsidRPr="00AE0AA3" w:rsidRDefault="001C2C29" w:rsidP="001C2C29">
      <w:pPr>
        <w:tabs>
          <w:tab w:val="left" w:pos="8100"/>
        </w:tabs>
        <w:spacing w:line="480" w:lineRule="auto"/>
        <w:ind w:firstLine="720"/>
        <w:jc w:val="center"/>
      </w:pPr>
      <w:proofErr w:type="gramStart"/>
      <w:r w:rsidRPr="00AE0AA3">
        <w:t>by</w:t>
      </w:r>
      <w:proofErr w:type="gramEnd"/>
    </w:p>
    <w:p w14:paraId="247377F2" w14:textId="6D9A98BC" w:rsidR="001C2C29" w:rsidRPr="00AE0AA3" w:rsidRDefault="001C2C29" w:rsidP="001C2C29">
      <w:pPr>
        <w:tabs>
          <w:tab w:val="left" w:pos="8100"/>
        </w:tabs>
        <w:spacing w:line="480" w:lineRule="auto"/>
        <w:ind w:firstLine="720"/>
        <w:jc w:val="center"/>
      </w:pPr>
      <w:r w:rsidRPr="00AE0AA3">
        <w:t>SEAN X. DUAN</w:t>
      </w:r>
    </w:p>
    <w:p w14:paraId="7CCD4891" w14:textId="484F4F19" w:rsidR="001C2C29" w:rsidRPr="00AE0AA3" w:rsidRDefault="001C2C29" w:rsidP="001C2C29">
      <w:pPr>
        <w:tabs>
          <w:tab w:val="left" w:pos="8100"/>
        </w:tabs>
        <w:spacing w:line="480" w:lineRule="auto"/>
        <w:ind w:firstLine="720"/>
        <w:jc w:val="center"/>
      </w:pPr>
      <w:r w:rsidRPr="00AE0AA3">
        <w:t xml:space="preserve">Dr. Victoria </w:t>
      </w:r>
      <w:r w:rsidR="00417C32" w:rsidRPr="00AE0AA3">
        <w:t xml:space="preserve">A. </w:t>
      </w:r>
      <w:r w:rsidRPr="00AE0AA3">
        <w:t>Shaffer, Dissertation Supervisor</w:t>
      </w:r>
    </w:p>
    <w:p w14:paraId="6A65D1B8" w14:textId="37F33AE1" w:rsidR="00C86724" w:rsidRPr="00AE0AA3" w:rsidRDefault="008E5BA5" w:rsidP="001C2C29">
      <w:pPr>
        <w:tabs>
          <w:tab w:val="left" w:pos="8100"/>
        </w:tabs>
        <w:spacing w:line="480" w:lineRule="auto"/>
        <w:ind w:firstLine="720"/>
        <w:jc w:val="center"/>
      </w:pPr>
      <w:r w:rsidRPr="00AE0AA3">
        <w:t>APRIL 2025</w:t>
      </w:r>
    </w:p>
    <w:p w14:paraId="0926921F" w14:textId="77777777" w:rsidR="00C86724" w:rsidRPr="00AE0AA3" w:rsidRDefault="00C86724">
      <w:r w:rsidRPr="00AE0AA3">
        <w:br w:type="page"/>
      </w:r>
    </w:p>
    <w:p w14:paraId="1E3BD351" w14:textId="68977331" w:rsidR="001C2C29" w:rsidRPr="00AE0AA3" w:rsidRDefault="001C2C29" w:rsidP="001C2C29">
      <w:r w:rsidRPr="00AE0AA3">
        <w:lastRenderedPageBreak/>
        <w:t xml:space="preserve">The undersigned, appointed by the dean of the Graduate School have examined the dissertation entitled </w:t>
      </w:r>
    </w:p>
    <w:p w14:paraId="78268757" w14:textId="77777777" w:rsidR="001C2C29" w:rsidRPr="00AE0AA3" w:rsidRDefault="001C2C29" w:rsidP="001C2C29"/>
    <w:p w14:paraId="13C72FF9" w14:textId="77777777" w:rsidR="00C86724" w:rsidRPr="00AE0AA3" w:rsidRDefault="00C86724" w:rsidP="00C86724">
      <w:pPr>
        <w:tabs>
          <w:tab w:val="left" w:pos="8100"/>
        </w:tabs>
        <w:spacing w:line="480" w:lineRule="auto"/>
        <w:ind w:firstLine="720"/>
        <w:jc w:val="center"/>
      </w:pPr>
      <w:r w:rsidRPr="00AE0AA3">
        <w:t xml:space="preserve">CHANGING POLARIZED BELIEFS USING </w:t>
      </w:r>
    </w:p>
    <w:p w14:paraId="5B881D73" w14:textId="77777777" w:rsidR="00C86724" w:rsidRPr="00AE0AA3" w:rsidRDefault="00C86724" w:rsidP="00C86724">
      <w:pPr>
        <w:tabs>
          <w:tab w:val="left" w:pos="8100"/>
        </w:tabs>
        <w:spacing w:line="480" w:lineRule="auto"/>
        <w:ind w:firstLine="720"/>
        <w:jc w:val="center"/>
      </w:pPr>
      <w:r w:rsidRPr="00AE0AA3">
        <w:t>SOCIAL CONSENSUS AND MORAL CONVICTION</w:t>
      </w:r>
    </w:p>
    <w:p w14:paraId="2811801D" w14:textId="77777777" w:rsidR="001C2C29" w:rsidRPr="00AE0AA3" w:rsidRDefault="001C2C29" w:rsidP="001C2C29"/>
    <w:p w14:paraId="426CA736" w14:textId="19EE61D8" w:rsidR="001C2C29" w:rsidRPr="00AE0AA3" w:rsidRDefault="001C2C29" w:rsidP="001C2C29">
      <w:r w:rsidRPr="00AE0AA3">
        <w:t xml:space="preserve">presented by </w:t>
      </w:r>
      <w:r w:rsidR="00503BCE" w:rsidRPr="00AE0AA3">
        <w:t>Sean X. Duan</w:t>
      </w:r>
    </w:p>
    <w:p w14:paraId="5D5791D1" w14:textId="77777777" w:rsidR="001C2C29" w:rsidRPr="00AE0AA3" w:rsidRDefault="001C2C29" w:rsidP="001C2C29">
      <w:r w:rsidRPr="00AE0AA3">
        <w:t xml:space="preserve">a candidate for the degree of </w:t>
      </w:r>
      <w:proofErr w:type="gramStart"/>
      <w:r w:rsidRPr="00AE0AA3">
        <w:t>doctor of philosophy</w:t>
      </w:r>
      <w:proofErr w:type="gramEnd"/>
      <w:r w:rsidRPr="00AE0AA3">
        <w:t>,</w:t>
      </w:r>
    </w:p>
    <w:p w14:paraId="0381D88B" w14:textId="77777777" w:rsidR="001C2C29" w:rsidRPr="00AE0AA3" w:rsidRDefault="001C2C29" w:rsidP="001C2C29">
      <w:r w:rsidRPr="00AE0AA3">
        <w:t>and hereby certify that, in their opinion, it is worthy of acceptance.</w:t>
      </w:r>
    </w:p>
    <w:p w14:paraId="275D0944" w14:textId="77777777" w:rsidR="001C2C29" w:rsidRPr="00AE0AA3" w:rsidRDefault="001C2C29" w:rsidP="001C2C29"/>
    <w:p w14:paraId="37393518" w14:textId="77777777" w:rsidR="001C2C29" w:rsidRPr="00AE0AA3" w:rsidRDefault="001C2C29" w:rsidP="001C2C29"/>
    <w:p w14:paraId="28B6A6D2" w14:textId="77777777" w:rsidR="001C2C29" w:rsidRPr="00AE0AA3" w:rsidRDefault="001C2C29" w:rsidP="001C2C29">
      <w:pPr>
        <w:jc w:val="center"/>
      </w:pPr>
      <w:r w:rsidRPr="00AE0AA3">
        <w:t>__________________________________________</w:t>
      </w:r>
    </w:p>
    <w:p w14:paraId="022A9C9C" w14:textId="5AD29F05" w:rsidR="001C2C29" w:rsidRPr="00AE0AA3" w:rsidRDefault="001C2C29" w:rsidP="001C2C29">
      <w:pPr>
        <w:jc w:val="center"/>
      </w:pPr>
      <w:r w:rsidRPr="00AE0AA3">
        <w:t xml:space="preserve">Professor Victoria </w:t>
      </w:r>
      <w:r w:rsidR="00503BCE" w:rsidRPr="00AE0AA3">
        <w:t xml:space="preserve">A. </w:t>
      </w:r>
      <w:r w:rsidRPr="00AE0AA3">
        <w:t>Shaffer</w:t>
      </w:r>
    </w:p>
    <w:p w14:paraId="37C6C9BD" w14:textId="77777777" w:rsidR="001C2C29" w:rsidRPr="00AE0AA3" w:rsidRDefault="001C2C29" w:rsidP="001C2C29">
      <w:pPr>
        <w:jc w:val="center"/>
      </w:pPr>
    </w:p>
    <w:p w14:paraId="603632EC" w14:textId="77777777" w:rsidR="001C2C29" w:rsidRPr="00AE0AA3" w:rsidRDefault="001C2C29" w:rsidP="001C2C29">
      <w:pPr>
        <w:jc w:val="center"/>
      </w:pPr>
    </w:p>
    <w:p w14:paraId="1A4C81B8" w14:textId="77777777" w:rsidR="001C2C29" w:rsidRPr="00AE0AA3" w:rsidRDefault="001C2C29" w:rsidP="001C2C29">
      <w:pPr>
        <w:jc w:val="center"/>
      </w:pPr>
      <w:r w:rsidRPr="00AE0AA3">
        <w:t>__________________________________________</w:t>
      </w:r>
    </w:p>
    <w:p w14:paraId="04193E99" w14:textId="05D235CF" w:rsidR="001C2C29" w:rsidRPr="00AE0AA3" w:rsidRDefault="001C2C29" w:rsidP="001C2C29">
      <w:pPr>
        <w:jc w:val="center"/>
      </w:pPr>
      <w:r w:rsidRPr="00AE0AA3">
        <w:t xml:space="preserve">Professor </w:t>
      </w:r>
      <w:r w:rsidR="00503BCE" w:rsidRPr="00AE0AA3">
        <w:t>Clintin P. Davis-Stober</w:t>
      </w:r>
    </w:p>
    <w:p w14:paraId="57832363" w14:textId="77777777" w:rsidR="001C2C29" w:rsidRPr="00AE0AA3" w:rsidRDefault="001C2C29" w:rsidP="001C2C29">
      <w:pPr>
        <w:jc w:val="center"/>
      </w:pPr>
    </w:p>
    <w:p w14:paraId="5CF16275" w14:textId="77777777" w:rsidR="001C2C29" w:rsidRPr="00AE0AA3" w:rsidRDefault="001C2C29" w:rsidP="001C2C29">
      <w:pPr>
        <w:jc w:val="center"/>
      </w:pPr>
    </w:p>
    <w:p w14:paraId="335B0603" w14:textId="77777777" w:rsidR="001C2C29" w:rsidRPr="00AE0AA3" w:rsidRDefault="001C2C29" w:rsidP="001C2C29">
      <w:pPr>
        <w:jc w:val="center"/>
      </w:pPr>
      <w:r w:rsidRPr="00AE0AA3">
        <w:t>__________________________________________</w:t>
      </w:r>
    </w:p>
    <w:p w14:paraId="46025CF5" w14:textId="2199CB1C" w:rsidR="001C2C29" w:rsidRPr="00AE0AA3" w:rsidRDefault="001C2C29" w:rsidP="001C2C29">
      <w:pPr>
        <w:jc w:val="center"/>
      </w:pPr>
      <w:r w:rsidRPr="00AE0AA3">
        <w:t xml:space="preserve">Professor </w:t>
      </w:r>
      <w:r w:rsidR="00DF2C9C" w:rsidRPr="00AE0AA3">
        <w:t>Emeritus Kennon M. Sheldon</w:t>
      </w:r>
    </w:p>
    <w:p w14:paraId="63B501DC" w14:textId="77777777" w:rsidR="001C2C29" w:rsidRPr="00AE0AA3" w:rsidRDefault="001C2C29" w:rsidP="001C2C29">
      <w:pPr>
        <w:jc w:val="center"/>
      </w:pPr>
    </w:p>
    <w:p w14:paraId="3215537A" w14:textId="77777777" w:rsidR="001C2C29" w:rsidRPr="00AE0AA3" w:rsidRDefault="001C2C29" w:rsidP="001C2C29">
      <w:pPr>
        <w:jc w:val="center"/>
      </w:pPr>
    </w:p>
    <w:p w14:paraId="77304124" w14:textId="77777777" w:rsidR="001C2C29" w:rsidRPr="00AE0AA3" w:rsidRDefault="001C2C29" w:rsidP="001C2C29">
      <w:pPr>
        <w:jc w:val="center"/>
      </w:pPr>
      <w:r w:rsidRPr="00AE0AA3">
        <w:t>__________________________________________</w:t>
      </w:r>
    </w:p>
    <w:p w14:paraId="113FE968" w14:textId="23D66B96" w:rsidR="001C2C29" w:rsidRPr="00AE0AA3" w:rsidRDefault="001C2C29" w:rsidP="001C2C29">
      <w:pPr>
        <w:jc w:val="center"/>
      </w:pPr>
      <w:r w:rsidRPr="00AE0AA3">
        <w:t xml:space="preserve">Doctor Richelle </w:t>
      </w:r>
      <w:r w:rsidR="00DF2C9C" w:rsidRPr="00AE0AA3">
        <w:t xml:space="preserve">J. </w:t>
      </w:r>
      <w:r w:rsidRPr="00AE0AA3">
        <w:t>Koopman</w:t>
      </w:r>
    </w:p>
    <w:p w14:paraId="5BEA00D6" w14:textId="77777777" w:rsidR="001C2C29" w:rsidRPr="00AE0AA3" w:rsidRDefault="001C2C29" w:rsidP="001C2C29">
      <w:pPr>
        <w:jc w:val="center"/>
      </w:pPr>
    </w:p>
    <w:p w14:paraId="3B2F0B94" w14:textId="77777777" w:rsidR="001C2C29" w:rsidRPr="00AE0AA3" w:rsidRDefault="001C2C29" w:rsidP="001C2C29">
      <w:r w:rsidRPr="00AE0AA3">
        <w:lastRenderedPageBreak/>
        <w:br w:type="page"/>
      </w:r>
    </w:p>
    <w:p w14:paraId="16DBED95" w14:textId="77777777" w:rsidR="001C2C29" w:rsidRPr="00AE0AA3" w:rsidRDefault="001C2C29" w:rsidP="001C2C29">
      <w:pPr>
        <w:jc w:val="center"/>
      </w:pPr>
      <w:r w:rsidRPr="00AE0AA3">
        <w:lastRenderedPageBreak/>
        <w:t>DEDICATION</w:t>
      </w:r>
    </w:p>
    <w:p w14:paraId="0E36252E" w14:textId="77777777" w:rsidR="001C2C29" w:rsidRPr="00AE0AA3" w:rsidRDefault="001C2C29" w:rsidP="001C2C29">
      <w:pPr>
        <w:jc w:val="center"/>
      </w:pPr>
    </w:p>
    <w:p w14:paraId="4E3D0417" w14:textId="5E366D50" w:rsidR="001C2C29" w:rsidRPr="00AE0AA3" w:rsidRDefault="00C86724" w:rsidP="001C2C29">
      <w:r w:rsidRPr="00AE0AA3">
        <w:t>Placeholder text</w:t>
      </w:r>
    </w:p>
    <w:p w14:paraId="15D2D0E8" w14:textId="77777777" w:rsidR="001C2C29" w:rsidRPr="00AE0AA3" w:rsidRDefault="001C2C29" w:rsidP="001C2C29">
      <w:r w:rsidRPr="00AE0AA3">
        <w:br w:type="page"/>
      </w:r>
    </w:p>
    <w:p w14:paraId="53A512FF" w14:textId="77777777" w:rsidR="001C2C29" w:rsidRPr="00AE0AA3" w:rsidRDefault="001C2C29" w:rsidP="001C2C29">
      <w:pPr>
        <w:pStyle w:val="p1"/>
        <w:rPr>
          <w:sz w:val="24"/>
          <w:szCs w:val="24"/>
        </w:rPr>
      </w:pPr>
      <w:r w:rsidRPr="00AE0AA3">
        <w:rPr>
          <w:sz w:val="24"/>
          <w:szCs w:val="24"/>
        </w:rPr>
        <w:lastRenderedPageBreak/>
        <w:t>ACKNOWLEDGEMENTS</w:t>
      </w:r>
    </w:p>
    <w:p w14:paraId="7ED69BBF" w14:textId="77777777" w:rsidR="001C2C29" w:rsidRPr="00AE0AA3" w:rsidRDefault="001C2C29" w:rsidP="001C2C29">
      <w:pPr>
        <w:pStyle w:val="p2"/>
        <w:rPr>
          <w:sz w:val="24"/>
          <w:szCs w:val="24"/>
        </w:rPr>
      </w:pPr>
    </w:p>
    <w:p w14:paraId="0A21E9CC" w14:textId="00D2F323" w:rsidR="001C2C29" w:rsidRPr="00AE0AA3" w:rsidRDefault="00C86724" w:rsidP="001C2C29">
      <w:pPr>
        <w:pStyle w:val="p3"/>
        <w:rPr>
          <w:sz w:val="24"/>
          <w:szCs w:val="24"/>
        </w:rPr>
      </w:pPr>
      <w:r w:rsidRPr="00AE0AA3">
        <w:rPr>
          <w:sz w:val="24"/>
          <w:szCs w:val="24"/>
        </w:rPr>
        <w:t>Placeholder Text</w:t>
      </w:r>
    </w:p>
    <w:p w14:paraId="5212F0E1" w14:textId="77777777" w:rsidR="001C2C29" w:rsidRPr="00AE0AA3" w:rsidRDefault="001C2C29" w:rsidP="001C2C29">
      <w:r w:rsidRPr="00AE0AA3">
        <w:br w:type="page"/>
      </w:r>
    </w:p>
    <w:sdt>
      <w:sdtPr>
        <w:rPr>
          <w:rFonts w:asciiTheme="minorHAnsi" w:eastAsiaTheme="minorHAnsi" w:hAnsiTheme="minorHAnsi" w:cstheme="minorBidi"/>
          <w:color w:val="auto"/>
          <w:kern w:val="2"/>
          <w:sz w:val="24"/>
          <w:szCs w:val="22"/>
          <w14:ligatures w14:val="standardContextual"/>
        </w:rPr>
        <w:id w:val="-1073729585"/>
        <w:docPartObj>
          <w:docPartGallery w:val="Table of Contents"/>
          <w:docPartUnique/>
        </w:docPartObj>
      </w:sdtPr>
      <w:sdtEndPr>
        <w:rPr>
          <w:b/>
          <w:bCs/>
          <w:noProof/>
        </w:rPr>
      </w:sdtEndPr>
      <w:sdtContent>
        <w:p w14:paraId="0D02FCCA" w14:textId="0A259CE5" w:rsidR="001C2C29" w:rsidRPr="00AE0AA3" w:rsidRDefault="001C2C29">
          <w:pPr>
            <w:pStyle w:val="TOCHeading"/>
            <w:rPr>
              <w:color w:val="auto"/>
            </w:rPr>
          </w:pPr>
          <w:r w:rsidRPr="00AE0AA3">
            <w:rPr>
              <w:color w:val="auto"/>
            </w:rPr>
            <w:t>Contents</w:t>
          </w:r>
        </w:p>
        <w:p w14:paraId="2A6C9943" w14:textId="692B43FE" w:rsidR="00F34D39" w:rsidRDefault="001C2C29">
          <w:pPr>
            <w:pStyle w:val="TOC1"/>
            <w:tabs>
              <w:tab w:val="right" w:leader="dot" w:pos="9350"/>
            </w:tabs>
            <w:rPr>
              <w:rFonts w:eastAsiaTheme="minorEastAsia"/>
              <w:noProof/>
              <w:szCs w:val="24"/>
            </w:rPr>
          </w:pPr>
          <w:r w:rsidRPr="00AE0AA3">
            <w:fldChar w:fldCharType="begin"/>
          </w:r>
          <w:r w:rsidRPr="00AE0AA3">
            <w:instrText xml:space="preserve"> TOC \o "1-3" \h \z \u </w:instrText>
          </w:r>
          <w:r w:rsidRPr="00AE0AA3">
            <w:fldChar w:fldCharType="separate"/>
          </w:r>
          <w:hyperlink w:anchor="_Toc195620922" w:history="1">
            <w:r w:rsidR="00F34D39" w:rsidRPr="00B926C5">
              <w:rPr>
                <w:rStyle w:val="Hyperlink"/>
                <w:noProof/>
              </w:rPr>
              <w:t>ABSTRACT</w:t>
            </w:r>
            <w:r w:rsidR="00F34D39">
              <w:rPr>
                <w:noProof/>
                <w:webHidden/>
              </w:rPr>
              <w:tab/>
            </w:r>
            <w:r w:rsidR="00F34D39">
              <w:rPr>
                <w:noProof/>
                <w:webHidden/>
              </w:rPr>
              <w:fldChar w:fldCharType="begin"/>
            </w:r>
            <w:r w:rsidR="00F34D39">
              <w:rPr>
                <w:noProof/>
                <w:webHidden/>
              </w:rPr>
              <w:instrText xml:space="preserve"> PAGEREF _Toc195620922 \h </w:instrText>
            </w:r>
            <w:r w:rsidR="00F34D39">
              <w:rPr>
                <w:noProof/>
                <w:webHidden/>
              </w:rPr>
            </w:r>
            <w:r w:rsidR="00F34D39">
              <w:rPr>
                <w:noProof/>
                <w:webHidden/>
              </w:rPr>
              <w:fldChar w:fldCharType="separate"/>
            </w:r>
            <w:r w:rsidR="00F34D39">
              <w:rPr>
                <w:noProof/>
                <w:webHidden/>
              </w:rPr>
              <w:t>9</w:t>
            </w:r>
            <w:r w:rsidR="00F34D39">
              <w:rPr>
                <w:noProof/>
                <w:webHidden/>
              </w:rPr>
              <w:fldChar w:fldCharType="end"/>
            </w:r>
          </w:hyperlink>
        </w:p>
        <w:p w14:paraId="23406553" w14:textId="77573D1F" w:rsidR="00F34D39" w:rsidRDefault="00F34D39">
          <w:pPr>
            <w:pStyle w:val="TOC1"/>
            <w:tabs>
              <w:tab w:val="right" w:leader="dot" w:pos="9350"/>
            </w:tabs>
            <w:rPr>
              <w:rFonts w:eastAsiaTheme="minorEastAsia"/>
              <w:noProof/>
              <w:szCs w:val="24"/>
            </w:rPr>
          </w:pPr>
          <w:hyperlink w:anchor="_Toc195620923" w:history="1">
            <w:r w:rsidRPr="00B926C5">
              <w:rPr>
                <w:rStyle w:val="Hyperlink"/>
                <w:noProof/>
              </w:rPr>
              <w:t>Chapter 1: Introduction – Broad Overview of Research</w:t>
            </w:r>
            <w:r>
              <w:rPr>
                <w:noProof/>
                <w:webHidden/>
              </w:rPr>
              <w:tab/>
            </w:r>
            <w:r>
              <w:rPr>
                <w:noProof/>
                <w:webHidden/>
              </w:rPr>
              <w:fldChar w:fldCharType="begin"/>
            </w:r>
            <w:r>
              <w:rPr>
                <w:noProof/>
                <w:webHidden/>
              </w:rPr>
              <w:instrText xml:space="preserve"> PAGEREF _Toc195620923 \h </w:instrText>
            </w:r>
            <w:r>
              <w:rPr>
                <w:noProof/>
                <w:webHidden/>
              </w:rPr>
            </w:r>
            <w:r>
              <w:rPr>
                <w:noProof/>
                <w:webHidden/>
              </w:rPr>
              <w:fldChar w:fldCharType="separate"/>
            </w:r>
            <w:r>
              <w:rPr>
                <w:noProof/>
                <w:webHidden/>
              </w:rPr>
              <w:t>10</w:t>
            </w:r>
            <w:r>
              <w:rPr>
                <w:noProof/>
                <w:webHidden/>
              </w:rPr>
              <w:fldChar w:fldCharType="end"/>
            </w:r>
          </w:hyperlink>
        </w:p>
        <w:p w14:paraId="787BEDA7" w14:textId="1C3C9359" w:rsidR="00F34D39" w:rsidRDefault="00F34D39">
          <w:pPr>
            <w:pStyle w:val="TOC1"/>
            <w:tabs>
              <w:tab w:val="right" w:leader="dot" w:pos="9350"/>
            </w:tabs>
            <w:rPr>
              <w:rFonts w:eastAsiaTheme="minorEastAsia"/>
              <w:noProof/>
              <w:szCs w:val="24"/>
            </w:rPr>
          </w:pPr>
          <w:hyperlink w:anchor="_Toc195620924" w:history="1">
            <w:r w:rsidRPr="00B926C5">
              <w:rPr>
                <w:rStyle w:val="Hyperlink"/>
                <w:noProof/>
              </w:rPr>
              <w:t>Chapter 2: Review of the Literature</w:t>
            </w:r>
            <w:r>
              <w:rPr>
                <w:noProof/>
                <w:webHidden/>
              </w:rPr>
              <w:tab/>
            </w:r>
            <w:r>
              <w:rPr>
                <w:noProof/>
                <w:webHidden/>
              </w:rPr>
              <w:fldChar w:fldCharType="begin"/>
            </w:r>
            <w:r>
              <w:rPr>
                <w:noProof/>
                <w:webHidden/>
              </w:rPr>
              <w:instrText xml:space="preserve"> PAGEREF _Toc195620924 \h </w:instrText>
            </w:r>
            <w:r>
              <w:rPr>
                <w:noProof/>
                <w:webHidden/>
              </w:rPr>
            </w:r>
            <w:r>
              <w:rPr>
                <w:noProof/>
                <w:webHidden/>
              </w:rPr>
              <w:fldChar w:fldCharType="separate"/>
            </w:r>
            <w:r>
              <w:rPr>
                <w:noProof/>
                <w:webHidden/>
              </w:rPr>
              <w:t>12</w:t>
            </w:r>
            <w:r>
              <w:rPr>
                <w:noProof/>
                <w:webHidden/>
              </w:rPr>
              <w:fldChar w:fldCharType="end"/>
            </w:r>
          </w:hyperlink>
        </w:p>
        <w:p w14:paraId="45590AF7" w14:textId="670AAEE0" w:rsidR="00F34D39" w:rsidRDefault="00F34D39">
          <w:pPr>
            <w:pStyle w:val="TOC2"/>
            <w:tabs>
              <w:tab w:val="right" w:leader="dot" w:pos="9350"/>
            </w:tabs>
            <w:rPr>
              <w:rFonts w:eastAsiaTheme="minorEastAsia"/>
              <w:noProof/>
              <w:szCs w:val="24"/>
            </w:rPr>
          </w:pPr>
          <w:hyperlink w:anchor="_Toc195620925" w:history="1">
            <w:r w:rsidRPr="00B926C5">
              <w:rPr>
                <w:rStyle w:val="Hyperlink"/>
                <w:noProof/>
              </w:rPr>
              <w:t>Attitude/Belief Formation</w:t>
            </w:r>
            <w:r>
              <w:rPr>
                <w:noProof/>
                <w:webHidden/>
              </w:rPr>
              <w:tab/>
            </w:r>
            <w:r>
              <w:rPr>
                <w:noProof/>
                <w:webHidden/>
              </w:rPr>
              <w:fldChar w:fldCharType="begin"/>
            </w:r>
            <w:r>
              <w:rPr>
                <w:noProof/>
                <w:webHidden/>
              </w:rPr>
              <w:instrText xml:space="preserve"> PAGEREF _Toc195620925 \h </w:instrText>
            </w:r>
            <w:r>
              <w:rPr>
                <w:noProof/>
                <w:webHidden/>
              </w:rPr>
            </w:r>
            <w:r>
              <w:rPr>
                <w:noProof/>
                <w:webHidden/>
              </w:rPr>
              <w:fldChar w:fldCharType="separate"/>
            </w:r>
            <w:r>
              <w:rPr>
                <w:noProof/>
                <w:webHidden/>
              </w:rPr>
              <w:t>12</w:t>
            </w:r>
            <w:r>
              <w:rPr>
                <w:noProof/>
                <w:webHidden/>
              </w:rPr>
              <w:fldChar w:fldCharType="end"/>
            </w:r>
          </w:hyperlink>
        </w:p>
        <w:p w14:paraId="040683C5" w14:textId="4E70855B" w:rsidR="00F34D39" w:rsidRDefault="00F34D39">
          <w:pPr>
            <w:pStyle w:val="TOC2"/>
            <w:tabs>
              <w:tab w:val="right" w:leader="dot" w:pos="9350"/>
            </w:tabs>
            <w:rPr>
              <w:rFonts w:eastAsiaTheme="minorEastAsia"/>
              <w:noProof/>
              <w:szCs w:val="24"/>
            </w:rPr>
          </w:pPr>
          <w:hyperlink w:anchor="_Toc195620926" w:history="1">
            <w:r w:rsidRPr="00B926C5">
              <w:rPr>
                <w:rStyle w:val="Hyperlink"/>
                <w:noProof/>
              </w:rPr>
              <w:t>Models of Attitude Change</w:t>
            </w:r>
            <w:r>
              <w:rPr>
                <w:noProof/>
                <w:webHidden/>
              </w:rPr>
              <w:tab/>
            </w:r>
            <w:r>
              <w:rPr>
                <w:noProof/>
                <w:webHidden/>
              </w:rPr>
              <w:fldChar w:fldCharType="begin"/>
            </w:r>
            <w:r>
              <w:rPr>
                <w:noProof/>
                <w:webHidden/>
              </w:rPr>
              <w:instrText xml:space="preserve"> PAGEREF _Toc195620926 \h </w:instrText>
            </w:r>
            <w:r>
              <w:rPr>
                <w:noProof/>
                <w:webHidden/>
              </w:rPr>
            </w:r>
            <w:r>
              <w:rPr>
                <w:noProof/>
                <w:webHidden/>
              </w:rPr>
              <w:fldChar w:fldCharType="separate"/>
            </w:r>
            <w:r>
              <w:rPr>
                <w:noProof/>
                <w:webHidden/>
              </w:rPr>
              <w:t>13</w:t>
            </w:r>
            <w:r>
              <w:rPr>
                <w:noProof/>
                <w:webHidden/>
              </w:rPr>
              <w:fldChar w:fldCharType="end"/>
            </w:r>
          </w:hyperlink>
        </w:p>
        <w:p w14:paraId="08F9CE79" w14:textId="410BD5E6" w:rsidR="00F34D39" w:rsidRDefault="00F34D39">
          <w:pPr>
            <w:pStyle w:val="TOC2"/>
            <w:tabs>
              <w:tab w:val="right" w:leader="dot" w:pos="9350"/>
            </w:tabs>
            <w:rPr>
              <w:rFonts w:eastAsiaTheme="minorEastAsia"/>
              <w:noProof/>
              <w:szCs w:val="24"/>
            </w:rPr>
          </w:pPr>
          <w:hyperlink w:anchor="_Toc195620927" w:history="1">
            <w:r w:rsidRPr="00B926C5">
              <w:rPr>
                <w:rStyle w:val="Hyperlink"/>
                <w:noProof/>
              </w:rPr>
              <w:t>Social Consensus</w:t>
            </w:r>
            <w:r>
              <w:rPr>
                <w:noProof/>
                <w:webHidden/>
              </w:rPr>
              <w:tab/>
            </w:r>
            <w:r>
              <w:rPr>
                <w:noProof/>
                <w:webHidden/>
              </w:rPr>
              <w:fldChar w:fldCharType="begin"/>
            </w:r>
            <w:r>
              <w:rPr>
                <w:noProof/>
                <w:webHidden/>
              </w:rPr>
              <w:instrText xml:space="preserve"> PAGEREF _Toc195620927 \h </w:instrText>
            </w:r>
            <w:r>
              <w:rPr>
                <w:noProof/>
                <w:webHidden/>
              </w:rPr>
            </w:r>
            <w:r>
              <w:rPr>
                <w:noProof/>
                <w:webHidden/>
              </w:rPr>
              <w:fldChar w:fldCharType="separate"/>
            </w:r>
            <w:r>
              <w:rPr>
                <w:noProof/>
                <w:webHidden/>
              </w:rPr>
              <w:t>17</w:t>
            </w:r>
            <w:r>
              <w:rPr>
                <w:noProof/>
                <w:webHidden/>
              </w:rPr>
              <w:fldChar w:fldCharType="end"/>
            </w:r>
          </w:hyperlink>
        </w:p>
        <w:p w14:paraId="7272AA62" w14:textId="58F32965" w:rsidR="00F34D39" w:rsidRDefault="00F34D39">
          <w:pPr>
            <w:pStyle w:val="TOC2"/>
            <w:tabs>
              <w:tab w:val="right" w:leader="dot" w:pos="9350"/>
            </w:tabs>
            <w:rPr>
              <w:rFonts w:eastAsiaTheme="minorEastAsia"/>
              <w:noProof/>
              <w:szCs w:val="24"/>
            </w:rPr>
          </w:pPr>
          <w:hyperlink w:anchor="_Toc195620928" w:history="1">
            <w:r w:rsidRPr="00B926C5">
              <w:rPr>
                <w:rStyle w:val="Hyperlink"/>
                <w:noProof/>
              </w:rPr>
              <w:t>Moral Conviction</w:t>
            </w:r>
            <w:r>
              <w:rPr>
                <w:noProof/>
                <w:webHidden/>
              </w:rPr>
              <w:tab/>
            </w:r>
            <w:r>
              <w:rPr>
                <w:noProof/>
                <w:webHidden/>
              </w:rPr>
              <w:fldChar w:fldCharType="begin"/>
            </w:r>
            <w:r>
              <w:rPr>
                <w:noProof/>
                <w:webHidden/>
              </w:rPr>
              <w:instrText xml:space="preserve"> PAGEREF _Toc195620928 \h </w:instrText>
            </w:r>
            <w:r>
              <w:rPr>
                <w:noProof/>
                <w:webHidden/>
              </w:rPr>
            </w:r>
            <w:r>
              <w:rPr>
                <w:noProof/>
                <w:webHidden/>
              </w:rPr>
              <w:fldChar w:fldCharType="separate"/>
            </w:r>
            <w:r>
              <w:rPr>
                <w:noProof/>
                <w:webHidden/>
              </w:rPr>
              <w:t>19</w:t>
            </w:r>
            <w:r>
              <w:rPr>
                <w:noProof/>
                <w:webHidden/>
              </w:rPr>
              <w:fldChar w:fldCharType="end"/>
            </w:r>
          </w:hyperlink>
        </w:p>
        <w:p w14:paraId="33FF54CF" w14:textId="65067E25" w:rsidR="00F34D39" w:rsidRDefault="00F34D39">
          <w:pPr>
            <w:pStyle w:val="TOC2"/>
            <w:tabs>
              <w:tab w:val="right" w:leader="dot" w:pos="9350"/>
            </w:tabs>
            <w:rPr>
              <w:rFonts w:eastAsiaTheme="minorEastAsia"/>
              <w:noProof/>
              <w:szCs w:val="24"/>
            </w:rPr>
          </w:pPr>
          <w:hyperlink w:anchor="_Toc195620929" w:history="1">
            <w:r w:rsidRPr="00B926C5">
              <w:rPr>
                <w:rStyle w:val="Hyperlink"/>
                <w:noProof/>
              </w:rPr>
              <w:t>Need for Further Research</w:t>
            </w:r>
            <w:r>
              <w:rPr>
                <w:noProof/>
                <w:webHidden/>
              </w:rPr>
              <w:tab/>
            </w:r>
            <w:r>
              <w:rPr>
                <w:noProof/>
                <w:webHidden/>
              </w:rPr>
              <w:fldChar w:fldCharType="begin"/>
            </w:r>
            <w:r>
              <w:rPr>
                <w:noProof/>
                <w:webHidden/>
              </w:rPr>
              <w:instrText xml:space="preserve"> PAGEREF _Toc195620929 \h </w:instrText>
            </w:r>
            <w:r>
              <w:rPr>
                <w:noProof/>
                <w:webHidden/>
              </w:rPr>
            </w:r>
            <w:r>
              <w:rPr>
                <w:noProof/>
                <w:webHidden/>
              </w:rPr>
              <w:fldChar w:fldCharType="separate"/>
            </w:r>
            <w:r>
              <w:rPr>
                <w:noProof/>
                <w:webHidden/>
              </w:rPr>
              <w:t>22</w:t>
            </w:r>
            <w:r>
              <w:rPr>
                <w:noProof/>
                <w:webHidden/>
              </w:rPr>
              <w:fldChar w:fldCharType="end"/>
            </w:r>
          </w:hyperlink>
        </w:p>
        <w:p w14:paraId="65654F8E" w14:textId="728916C8" w:rsidR="00F34D39" w:rsidRDefault="00F34D39">
          <w:pPr>
            <w:pStyle w:val="TOC1"/>
            <w:tabs>
              <w:tab w:val="right" w:leader="dot" w:pos="9350"/>
            </w:tabs>
            <w:rPr>
              <w:rFonts w:eastAsiaTheme="minorEastAsia"/>
              <w:noProof/>
              <w:szCs w:val="24"/>
            </w:rPr>
          </w:pPr>
          <w:hyperlink w:anchor="_Toc195620930" w:history="1">
            <w:r w:rsidRPr="00B926C5">
              <w:rPr>
                <w:rStyle w:val="Hyperlink"/>
                <w:rFonts w:eastAsia="Times New Roman" w:cstheme="minorHAnsi"/>
                <w:noProof/>
              </w:rPr>
              <w:t>Study 1</w:t>
            </w:r>
            <w:r>
              <w:rPr>
                <w:noProof/>
                <w:webHidden/>
              </w:rPr>
              <w:tab/>
            </w:r>
            <w:r>
              <w:rPr>
                <w:noProof/>
                <w:webHidden/>
              </w:rPr>
              <w:fldChar w:fldCharType="begin"/>
            </w:r>
            <w:r>
              <w:rPr>
                <w:noProof/>
                <w:webHidden/>
              </w:rPr>
              <w:instrText xml:space="preserve"> PAGEREF _Toc195620930 \h </w:instrText>
            </w:r>
            <w:r>
              <w:rPr>
                <w:noProof/>
                <w:webHidden/>
              </w:rPr>
            </w:r>
            <w:r>
              <w:rPr>
                <w:noProof/>
                <w:webHidden/>
              </w:rPr>
              <w:fldChar w:fldCharType="separate"/>
            </w:r>
            <w:r>
              <w:rPr>
                <w:noProof/>
                <w:webHidden/>
              </w:rPr>
              <w:t>24</w:t>
            </w:r>
            <w:r>
              <w:rPr>
                <w:noProof/>
                <w:webHidden/>
              </w:rPr>
              <w:fldChar w:fldCharType="end"/>
            </w:r>
          </w:hyperlink>
        </w:p>
        <w:p w14:paraId="7AA9E9ED" w14:textId="0BDDE66E" w:rsidR="00F34D39" w:rsidRDefault="00F34D39">
          <w:pPr>
            <w:pStyle w:val="TOC2"/>
            <w:tabs>
              <w:tab w:val="right" w:leader="dot" w:pos="9350"/>
            </w:tabs>
            <w:rPr>
              <w:rFonts w:eastAsiaTheme="minorEastAsia"/>
              <w:noProof/>
              <w:szCs w:val="24"/>
            </w:rPr>
          </w:pPr>
          <w:hyperlink w:anchor="_Toc195620931" w:history="1">
            <w:r w:rsidRPr="00B926C5">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_Toc195620931 \h </w:instrText>
            </w:r>
            <w:r>
              <w:rPr>
                <w:noProof/>
                <w:webHidden/>
              </w:rPr>
            </w:r>
            <w:r>
              <w:rPr>
                <w:noProof/>
                <w:webHidden/>
              </w:rPr>
              <w:fldChar w:fldCharType="separate"/>
            </w:r>
            <w:r>
              <w:rPr>
                <w:noProof/>
                <w:webHidden/>
              </w:rPr>
              <w:t>24</w:t>
            </w:r>
            <w:r>
              <w:rPr>
                <w:noProof/>
                <w:webHidden/>
              </w:rPr>
              <w:fldChar w:fldCharType="end"/>
            </w:r>
          </w:hyperlink>
        </w:p>
        <w:p w14:paraId="63802627" w14:textId="6103BAEA" w:rsidR="00F34D39" w:rsidRDefault="00F34D39">
          <w:pPr>
            <w:pStyle w:val="TOC2"/>
            <w:tabs>
              <w:tab w:val="right" w:leader="dot" w:pos="9350"/>
            </w:tabs>
            <w:rPr>
              <w:rFonts w:eastAsiaTheme="minorEastAsia"/>
              <w:noProof/>
              <w:szCs w:val="24"/>
            </w:rPr>
          </w:pPr>
          <w:hyperlink w:anchor="_Toc195620932" w:history="1">
            <w:r w:rsidRPr="00B926C5">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_Toc195620932 \h </w:instrText>
            </w:r>
            <w:r>
              <w:rPr>
                <w:noProof/>
                <w:webHidden/>
              </w:rPr>
            </w:r>
            <w:r>
              <w:rPr>
                <w:noProof/>
                <w:webHidden/>
              </w:rPr>
              <w:fldChar w:fldCharType="separate"/>
            </w:r>
            <w:r>
              <w:rPr>
                <w:noProof/>
                <w:webHidden/>
              </w:rPr>
              <w:t>24</w:t>
            </w:r>
            <w:r>
              <w:rPr>
                <w:noProof/>
                <w:webHidden/>
              </w:rPr>
              <w:fldChar w:fldCharType="end"/>
            </w:r>
          </w:hyperlink>
        </w:p>
        <w:p w14:paraId="46448627" w14:textId="1826E0AE" w:rsidR="00F34D39" w:rsidRDefault="00F34D39">
          <w:pPr>
            <w:pStyle w:val="TOC3"/>
            <w:tabs>
              <w:tab w:val="right" w:leader="dot" w:pos="9350"/>
            </w:tabs>
            <w:rPr>
              <w:rFonts w:eastAsiaTheme="minorEastAsia"/>
              <w:noProof/>
              <w:szCs w:val="24"/>
            </w:rPr>
          </w:pPr>
          <w:hyperlink w:anchor="_Toc195620933" w:history="1">
            <w:r w:rsidRPr="00B926C5">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_Toc195620933 \h </w:instrText>
            </w:r>
            <w:r>
              <w:rPr>
                <w:noProof/>
                <w:webHidden/>
              </w:rPr>
            </w:r>
            <w:r>
              <w:rPr>
                <w:noProof/>
                <w:webHidden/>
              </w:rPr>
              <w:fldChar w:fldCharType="separate"/>
            </w:r>
            <w:r>
              <w:rPr>
                <w:noProof/>
                <w:webHidden/>
              </w:rPr>
              <w:t>25</w:t>
            </w:r>
            <w:r>
              <w:rPr>
                <w:noProof/>
                <w:webHidden/>
              </w:rPr>
              <w:fldChar w:fldCharType="end"/>
            </w:r>
          </w:hyperlink>
        </w:p>
        <w:p w14:paraId="4DDB53CB" w14:textId="008A3A22" w:rsidR="00F34D39" w:rsidRDefault="00F34D39">
          <w:pPr>
            <w:pStyle w:val="TOC3"/>
            <w:tabs>
              <w:tab w:val="right" w:leader="dot" w:pos="9350"/>
            </w:tabs>
            <w:rPr>
              <w:rFonts w:eastAsiaTheme="minorEastAsia"/>
              <w:noProof/>
              <w:szCs w:val="24"/>
            </w:rPr>
          </w:pPr>
          <w:hyperlink w:anchor="_Toc195620934" w:history="1">
            <w:r w:rsidRPr="00B926C5">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_Toc195620934 \h </w:instrText>
            </w:r>
            <w:r>
              <w:rPr>
                <w:noProof/>
                <w:webHidden/>
              </w:rPr>
            </w:r>
            <w:r>
              <w:rPr>
                <w:noProof/>
                <w:webHidden/>
              </w:rPr>
              <w:fldChar w:fldCharType="separate"/>
            </w:r>
            <w:r>
              <w:rPr>
                <w:noProof/>
                <w:webHidden/>
              </w:rPr>
              <w:t>25</w:t>
            </w:r>
            <w:r>
              <w:rPr>
                <w:noProof/>
                <w:webHidden/>
              </w:rPr>
              <w:fldChar w:fldCharType="end"/>
            </w:r>
          </w:hyperlink>
        </w:p>
        <w:p w14:paraId="722A737A" w14:textId="4F89340D" w:rsidR="00F34D39" w:rsidRDefault="00F34D39">
          <w:pPr>
            <w:pStyle w:val="TOC3"/>
            <w:tabs>
              <w:tab w:val="right" w:leader="dot" w:pos="9350"/>
            </w:tabs>
            <w:rPr>
              <w:rFonts w:eastAsiaTheme="minorEastAsia"/>
              <w:noProof/>
              <w:szCs w:val="24"/>
            </w:rPr>
          </w:pPr>
          <w:hyperlink w:anchor="_Toc195620935" w:history="1">
            <w:r w:rsidRPr="00B926C5">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_Toc195620935 \h </w:instrText>
            </w:r>
            <w:r>
              <w:rPr>
                <w:noProof/>
                <w:webHidden/>
              </w:rPr>
            </w:r>
            <w:r>
              <w:rPr>
                <w:noProof/>
                <w:webHidden/>
              </w:rPr>
              <w:fldChar w:fldCharType="separate"/>
            </w:r>
            <w:r>
              <w:rPr>
                <w:noProof/>
                <w:webHidden/>
              </w:rPr>
              <w:t>26</w:t>
            </w:r>
            <w:r>
              <w:rPr>
                <w:noProof/>
                <w:webHidden/>
              </w:rPr>
              <w:fldChar w:fldCharType="end"/>
            </w:r>
          </w:hyperlink>
        </w:p>
        <w:p w14:paraId="619CFC44" w14:textId="19234BEC" w:rsidR="00F34D39" w:rsidRDefault="00F34D39">
          <w:pPr>
            <w:pStyle w:val="TOC3"/>
            <w:tabs>
              <w:tab w:val="right" w:leader="dot" w:pos="9350"/>
            </w:tabs>
            <w:rPr>
              <w:rFonts w:eastAsiaTheme="minorEastAsia"/>
              <w:noProof/>
              <w:szCs w:val="24"/>
            </w:rPr>
          </w:pPr>
          <w:hyperlink w:anchor="_Toc195620936" w:history="1">
            <w:r w:rsidRPr="00B926C5">
              <w:rPr>
                <w:rStyle w:val="Hyperlink"/>
                <w:rFonts w:eastAsia="Times New Roman" w:cstheme="minorHAnsi"/>
                <w:b/>
                <w:i/>
                <w:noProof/>
              </w:rPr>
              <w:t>Study 1 Hypothesis</w:t>
            </w:r>
            <w:r>
              <w:rPr>
                <w:noProof/>
                <w:webHidden/>
              </w:rPr>
              <w:tab/>
            </w:r>
            <w:r>
              <w:rPr>
                <w:noProof/>
                <w:webHidden/>
              </w:rPr>
              <w:fldChar w:fldCharType="begin"/>
            </w:r>
            <w:r>
              <w:rPr>
                <w:noProof/>
                <w:webHidden/>
              </w:rPr>
              <w:instrText xml:space="preserve"> PAGEREF _Toc195620936 \h </w:instrText>
            </w:r>
            <w:r>
              <w:rPr>
                <w:noProof/>
                <w:webHidden/>
              </w:rPr>
            </w:r>
            <w:r>
              <w:rPr>
                <w:noProof/>
                <w:webHidden/>
              </w:rPr>
              <w:fldChar w:fldCharType="separate"/>
            </w:r>
            <w:r>
              <w:rPr>
                <w:noProof/>
                <w:webHidden/>
              </w:rPr>
              <w:t>28</w:t>
            </w:r>
            <w:r>
              <w:rPr>
                <w:noProof/>
                <w:webHidden/>
              </w:rPr>
              <w:fldChar w:fldCharType="end"/>
            </w:r>
          </w:hyperlink>
        </w:p>
        <w:p w14:paraId="5E869ABD" w14:textId="7FA6164B" w:rsidR="00F34D39" w:rsidRDefault="00F34D39">
          <w:pPr>
            <w:pStyle w:val="TOC2"/>
            <w:tabs>
              <w:tab w:val="right" w:leader="dot" w:pos="9350"/>
            </w:tabs>
            <w:rPr>
              <w:rFonts w:eastAsiaTheme="minorEastAsia"/>
              <w:noProof/>
              <w:szCs w:val="24"/>
            </w:rPr>
          </w:pPr>
          <w:hyperlink w:anchor="_Toc195620937" w:history="1">
            <w:r w:rsidRPr="00B926C5">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_Toc195620937 \h </w:instrText>
            </w:r>
            <w:r>
              <w:rPr>
                <w:noProof/>
                <w:webHidden/>
              </w:rPr>
            </w:r>
            <w:r>
              <w:rPr>
                <w:noProof/>
                <w:webHidden/>
              </w:rPr>
              <w:fldChar w:fldCharType="separate"/>
            </w:r>
            <w:r>
              <w:rPr>
                <w:noProof/>
                <w:webHidden/>
              </w:rPr>
              <w:t>28</w:t>
            </w:r>
            <w:r>
              <w:rPr>
                <w:noProof/>
                <w:webHidden/>
              </w:rPr>
              <w:fldChar w:fldCharType="end"/>
            </w:r>
          </w:hyperlink>
        </w:p>
        <w:p w14:paraId="6CEB1CEC" w14:textId="1A0227E5" w:rsidR="00F34D39" w:rsidRDefault="00F34D39">
          <w:pPr>
            <w:pStyle w:val="TOC3"/>
            <w:tabs>
              <w:tab w:val="right" w:leader="dot" w:pos="9350"/>
            </w:tabs>
            <w:rPr>
              <w:rFonts w:eastAsiaTheme="minorEastAsia"/>
              <w:noProof/>
              <w:szCs w:val="24"/>
            </w:rPr>
          </w:pPr>
          <w:hyperlink w:anchor="_Toc195620938" w:history="1">
            <w:r w:rsidRPr="00B926C5">
              <w:rPr>
                <w:rStyle w:val="Hyperlink"/>
                <w:rFonts w:eastAsia="Times New Roman" w:cstheme="minorHAnsi"/>
                <w:b/>
                <w:i/>
                <w:noProof/>
              </w:rPr>
              <w:t>Social Consensus Manipulation</w:t>
            </w:r>
            <w:r>
              <w:rPr>
                <w:noProof/>
                <w:webHidden/>
              </w:rPr>
              <w:tab/>
            </w:r>
            <w:r>
              <w:rPr>
                <w:noProof/>
                <w:webHidden/>
              </w:rPr>
              <w:fldChar w:fldCharType="begin"/>
            </w:r>
            <w:r>
              <w:rPr>
                <w:noProof/>
                <w:webHidden/>
              </w:rPr>
              <w:instrText xml:space="preserve"> PAGEREF _Toc195620938 \h </w:instrText>
            </w:r>
            <w:r>
              <w:rPr>
                <w:noProof/>
                <w:webHidden/>
              </w:rPr>
            </w:r>
            <w:r>
              <w:rPr>
                <w:noProof/>
                <w:webHidden/>
              </w:rPr>
              <w:fldChar w:fldCharType="separate"/>
            </w:r>
            <w:r>
              <w:rPr>
                <w:noProof/>
                <w:webHidden/>
              </w:rPr>
              <w:t>29</w:t>
            </w:r>
            <w:r>
              <w:rPr>
                <w:noProof/>
                <w:webHidden/>
              </w:rPr>
              <w:fldChar w:fldCharType="end"/>
            </w:r>
          </w:hyperlink>
        </w:p>
        <w:p w14:paraId="12C188E4" w14:textId="0FD8C70E" w:rsidR="00F34D39" w:rsidRDefault="00F34D39">
          <w:pPr>
            <w:pStyle w:val="TOC3"/>
            <w:tabs>
              <w:tab w:val="right" w:leader="dot" w:pos="9350"/>
            </w:tabs>
            <w:rPr>
              <w:rFonts w:eastAsiaTheme="minorEastAsia"/>
              <w:noProof/>
              <w:szCs w:val="24"/>
            </w:rPr>
          </w:pPr>
          <w:hyperlink w:anchor="_Toc195620939" w:history="1">
            <w:r w:rsidRPr="00B926C5">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_Toc195620939 \h </w:instrText>
            </w:r>
            <w:r>
              <w:rPr>
                <w:noProof/>
                <w:webHidden/>
              </w:rPr>
            </w:r>
            <w:r>
              <w:rPr>
                <w:noProof/>
                <w:webHidden/>
              </w:rPr>
              <w:fldChar w:fldCharType="separate"/>
            </w:r>
            <w:r>
              <w:rPr>
                <w:noProof/>
                <w:webHidden/>
              </w:rPr>
              <w:t>32</w:t>
            </w:r>
            <w:r>
              <w:rPr>
                <w:noProof/>
                <w:webHidden/>
              </w:rPr>
              <w:fldChar w:fldCharType="end"/>
            </w:r>
          </w:hyperlink>
        </w:p>
        <w:p w14:paraId="25AD4FBF" w14:textId="5421756A" w:rsidR="00F34D39" w:rsidRDefault="00F34D39">
          <w:pPr>
            <w:pStyle w:val="TOC1"/>
            <w:tabs>
              <w:tab w:val="right" w:leader="dot" w:pos="9350"/>
            </w:tabs>
            <w:rPr>
              <w:rFonts w:eastAsiaTheme="minorEastAsia"/>
              <w:noProof/>
              <w:szCs w:val="24"/>
            </w:rPr>
          </w:pPr>
          <w:hyperlink w:anchor="_Toc195620940" w:history="1">
            <w:r w:rsidRPr="00B926C5">
              <w:rPr>
                <w:rStyle w:val="Hyperlink"/>
                <w:rFonts w:eastAsia="Calibri" w:cstheme="minorHAnsi"/>
                <w:noProof/>
              </w:rPr>
              <w:t>Study 2</w:t>
            </w:r>
            <w:r>
              <w:rPr>
                <w:noProof/>
                <w:webHidden/>
              </w:rPr>
              <w:tab/>
            </w:r>
            <w:r>
              <w:rPr>
                <w:noProof/>
                <w:webHidden/>
              </w:rPr>
              <w:fldChar w:fldCharType="begin"/>
            </w:r>
            <w:r>
              <w:rPr>
                <w:noProof/>
                <w:webHidden/>
              </w:rPr>
              <w:instrText xml:space="preserve"> PAGEREF _Toc195620940 \h </w:instrText>
            </w:r>
            <w:r>
              <w:rPr>
                <w:noProof/>
                <w:webHidden/>
              </w:rPr>
            </w:r>
            <w:r>
              <w:rPr>
                <w:noProof/>
                <w:webHidden/>
              </w:rPr>
              <w:fldChar w:fldCharType="separate"/>
            </w:r>
            <w:r>
              <w:rPr>
                <w:noProof/>
                <w:webHidden/>
              </w:rPr>
              <w:t>34</w:t>
            </w:r>
            <w:r>
              <w:rPr>
                <w:noProof/>
                <w:webHidden/>
              </w:rPr>
              <w:fldChar w:fldCharType="end"/>
            </w:r>
          </w:hyperlink>
        </w:p>
        <w:p w14:paraId="04D91FB7" w14:textId="27825A21" w:rsidR="00F34D39" w:rsidRDefault="00F34D39">
          <w:pPr>
            <w:pStyle w:val="TOC2"/>
            <w:tabs>
              <w:tab w:val="right" w:leader="dot" w:pos="9350"/>
            </w:tabs>
            <w:rPr>
              <w:rFonts w:eastAsiaTheme="minorEastAsia"/>
              <w:noProof/>
              <w:szCs w:val="24"/>
            </w:rPr>
          </w:pPr>
          <w:hyperlink w:anchor="_Toc195620941" w:history="1">
            <w:r w:rsidRPr="00B926C5">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_Toc195620941 \h </w:instrText>
            </w:r>
            <w:r>
              <w:rPr>
                <w:noProof/>
                <w:webHidden/>
              </w:rPr>
            </w:r>
            <w:r>
              <w:rPr>
                <w:noProof/>
                <w:webHidden/>
              </w:rPr>
              <w:fldChar w:fldCharType="separate"/>
            </w:r>
            <w:r>
              <w:rPr>
                <w:noProof/>
                <w:webHidden/>
              </w:rPr>
              <w:t>34</w:t>
            </w:r>
            <w:r>
              <w:rPr>
                <w:noProof/>
                <w:webHidden/>
              </w:rPr>
              <w:fldChar w:fldCharType="end"/>
            </w:r>
          </w:hyperlink>
        </w:p>
        <w:p w14:paraId="18A27458" w14:textId="27B06228" w:rsidR="00F34D39" w:rsidRDefault="00F34D39">
          <w:pPr>
            <w:pStyle w:val="TOC2"/>
            <w:tabs>
              <w:tab w:val="right" w:leader="dot" w:pos="9350"/>
            </w:tabs>
            <w:rPr>
              <w:rFonts w:eastAsiaTheme="minorEastAsia"/>
              <w:noProof/>
              <w:szCs w:val="24"/>
            </w:rPr>
          </w:pPr>
          <w:hyperlink w:anchor="_Toc195620942" w:history="1">
            <w:r w:rsidRPr="00B926C5">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_Toc195620942 \h </w:instrText>
            </w:r>
            <w:r>
              <w:rPr>
                <w:noProof/>
                <w:webHidden/>
              </w:rPr>
            </w:r>
            <w:r>
              <w:rPr>
                <w:noProof/>
                <w:webHidden/>
              </w:rPr>
              <w:fldChar w:fldCharType="separate"/>
            </w:r>
            <w:r>
              <w:rPr>
                <w:noProof/>
                <w:webHidden/>
              </w:rPr>
              <w:t>34</w:t>
            </w:r>
            <w:r>
              <w:rPr>
                <w:noProof/>
                <w:webHidden/>
              </w:rPr>
              <w:fldChar w:fldCharType="end"/>
            </w:r>
          </w:hyperlink>
        </w:p>
        <w:p w14:paraId="2B5604AC" w14:textId="5A09D053" w:rsidR="00F34D39" w:rsidRDefault="00F34D39">
          <w:pPr>
            <w:pStyle w:val="TOC3"/>
            <w:tabs>
              <w:tab w:val="right" w:leader="dot" w:pos="9350"/>
            </w:tabs>
            <w:rPr>
              <w:rFonts w:eastAsiaTheme="minorEastAsia"/>
              <w:noProof/>
              <w:szCs w:val="24"/>
            </w:rPr>
          </w:pPr>
          <w:hyperlink w:anchor="_Toc195620943" w:history="1">
            <w:r w:rsidRPr="00B926C5">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_Toc195620943 \h </w:instrText>
            </w:r>
            <w:r>
              <w:rPr>
                <w:noProof/>
                <w:webHidden/>
              </w:rPr>
            </w:r>
            <w:r>
              <w:rPr>
                <w:noProof/>
                <w:webHidden/>
              </w:rPr>
              <w:fldChar w:fldCharType="separate"/>
            </w:r>
            <w:r>
              <w:rPr>
                <w:noProof/>
                <w:webHidden/>
              </w:rPr>
              <w:t>35</w:t>
            </w:r>
            <w:r>
              <w:rPr>
                <w:noProof/>
                <w:webHidden/>
              </w:rPr>
              <w:fldChar w:fldCharType="end"/>
            </w:r>
          </w:hyperlink>
        </w:p>
        <w:p w14:paraId="1DFE16E0" w14:textId="4B19E1A4" w:rsidR="00F34D39" w:rsidRDefault="00F34D39">
          <w:pPr>
            <w:pStyle w:val="TOC3"/>
            <w:tabs>
              <w:tab w:val="right" w:leader="dot" w:pos="9350"/>
            </w:tabs>
            <w:rPr>
              <w:rFonts w:eastAsiaTheme="minorEastAsia"/>
              <w:noProof/>
              <w:szCs w:val="24"/>
            </w:rPr>
          </w:pPr>
          <w:hyperlink w:anchor="_Toc195620944" w:history="1">
            <w:r w:rsidRPr="00B926C5">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_Toc195620944 \h </w:instrText>
            </w:r>
            <w:r>
              <w:rPr>
                <w:noProof/>
                <w:webHidden/>
              </w:rPr>
            </w:r>
            <w:r>
              <w:rPr>
                <w:noProof/>
                <w:webHidden/>
              </w:rPr>
              <w:fldChar w:fldCharType="separate"/>
            </w:r>
            <w:r>
              <w:rPr>
                <w:noProof/>
                <w:webHidden/>
              </w:rPr>
              <w:t>35</w:t>
            </w:r>
            <w:r>
              <w:rPr>
                <w:noProof/>
                <w:webHidden/>
              </w:rPr>
              <w:fldChar w:fldCharType="end"/>
            </w:r>
          </w:hyperlink>
        </w:p>
        <w:p w14:paraId="37C0416E" w14:textId="2FC56C7C" w:rsidR="00F34D39" w:rsidRDefault="00F34D39">
          <w:pPr>
            <w:pStyle w:val="TOC3"/>
            <w:tabs>
              <w:tab w:val="right" w:leader="dot" w:pos="9350"/>
            </w:tabs>
            <w:rPr>
              <w:rFonts w:eastAsiaTheme="minorEastAsia"/>
              <w:noProof/>
              <w:szCs w:val="24"/>
            </w:rPr>
          </w:pPr>
          <w:hyperlink w:anchor="_Toc195620945" w:history="1">
            <w:r w:rsidRPr="00B926C5">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_Toc195620945 \h </w:instrText>
            </w:r>
            <w:r>
              <w:rPr>
                <w:noProof/>
                <w:webHidden/>
              </w:rPr>
            </w:r>
            <w:r>
              <w:rPr>
                <w:noProof/>
                <w:webHidden/>
              </w:rPr>
              <w:fldChar w:fldCharType="separate"/>
            </w:r>
            <w:r>
              <w:rPr>
                <w:noProof/>
                <w:webHidden/>
              </w:rPr>
              <w:t>36</w:t>
            </w:r>
            <w:r>
              <w:rPr>
                <w:noProof/>
                <w:webHidden/>
              </w:rPr>
              <w:fldChar w:fldCharType="end"/>
            </w:r>
          </w:hyperlink>
        </w:p>
        <w:p w14:paraId="659AD953" w14:textId="070EB1E9" w:rsidR="00F34D39" w:rsidRDefault="00F34D39">
          <w:pPr>
            <w:pStyle w:val="TOC3"/>
            <w:tabs>
              <w:tab w:val="right" w:leader="dot" w:pos="9350"/>
            </w:tabs>
            <w:rPr>
              <w:rFonts w:eastAsiaTheme="minorEastAsia"/>
              <w:noProof/>
              <w:szCs w:val="24"/>
            </w:rPr>
          </w:pPr>
          <w:hyperlink w:anchor="_Toc195620946" w:history="1">
            <w:r w:rsidRPr="00B926C5">
              <w:rPr>
                <w:rStyle w:val="Hyperlink"/>
                <w:rFonts w:eastAsia="Times New Roman" w:cstheme="minorHAnsi"/>
                <w:b/>
                <w:i/>
                <w:noProof/>
              </w:rPr>
              <w:t>Power and Statistical Analysis</w:t>
            </w:r>
            <w:r>
              <w:rPr>
                <w:noProof/>
                <w:webHidden/>
              </w:rPr>
              <w:tab/>
            </w:r>
            <w:r>
              <w:rPr>
                <w:noProof/>
                <w:webHidden/>
              </w:rPr>
              <w:fldChar w:fldCharType="begin"/>
            </w:r>
            <w:r>
              <w:rPr>
                <w:noProof/>
                <w:webHidden/>
              </w:rPr>
              <w:instrText xml:space="preserve"> PAGEREF _Toc195620946 \h </w:instrText>
            </w:r>
            <w:r>
              <w:rPr>
                <w:noProof/>
                <w:webHidden/>
              </w:rPr>
            </w:r>
            <w:r>
              <w:rPr>
                <w:noProof/>
                <w:webHidden/>
              </w:rPr>
              <w:fldChar w:fldCharType="separate"/>
            </w:r>
            <w:r>
              <w:rPr>
                <w:noProof/>
                <w:webHidden/>
              </w:rPr>
              <w:t>38</w:t>
            </w:r>
            <w:r>
              <w:rPr>
                <w:noProof/>
                <w:webHidden/>
              </w:rPr>
              <w:fldChar w:fldCharType="end"/>
            </w:r>
          </w:hyperlink>
        </w:p>
        <w:p w14:paraId="0090201F" w14:textId="6E369920" w:rsidR="00F34D39" w:rsidRDefault="00F34D39">
          <w:pPr>
            <w:pStyle w:val="TOC3"/>
            <w:tabs>
              <w:tab w:val="right" w:leader="dot" w:pos="9350"/>
            </w:tabs>
            <w:rPr>
              <w:rFonts w:eastAsiaTheme="minorEastAsia"/>
              <w:noProof/>
              <w:szCs w:val="24"/>
            </w:rPr>
          </w:pPr>
          <w:hyperlink w:anchor="_Toc195620947" w:history="1">
            <w:r w:rsidRPr="00B926C5">
              <w:rPr>
                <w:rStyle w:val="Hyperlink"/>
                <w:rFonts w:eastAsia="Times New Roman" w:cstheme="minorHAnsi"/>
                <w:b/>
                <w:i/>
                <w:noProof/>
              </w:rPr>
              <w:t>Study 2 Hypothesis:</w:t>
            </w:r>
            <w:r>
              <w:rPr>
                <w:noProof/>
                <w:webHidden/>
              </w:rPr>
              <w:tab/>
            </w:r>
            <w:r>
              <w:rPr>
                <w:noProof/>
                <w:webHidden/>
              </w:rPr>
              <w:fldChar w:fldCharType="begin"/>
            </w:r>
            <w:r>
              <w:rPr>
                <w:noProof/>
                <w:webHidden/>
              </w:rPr>
              <w:instrText xml:space="preserve"> PAGEREF _Toc195620947 \h </w:instrText>
            </w:r>
            <w:r>
              <w:rPr>
                <w:noProof/>
                <w:webHidden/>
              </w:rPr>
            </w:r>
            <w:r>
              <w:rPr>
                <w:noProof/>
                <w:webHidden/>
              </w:rPr>
              <w:fldChar w:fldCharType="separate"/>
            </w:r>
            <w:r>
              <w:rPr>
                <w:noProof/>
                <w:webHidden/>
              </w:rPr>
              <w:t>38</w:t>
            </w:r>
            <w:r>
              <w:rPr>
                <w:noProof/>
                <w:webHidden/>
              </w:rPr>
              <w:fldChar w:fldCharType="end"/>
            </w:r>
          </w:hyperlink>
        </w:p>
        <w:p w14:paraId="342CE602" w14:textId="104CDBE4" w:rsidR="00F34D39" w:rsidRDefault="00F34D39">
          <w:pPr>
            <w:pStyle w:val="TOC2"/>
            <w:tabs>
              <w:tab w:val="right" w:leader="dot" w:pos="9350"/>
            </w:tabs>
            <w:rPr>
              <w:rFonts w:eastAsiaTheme="minorEastAsia"/>
              <w:noProof/>
              <w:szCs w:val="24"/>
            </w:rPr>
          </w:pPr>
          <w:hyperlink w:anchor="_Toc195620948" w:history="1">
            <w:r w:rsidRPr="00B926C5">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_Toc195620948 \h </w:instrText>
            </w:r>
            <w:r>
              <w:rPr>
                <w:noProof/>
                <w:webHidden/>
              </w:rPr>
            </w:r>
            <w:r>
              <w:rPr>
                <w:noProof/>
                <w:webHidden/>
              </w:rPr>
              <w:fldChar w:fldCharType="separate"/>
            </w:r>
            <w:r>
              <w:rPr>
                <w:noProof/>
                <w:webHidden/>
              </w:rPr>
              <w:t>38</w:t>
            </w:r>
            <w:r>
              <w:rPr>
                <w:noProof/>
                <w:webHidden/>
              </w:rPr>
              <w:fldChar w:fldCharType="end"/>
            </w:r>
          </w:hyperlink>
        </w:p>
        <w:p w14:paraId="39809CAA" w14:textId="2A81ACE9" w:rsidR="00F34D39" w:rsidRDefault="00F34D39">
          <w:pPr>
            <w:pStyle w:val="TOC3"/>
            <w:tabs>
              <w:tab w:val="right" w:leader="dot" w:pos="9350"/>
            </w:tabs>
            <w:rPr>
              <w:rFonts w:eastAsiaTheme="minorEastAsia"/>
              <w:noProof/>
              <w:szCs w:val="24"/>
            </w:rPr>
          </w:pPr>
          <w:hyperlink w:anchor="_Toc195620949" w:history="1">
            <w:r w:rsidRPr="00B926C5">
              <w:rPr>
                <w:rStyle w:val="Hyperlink"/>
                <w:rFonts w:eastAsia="Times New Roman" w:cstheme="minorHAnsi"/>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_Toc195620949 \h </w:instrText>
            </w:r>
            <w:r>
              <w:rPr>
                <w:noProof/>
                <w:webHidden/>
              </w:rPr>
            </w:r>
            <w:r>
              <w:rPr>
                <w:noProof/>
                <w:webHidden/>
              </w:rPr>
              <w:fldChar w:fldCharType="separate"/>
            </w:r>
            <w:r>
              <w:rPr>
                <w:noProof/>
                <w:webHidden/>
              </w:rPr>
              <w:t>39</w:t>
            </w:r>
            <w:r>
              <w:rPr>
                <w:noProof/>
                <w:webHidden/>
              </w:rPr>
              <w:fldChar w:fldCharType="end"/>
            </w:r>
          </w:hyperlink>
        </w:p>
        <w:p w14:paraId="1607051B" w14:textId="2185DC14" w:rsidR="00F34D39" w:rsidRDefault="00F34D39">
          <w:pPr>
            <w:pStyle w:val="TOC3"/>
            <w:tabs>
              <w:tab w:val="right" w:leader="dot" w:pos="9350"/>
            </w:tabs>
            <w:rPr>
              <w:rFonts w:eastAsiaTheme="minorEastAsia"/>
              <w:noProof/>
              <w:szCs w:val="24"/>
            </w:rPr>
          </w:pPr>
          <w:hyperlink w:anchor="_Toc195620950" w:history="1">
            <w:r w:rsidRPr="00B926C5">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_Toc195620950 \h </w:instrText>
            </w:r>
            <w:r>
              <w:rPr>
                <w:noProof/>
                <w:webHidden/>
              </w:rPr>
            </w:r>
            <w:r>
              <w:rPr>
                <w:noProof/>
                <w:webHidden/>
              </w:rPr>
              <w:fldChar w:fldCharType="separate"/>
            </w:r>
            <w:r>
              <w:rPr>
                <w:noProof/>
                <w:webHidden/>
              </w:rPr>
              <w:t>39</w:t>
            </w:r>
            <w:r>
              <w:rPr>
                <w:noProof/>
                <w:webHidden/>
              </w:rPr>
              <w:fldChar w:fldCharType="end"/>
            </w:r>
          </w:hyperlink>
        </w:p>
        <w:p w14:paraId="265BA8CA" w14:textId="1B62EA52" w:rsidR="00F34D39" w:rsidRDefault="00F34D39">
          <w:pPr>
            <w:pStyle w:val="TOC1"/>
            <w:tabs>
              <w:tab w:val="right" w:leader="dot" w:pos="9350"/>
            </w:tabs>
            <w:rPr>
              <w:rFonts w:eastAsiaTheme="minorEastAsia"/>
              <w:noProof/>
              <w:szCs w:val="24"/>
            </w:rPr>
          </w:pPr>
          <w:hyperlink w:anchor="_Toc195620951" w:history="1">
            <w:r w:rsidRPr="00B926C5">
              <w:rPr>
                <w:rStyle w:val="Hyperlink"/>
                <w:rFonts w:eastAsia="Times New Roman"/>
                <w:noProof/>
              </w:rPr>
              <w:t>Study 3</w:t>
            </w:r>
            <w:r>
              <w:rPr>
                <w:noProof/>
                <w:webHidden/>
              </w:rPr>
              <w:tab/>
            </w:r>
            <w:r>
              <w:rPr>
                <w:noProof/>
                <w:webHidden/>
              </w:rPr>
              <w:fldChar w:fldCharType="begin"/>
            </w:r>
            <w:r>
              <w:rPr>
                <w:noProof/>
                <w:webHidden/>
              </w:rPr>
              <w:instrText xml:space="preserve"> PAGEREF _Toc195620951 \h </w:instrText>
            </w:r>
            <w:r>
              <w:rPr>
                <w:noProof/>
                <w:webHidden/>
              </w:rPr>
            </w:r>
            <w:r>
              <w:rPr>
                <w:noProof/>
                <w:webHidden/>
              </w:rPr>
              <w:fldChar w:fldCharType="separate"/>
            </w:r>
            <w:r>
              <w:rPr>
                <w:noProof/>
                <w:webHidden/>
              </w:rPr>
              <w:t>41</w:t>
            </w:r>
            <w:r>
              <w:rPr>
                <w:noProof/>
                <w:webHidden/>
              </w:rPr>
              <w:fldChar w:fldCharType="end"/>
            </w:r>
          </w:hyperlink>
        </w:p>
        <w:p w14:paraId="256707E7" w14:textId="21E6FD7B" w:rsidR="00F34D39" w:rsidRDefault="00F34D39">
          <w:pPr>
            <w:pStyle w:val="TOC2"/>
            <w:tabs>
              <w:tab w:val="right" w:leader="dot" w:pos="9350"/>
            </w:tabs>
            <w:rPr>
              <w:rFonts w:eastAsiaTheme="minorEastAsia"/>
              <w:noProof/>
              <w:szCs w:val="24"/>
            </w:rPr>
          </w:pPr>
          <w:hyperlink w:anchor="_Toc195620952" w:history="1">
            <w:r w:rsidRPr="00B926C5">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_Toc195620952 \h </w:instrText>
            </w:r>
            <w:r>
              <w:rPr>
                <w:noProof/>
                <w:webHidden/>
              </w:rPr>
            </w:r>
            <w:r>
              <w:rPr>
                <w:noProof/>
                <w:webHidden/>
              </w:rPr>
              <w:fldChar w:fldCharType="separate"/>
            </w:r>
            <w:r>
              <w:rPr>
                <w:noProof/>
                <w:webHidden/>
              </w:rPr>
              <w:t>41</w:t>
            </w:r>
            <w:r>
              <w:rPr>
                <w:noProof/>
                <w:webHidden/>
              </w:rPr>
              <w:fldChar w:fldCharType="end"/>
            </w:r>
          </w:hyperlink>
        </w:p>
        <w:p w14:paraId="7CA6FD6F" w14:textId="35EBF90D" w:rsidR="00F34D39" w:rsidRDefault="00F34D39">
          <w:pPr>
            <w:pStyle w:val="TOC2"/>
            <w:tabs>
              <w:tab w:val="right" w:leader="dot" w:pos="9350"/>
            </w:tabs>
            <w:rPr>
              <w:rFonts w:eastAsiaTheme="minorEastAsia"/>
              <w:noProof/>
              <w:szCs w:val="24"/>
            </w:rPr>
          </w:pPr>
          <w:hyperlink w:anchor="_Toc195620953" w:history="1">
            <w:r w:rsidRPr="00B926C5">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_Toc195620953 \h </w:instrText>
            </w:r>
            <w:r>
              <w:rPr>
                <w:noProof/>
                <w:webHidden/>
              </w:rPr>
            </w:r>
            <w:r>
              <w:rPr>
                <w:noProof/>
                <w:webHidden/>
              </w:rPr>
              <w:fldChar w:fldCharType="separate"/>
            </w:r>
            <w:r>
              <w:rPr>
                <w:noProof/>
                <w:webHidden/>
              </w:rPr>
              <w:t>42</w:t>
            </w:r>
            <w:r>
              <w:rPr>
                <w:noProof/>
                <w:webHidden/>
              </w:rPr>
              <w:fldChar w:fldCharType="end"/>
            </w:r>
          </w:hyperlink>
        </w:p>
        <w:p w14:paraId="2D558755" w14:textId="6AE78603" w:rsidR="00F34D39" w:rsidRDefault="00F34D39">
          <w:pPr>
            <w:pStyle w:val="TOC3"/>
            <w:tabs>
              <w:tab w:val="right" w:leader="dot" w:pos="9350"/>
            </w:tabs>
            <w:rPr>
              <w:rFonts w:eastAsiaTheme="minorEastAsia"/>
              <w:noProof/>
              <w:szCs w:val="24"/>
            </w:rPr>
          </w:pPr>
          <w:hyperlink w:anchor="_Toc195620954" w:history="1">
            <w:r w:rsidRPr="00B926C5">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_Toc195620954 \h </w:instrText>
            </w:r>
            <w:r>
              <w:rPr>
                <w:noProof/>
                <w:webHidden/>
              </w:rPr>
            </w:r>
            <w:r>
              <w:rPr>
                <w:noProof/>
                <w:webHidden/>
              </w:rPr>
              <w:fldChar w:fldCharType="separate"/>
            </w:r>
            <w:r>
              <w:rPr>
                <w:noProof/>
                <w:webHidden/>
              </w:rPr>
              <w:t>42</w:t>
            </w:r>
            <w:r>
              <w:rPr>
                <w:noProof/>
                <w:webHidden/>
              </w:rPr>
              <w:fldChar w:fldCharType="end"/>
            </w:r>
          </w:hyperlink>
        </w:p>
        <w:p w14:paraId="45359308" w14:textId="21B07B43" w:rsidR="00F34D39" w:rsidRDefault="00F34D39">
          <w:pPr>
            <w:pStyle w:val="TOC3"/>
            <w:tabs>
              <w:tab w:val="right" w:leader="dot" w:pos="9350"/>
            </w:tabs>
            <w:rPr>
              <w:rFonts w:eastAsiaTheme="minorEastAsia"/>
              <w:noProof/>
              <w:szCs w:val="24"/>
            </w:rPr>
          </w:pPr>
          <w:hyperlink w:anchor="_Toc195620955" w:history="1">
            <w:r w:rsidRPr="00B926C5">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_Toc195620955 \h </w:instrText>
            </w:r>
            <w:r>
              <w:rPr>
                <w:noProof/>
                <w:webHidden/>
              </w:rPr>
            </w:r>
            <w:r>
              <w:rPr>
                <w:noProof/>
                <w:webHidden/>
              </w:rPr>
              <w:fldChar w:fldCharType="separate"/>
            </w:r>
            <w:r>
              <w:rPr>
                <w:noProof/>
                <w:webHidden/>
              </w:rPr>
              <w:t>43</w:t>
            </w:r>
            <w:r>
              <w:rPr>
                <w:noProof/>
                <w:webHidden/>
              </w:rPr>
              <w:fldChar w:fldCharType="end"/>
            </w:r>
          </w:hyperlink>
        </w:p>
        <w:p w14:paraId="33567ADD" w14:textId="338C2711" w:rsidR="00F34D39" w:rsidRDefault="00F34D39">
          <w:pPr>
            <w:pStyle w:val="TOC3"/>
            <w:tabs>
              <w:tab w:val="right" w:leader="dot" w:pos="9350"/>
            </w:tabs>
            <w:rPr>
              <w:rFonts w:eastAsiaTheme="minorEastAsia"/>
              <w:noProof/>
              <w:szCs w:val="24"/>
            </w:rPr>
          </w:pPr>
          <w:hyperlink w:anchor="_Toc195620956" w:history="1">
            <w:r w:rsidRPr="00B926C5">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_Toc195620956 \h </w:instrText>
            </w:r>
            <w:r>
              <w:rPr>
                <w:noProof/>
                <w:webHidden/>
              </w:rPr>
            </w:r>
            <w:r>
              <w:rPr>
                <w:noProof/>
                <w:webHidden/>
              </w:rPr>
              <w:fldChar w:fldCharType="separate"/>
            </w:r>
            <w:r>
              <w:rPr>
                <w:noProof/>
                <w:webHidden/>
              </w:rPr>
              <w:t>45</w:t>
            </w:r>
            <w:r>
              <w:rPr>
                <w:noProof/>
                <w:webHidden/>
              </w:rPr>
              <w:fldChar w:fldCharType="end"/>
            </w:r>
          </w:hyperlink>
        </w:p>
        <w:p w14:paraId="17B44BC6" w14:textId="7B0A916D" w:rsidR="00F34D39" w:rsidRDefault="00F34D39">
          <w:pPr>
            <w:pStyle w:val="TOC3"/>
            <w:tabs>
              <w:tab w:val="right" w:leader="dot" w:pos="9350"/>
            </w:tabs>
            <w:rPr>
              <w:rFonts w:eastAsiaTheme="minorEastAsia"/>
              <w:noProof/>
              <w:szCs w:val="24"/>
            </w:rPr>
          </w:pPr>
          <w:hyperlink w:anchor="_Toc195620957" w:history="1">
            <w:r w:rsidRPr="00B926C5">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_Toc195620957 \h </w:instrText>
            </w:r>
            <w:r>
              <w:rPr>
                <w:noProof/>
                <w:webHidden/>
              </w:rPr>
            </w:r>
            <w:r>
              <w:rPr>
                <w:noProof/>
                <w:webHidden/>
              </w:rPr>
              <w:fldChar w:fldCharType="separate"/>
            </w:r>
            <w:r>
              <w:rPr>
                <w:noProof/>
                <w:webHidden/>
              </w:rPr>
              <w:t>46</w:t>
            </w:r>
            <w:r>
              <w:rPr>
                <w:noProof/>
                <w:webHidden/>
              </w:rPr>
              <w:fldChar w:fldCharType="end"/>
            </w:r>
          </w:hyperlink>
        </w:p>
        <w:p w14:paraId="7ACBBC73" w14:textId="45BF71C2" w:rsidR="00F34D39" w:rsidRDefault="00F34D39">
          <w:pPr>
            <w:pStyle w:val="TOC3"/>
            <w:tabs>
              <w:tab w:val="right" w:leader="dot" w:pos="9350"/>
            </w:tabs>
            <w:rPr>
              <w:rFonts w:eastAsiaTheme="minorEastAsia"/>
              <w:noProof/>
              <w:szCs w:val="24"/>
            </w:rPr>
          </w:pPr>
          <w:hyperlink w:anchor="_Toc195620958" w:history="1">
            <w:r w:rsidRPr="00B926C5">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_Toc195620958 \h </w:instrText>
            </w:r>
            <w:r>
              <w:rPr>
                <w:noProof/>
                <w:webHidden/>
              </w:rPr>
            </w:r>
            <w:r>
              <w:rPr>
                <w:noProof/>
                <w:webHidden/>
              </w:rPr>
              <w:fldChar w:fldCharType="separate"/>
            </w:r>
            <w:r>
              <w:rPr>
                <w:noProof/>
                <w:webHidden/>
              </w:rPr>
              <w:t>47</w:t>
            </w:r>
            <w:r>
              <w:rPr>
                <w:noProof/>
                <w:webHidden/>
              </w:rPr>
              <w:fldChar w:fldCharType="end"/>
            </w:r>
          </w:hyperlink>
        </w:p>
        <w:p w14:paraId="75097997" w14:textId="38052AC1" w:rsidR="00F34D39" w:rsidRDefault="00F34D39">
          <w:pPr>
            <w:pStyle w:val="TOC2"/>
            <w:tabs>
              <w:tab w:val="right" w:leader="dot" w:pos="9350"/>
            </w:tabs>
            <w:rPr>
              <w:rFonts w:eastAsiaTheme="minorEastAsia"/>
              <w:noProof/>
              <w:szCs w:val="24"/>
            </w:rPr>
          </w:pPr>
          <w:hyperlink w:anchor="_Toc195620959" w:history="1">
            <w:r w:rsidRPr="00B926C5">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_Toc195620959 \h </w:instrText>
            </w:r>
            <w:r>
              <w:rPr>
                <w:noProof/>
                <w:webHidden/>
              </w:rPr>
            </w:r>
            <w:r>
              <w:rPr>
                <w:noProof/>
                <w:webHidden/>
              </w:rPr>
              <w:fldChar w:fldCharType="separate"/>
            </w:r>
            <w:r>
              <w:rPr>
                <w:noProof/>
                <w:webHidden/>
              </w:rPr>
              <w:t>47</w:t>
            </w:r>
            <w:r>
              <w:rPr>
                <w:noProof/>
                <w:webHidden/>
              </w:rPr>
              <w:fldChar w:fldCharType="end"/>
            </w:r>
          </w:hyperlink>
        </w:p>
        <w:p w14:paraId="078A92C4" w14:textId="2ADC23D0" w:rsidR="00F34D39" w:rsidRDefault="00F34D39">
          <w:pPr>
            <w:pStyle w:val="TOC1"/>
            <w:tabs>
              <w:tab w:val="right" w:leader="dot" w:pos="9350"/>
            </w:tabs>
            <w:rPr>
              <w:rFonts w:eastAsiaTheme="minorEastAsia"/>
              <w:noProof/>
              <w:szCs w:val="24"/>
            </w:rPr>
          </w:pPr>
          <w:hyperlink w:anchor="_Toc195620960" w:history="1">
            <w:r w:rsidRPr="00B926C5">
              <w:rPr>
                <w:rStyle w:val="Hyperlink"/>
                <w:noProof/>
              </w:rPr>
              <w:t>Conclusions</w:t>
            </w:r>
            <w:r>
              <w:rPr>
                <w:noProof/>
                <w:webHidden/>
              </w:rPr>
              <w:tab/>
            </w:r>
            <w:r>
              <w:rPr>
                <w:noProof/>
                <w:webHidden/>
              </w:rPr>
              <w:fldChar w:fldCharType="begin"/>
            </w:r>
            <w:r>
              <w:rPr>
                <w:noProof/>
                <w:webHidden/>
              </w:rPr>
              <w:instrText xml:space="preserve"> PAGEREF _Toc195620960 \h </w:instrText>
            </w:r>
            <w:r>
              <w:rPr>
                <w:noProof/>
                <w:webHidden/>
              </w:rPr>
            </w:r>
            <w:r>
              <w:rPr>
                <w:noProof/>
                <w:webHidden/>
              </w:rPr>
              <w:fldChar w:fldCharType="separate"/>
            </w:r>
            <w:r>
              <w:rPr>
                <w:noProof/>
                <w:webHidden/>
              </w:rPr>
              <w:t>54</w:t>
            </w:r>
            <w:r>
              <w:rPr>
                <w:noProof/>
                <w:webHidden/>
              </w:rPr>
              <w:fldChar w:fldCharType="end"/>
            </w:r>
          </w:hyperlink>
        </w:p>
        <w:p w14:paraId="6A2D14E2" w14:textId="6ADE6D7D" w:rsidR="00F34D39" w:rsidRDefault="00F34D39">
          <w:pPr>
            <w:pStyle w:val="TOC1"/>
            <w:tabs>
              <w:tab w:val="right" w:leader="dot" w:pos="9350"/>
            </w:tabs>
            <w:rPr>
              <w:rFonts w:eastAsiaTheme="minorEastAsia"/>
              <w:noProof/>
              <w:szCs w:val="24"/>
            </w:rPr>
          </w:pPr>
          <w:hyperlink w:anchor="_Toc195620961" w:history="1">
            <w:r w:rsidRPr="00B926C5">
              <w:rPr>
                <w:rStyle w:val="Hyperlink"/>
                <w:rFonts w:asciiTheme="majorHAnsi" w:eastAsiaTheme="majorEastAsia" w:hAnsiTheme="majorHAnsi" w:cstheme="majorBidi"/>
                <w:b/>
                <w:noProof/>
              </w:rPr>
              <w:t>Discussion</w:t>
            </w:r>
            <w:r>
              <w:rPr>
                <w:noProof/>
                <w:webHidden/>
              </w:rPr>
              <w:tab/>
            </w:r>
            <w:r>
              <w:rPr>
                <w:noProof/>
                <w:webHidden/>
              </w:rPr>
              <w:fldChar w:fldCharType="begin"/>
            </w:r>
            <w:r>
              <w:rPr>
                <w:noProof/>
                <w:webHidden/>
              </w:rPr>
              <w:instrText xml:space="preserve"> PAGEREF _Toc195620961 \h </w:instrText>
            </w:r>
            <w:r>
              <w:rPr>
                <w:noProof/>
                <w:webHidden/>
              </w:rPr>
            </w:r>
            <w:r>
              <w:rPr>
                <w:noProof/>
                <w:webHidden/>
              </w:rPr>
              <w:fldChar w:fldCharType="separate"/>
            </w:r>
            <w:r>
              <w:rPr>
                <w:noProof/>
                <w:webHidden/>
              </w:rPr>
              <w:t>55</w:t>
            </w:r>
            <w:r>
              <w:rPr>
                <w:noProof/>
                <w:webHidden/>
              </w:rPr>
              <w:fldChar w:fldCharType="end"/>
            </w:r>
          </w:hyperlink>
        </w:p>
        <w:p w14:paraId="5E871E55" w14:textId="47111BEB" w:rsidR="00F34D39" w:rsidRDefault="00F34D39">
          <w:pPr>
            <w:pStyle w:val="TOC1"/>
            <w:tabs>
              <w:tab w:val="right" w:leader="dot" w:pos="9350"/>
            </w:tabs>
            <w:rPr>
              <w:rFonts w:eastAsiaTheme="minorEastAsia"/>
              <w:noProof/>
              <w:szCs w:val="24"/>
            </w:rPr>
          </w:pPr>
          <w:hyperlink w:anchor="_Toc195620962" w:history="1">
            <w:r w:rsidRPr="00B926C5">
              <w:rPr>
                <w:rStyle w:val="Hyperlink"/>
                <w:noProof/>
              </w:rPr>
              <w:t>References</w:t>
            </w:r>
            <w:r>
              <w:rPr>
                <w:noProof/>
                <w:webHidden/>
              </w:rPr>
              <w:tab/>
            </w:r>
            <w:r>
              <w:rPr>
                <w:noProof/>
                <w:webHidden/>
              </w:rPr>
              <w:fldChar w:fldCharType="begin"/>
            </w:r>
            <w:r>
              <w:rPr>
                <w:noProof/>
                <w:webHidden/>
              </w:rPr>
              <w:instrText xml:space="preserve"> PAGEREF _Toc195620962 \h </w:instrText>
            </w:r>
            <w:r>
              <w:rPr>
                <w:noProof/>
                <w:webHidden/>
              </w:rPr>
            </w:r>
            <w:r>
              <w:rPr>
                <w:noProof/>
                <w:webHidden/>
              </w:rPr>
              <w:fldChar w:fldCharType="separate"/>
            </w:r>
            <w:r>
              <w:rPr>
                <w:noProof/>
                <w:webHidden/>
              </w:rPr>
              <w:t>60</w:t>
            </w:r>
            <w:r>
              <w:rPr>
                <w:noProof/>
                <w:webHidden/>
              </w:rPr>
              <w:fldChar w:fldCharType="end"/>
            </w:r>
          </w:hyperlink>
        </w:p>
        <w:p w14:paraId="00A382DE" w14:textId="4CA1A9A7" w:rsidR="00F34D39" w:rsidRDefault="00F34D39">
          <w:pPr>
            <w:pStyle w:val="TOC1"/>
            <w:tabs>
              <w:tab w:val="right" w:leader="dot" w:pos="9350"/>
            </w:tabs>
            <w:rPr>
              <w:rFonts w:eastAsiaTheme="minorEastAsia"/>
              <w:noProof/>
              <w:szCs w:val="24"/>
            </w:rPr>
          </w:pPr>
          <w:hyperlink w:anchor="_Toc195620963" w:history="1">
            <w:r w:rsidRPr="00B926C5">
              <w:rPr>
                <w:rStyle w:val="Hyperlink"/>
                <w:noProof/>
              </w:rPr>
              <w:t>Appendices</w:t>
            </w:r>
            <w:r>
              <w:rPr>
                <w:noProof/>
                <w:webHidden/>
              </w:rPr>
              <w:tab/>
            </w:r>
            <w:r>
              <w:rPr>
                <w:noProof/>
                <w:webHidden/>
              </w:rPr>
              <w:fldChar w:fldCharType="begin"/>
            </w:r>
            <w:r>
              <w:rPr>
                <w:noProof/>
                <w:webHidden/>
              </w:rPr>
              <w:instrText xml:space="preserve"> PAGEREF _Toc195620963 \h </w:instrText>
            </w:r>
            <w:r>
              <w:rPr>
                <w:noProof/>
                <w:webHidden/>
              </w:rPr>
            </w:r>
            <w:r>
              <w:rPr>
                <w:noProof/>
                <w:webHidden/>
              </w:rPr>
              <w:fldChar w:fldCharType="separate"/>
            </w:r>
            <w:r>
              <w:rPr>
                <w:noProof/>
                <w:webHidden/>
              </w:rPr>
              <w:t>68</w:t>
            </w:r>
            <w:r>
              <w:rPr>
                <w:noProof/>
                <w:webHidden/>
              </w:rPr>
              <w:fldChar w:fldCharType="end"/>
            </w:r>
          </w:hyperlink>
        </w:p>
        <w:p w14:paraId="1BE025EA" w14:textId="14FAEA4B" w:rsidR="00F34D39" w:rsidRDefault="00F34D39">
          <w:pPr>
            <w:pStyle w:val="TOC2"/>
            <w:tabs>
              <w:tab w:val="right" w:leader="dot" w:pos="9350"/>
            </w:tabs>
            <w:rPr>
              <w:rFonts w:eastAsiaTheme="minorEastAsia"/>
              <w:noProof/>
              <w:szCs w:val="24"/>
            </w:rPr>
          </w:pPr>
          <w:hyperlink w:anchor="_Toc195620964" w:history="1">
            <w:r w:rsidRPr="00B926C5">
              <w:rPr>
                <w:rStyle w:val="Hyperlink"/>
                <w:noProof/>
              </w:rPr>
              <w:t>Appendix A – Study 1</w:t>
            </w:r>
            <w:r>
              <w:rPr>
                <w:noProof/>
                <w:webHidden/>
              </w:rPr>
              <w:tab/>
            </w:r>
            <w:r>
              <w:rPr>
                <w:noProof/>
                <w:webHidden/>
              </w:rPr>
              <w:fldChar w:fldCharType="begin"/>
            </w:r>
            <w:r>
              <w:rPr>
                <w:noProof/>
                <w:webHidden/>
              </w:rPr>
              <w:instrText xml:space="preserve"> PAGEREF _Toc195620964 \h </w:instrText>
            </w:r>
            <w:r>
              <w:rPr>
                <w:noProof/>
                <w:webHidden/>
              </w:rPr>
            </w:r>
            <w:r>
              <w:rPr>
                <w:noProof/>
                <w:webHidden/>
              </w:rPr>
              <w:fldChar w:fldCharType="separate"/>
            </w:r>
            <w:r>
              <w:rPr>
                <w:noProof/>
                <w:webHidden/>
              </w:rPr>
              <w:t>68</w:t>
            </w:r>
            <w:r>
              <w:rPr>
                <w:noProof/>
                <w:webHidden/>
              </w:rPr>
              <w:fldChar w:fldCharType="end"/>
            </w:r>
          </w:hyperlink>
        </w:p>
        <w:p w14:paraId="011B3C62" w14:textId="3B9B594F" w:rsidR="00F34D39" w:rsidRDefault="00F34D39">
          <w:pPr>
            <w:pStyle w:val="TOC3"/>
            <w:tabs>
              <w:tab w:val="right" w:leader="dot" w:pos="9350"/>
            </w:tabs>
            <w:rPr>
              <w:rFonts w:eastAsiaTheme="minorEastAsia"/>
              <w:noProof/>
              <w:szCs w:val="24"/>
            </w:rPr>
          </w:pPr>
          <w:hyperlink w:anchor="_Toc195620965" w:history="1">
            <w:r w:rsidRPr="00B926C5">
              <w:rPr>
                <w:rStyle w:val="Hyperlink"/>
                <w:noProof/>
              </w:rPr>
              <w:t>Study Materials</w:t>
            </w:r>
            <w:r>
              <w:rPr>
                <w:noProof/>
                <w:webHidden/>
              </w:rPr>
              <w:tab/>
            </w:r>
            <w:r>
              <w:rPr>
                <w:noProof/>
                <w:webHidden/>
              </w:rPr>
              <w:fldChar w:fldCharType="begin"/>
            </w:r>
            <w:r>
              <w:rPr>
                <w:noProof/>
                <w:webHidden/>
              </w:rPr>
              <w:instrText xml:space="preserve"> PAGEREF _Toc195620965 \h </w:instrText>
            </w:r>
            <w:r>
              <w:rPr>
                <w:noProof/>
                <w:webHidden/>
              </w:rPr>
            </w:r>
            <w:r>
              <w:rPr>
                <w:noProof/>
                <w:webHidden/>
              </w:rPr>
              <w:fldChar w:fldCharType="separate"/>
            </w:r>
            <w:r>
              <w:rPr>
                <w:noProof/>
                <w:webHidden/>
              </w:rPr>
              <w:t>68</w:t>
            </w:r>
            <w:r>
              <w:rPr>
                <w:noProof/>
                <w:webHidden/>
              </w:rPr>
              <w:fldChar w:fldCharType="end"/>
            </w:r>
          </w:hyperlink>
        </w:p>
        <w:p w14:paraId="0CE82753" w14:textId="22711F8C" w:rsidR="00F34D39" w:rsidRDefault="00F34D39">
          <w:pPr>
            <w:pStyle w:val="TOC3"/>
            <w:tabs>
              <w:tab w:val="right" w:leader="dot" w:pos="9350"/>
            </w:tabs>
            <w:rPr>
              <w:rFonts w:eastAsiaTheme="minorEastAsia"/>
              <w:noProof/>
              <w:szCs w:val="24"/>
            </w:rPr>
          </w:pPr>
          <w:hyperlink w:anchor="_Toc195620966"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_Toc195620966 \h </w:instrText>
            </w:r>
            <w:r>
              <w:rPr>
                <w:noProof/>
                <w:webHidden/>
              </w:rPr>
            </w:r>
            <w:r>
              <w:rPr>
                <w:noProof/>
                <w:webHidden/>
              </w:rPr>
              <w:fldChar w:fldCharType="separate"/>
            </w:r>
            <w:r>
              <w:rPr>
                <w:noProof/>
                <w:webHidden/>
              </w:rPr>
              <w:t>78</w:t>
            </w:r>
            <w:r>
              <w:rPr>
                <w:noProof/>
                <w:webHidden/>
              </w:rPr>
              <w:fldChar w:fldCharType="end"/>
            </w:r>
          </w:hyperlink>
        </w:p>
        <w:p w14:paraId="41396153" w14:textId="1ACC4ACA" w:rsidR="00F34D39" w:rsidRDefault="00F34D39">
          <w:pPr>
            <w:pStyle w:val="TOC2"/>
            <w:tabs>
              <w:tab w:val="right" w:leader="dot" w:pos="9350"/>
            </w:tabs>
            <w:rPr>
              <w:rFonts w:eastAsiaTheme="minorEastAsia"/>
              <w:noProof/>
              <w:szCs w:val="24"/>
            </w:rPr>
          </w:pPr>
          <w:hyperlink w:anchor="_Toc195620967" w:history="1">
            <w:r w:rsidRPr="00B926C5">
              <w:rPr>
                <w:rStyle w:val="Hyperlink"/>
                <w:noProof/>
              </w:rPr>
              <w:t>Appendix B – Study 2</w:t>
            </w:r>
            <w:r>
              <w:rPr>
                <w:noProof/>
                <w:webHidden/>
              </w:rPr>
              <w:tab/>
            </w:r>
            <w:r>
              <w:rPr>
                <w:noProof/>
                <w:webHidden/>
              </w:rPr>
              <w:fldChar w:fldCharType="begin"/>
            </w:r>
            <w:r>
              <w:rPr>
                <w:noProof/>
                <w:webHidden/>
              </w:rPr>
              <w:instrText xml:space="preserve"> PAGEREF _Toc195620967 \h </w:instrText>
            </w:r>
            <w:r>
              <w:rPr>
                <w:noProof/>
                <w:webHidden/>
              </w:rPr>
            </w:r>
            <w:r>
              <w:rPr>
                <w:noProof/>
                <w:webHidden/>
              </w:rPr>
              <w:fldChar w:fldCharType="separate"/>
            </w:r>
            <w:r>
              <w:rPr>
                <w:noProof/>
                <w:webHidden/>
              </w:rPr>
              <w:t>80</w:t>
            </w:r>
            <w:r>
              <w:rPr>
                <w:noProof/>
                <w:webHidden/>
              </w:rPr>
              <w:fldChar w:fldCharType="end"/>
            </w:r>
          </w:hyperlink>
        </w:p>
        <w:p w14:paraId="51578365" w14:textId="503C2B73" w:rsidR="00F34D39" w:rsidRDefault="00F34D39">
          <w:pPr>
            <w:pStyle w:val="TOC3"/>
            <w:tabs>
              <w:tab w:val="right" w:leader="dot" w:pos="9350"/>
            </w:tabs>
            <w:rPr>
              <w:rFonts w:eastAsiaTheme="minorEastAsia"/>
              <w:noProof/>
              <w:szCs w:val="24"/>
            </w:rPr>
          </w:pPr>
          <w:hyperlink w:anchor="_Toc195620968" w:history="1">
            <w:r w:rsidRPr="00B926C5">
              <w:rPr>
                <w:rStyle w:val="Hyperlink"/>
                <w:noProof/>
              </w:rPr>
              <w:t>Study Materials</w:t>
            </w:r>
            <w:r>
              <w:rPr>
                <w:noProof/>
                <w:webHidden/>
              </w:rPr>
              <w:tab/>
            </w:r>
            <w:r>
              <w:rPr>
                <w:noProof/>
                <w:webHidden/>
              </w:rPr>
              <w:fldChar w:fldCharType="begin"/>
            </w:r>
            <w:r>
              <w:rPr>
                <w:noProof/>
                <w:webHidden/>
              </w:rPr>
              <w:instrText xml:space="preserve"> PAGEREF _Toc195620968 \h </w:instrText>
            </w:r>
            <w:r>
              <w:rPr>
                <w:noProof/>
                <w:webHidden/>
              </w:rPr>
            </w:r>
            <w:r>
              <w:rPr>
                <w:noProof/>
                <w:webHidden/>
              </w:rPr>
              <w:fldChar w:fldCharType="separate"/>
            </w:r>
            <w:r>
              <w:rPr>
                <w:noProof/>
                <w:webHidden/>
              </w:rPr>
              <w:t>80</w:t>
            </w:r>
            <w:r>
              <w:rPr>
                <w:noProof/>
                <w:webHidden/>
              </w:rPr>
              <w:fldChar w:fldCharType="end"/>
            </w:r>
          </w:hyperlink>
        </w:p>
        <w:p w14:paraId="25589628" w14:textId="30772CCF" w:rsidR="00F34D39" w:rsidRDefault="00F34D39">
          <w:pPr>
            <w:pStyle w:val="TOC3"/>
            <w:tabs>
              <w:tab w:val="right" w:leader="dot" w:pos="9350"/>
            </w:tabs>
            <w:rPr>
              <w:rFonts w:eastAsiaTheme="minorEastAsia"/>
              <w:noProof/>
              <w:szCs w:val="24"/>
            </w:rPr>
          </w:pPr>
          <w:hyperlink w:anchor="_Toc195620969"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_Toc195620969 \h </w:instrText>
            </w:r>
            <w:r>
              <w:rPr>
                <w:noProof/>
                <w:webHidden/>
              </w:rPr>
            </w:r>
            <w:r>
              <w:rPr>
                <w:noProof/>
                <w:webHidden/>
              </w:rPr>
              <w:fldChar w:fldCharType="separate"/>
            </w:r>
            <w:r>
              <w:rPr>
                <w:noProof/>
                <w:webHidden/>
              </w:rPr>
              <w:t>94</w:t>
            </w:r>
            <w:r>
              <w:rPr>
                <w:noProof/>
                <w:webHidden/>
              </w:rPr>
              <w:fldChar w:fldCharType="end"/>
            </w:r>
          </w:hyperlink>
        </w:p>
        <w:p w14:paraId="5285358D" w14:textId="33EF3FEE" w:rsidR="00F34D39" w:rsidRDefault="00F34D39">
          <w:pPr>
            <w:pStyle w:val="TOC2"/>
            <w:tabs>
              <w:tab w:val="right" w:leader="dot" w:pos="9350"/>
            </w:tabs>
            <w:rPr>
              <w:rFonts w:eastAsiaTheme="minorEastAsia"/>
              <w:noProof/>
              <w:szCs w:val="24"/>
            </w:rPr>
          </w:pPr>
          <w:hyperlink w:anchor="_Toc195620970" w:history="1">
            <w:r w:rsidRPr="00B926C5">
              <w:rPr>
                <w:rStyle w:val="Hyperlink"/>
                <w:noProof/>
              </w:rPr>
              <w:t>Appendix C – Study 3</w:t>
            </w:r>
            <w:r>
              <w:rPr>
                <w:noProof/>
                <w:webHidden/>
              </w:rPr>
              <w:tab/>
            </w:r>
            <w:r>
              <w:rPr>
                <w:noProof/>
                <w:webHidden/>
              </w:rPr>
              <w:fldChar w:fldCharType="begin"/>
            </w:r>
            <w:r>
              <w:rPr>
                <w:noProof/>
                <w:webHidden/>
              </w:rPr>
              <w:instrText xml:space="preserve"> PAGEREF _Toc195620970 \h </w:instrText>
            </w:r>
            <w:r>
              <w:rPr>
                <w:noProof/>
                <w:webHidden/>
              </w:rPr>
            </w:r>
            <w:r>
              <w:rPr>
                <w:noProof/>
                <w:webHidden/>
              </w:rPr>
              <w:fldChar w:fldCharType="separate"/>
            </w:r>
            <w:r>
              <w:rPr>
                <w:noProof/>
                <w:webHidden/>
              </w:rPr>
              <w:t>96</w:t>
            </w:r>
            <w:r>
              <w:rPr>
                <w:noProof/>
                <w:webHidden/>
              </w:rPr>
              <w:fldChar w:fldCharType="end"/>
            </w:r>
          </w:hyperlink>
        </w:p>
        <w:p w14:paraId="5B6444D4" w14:textId="20C33374" w:rsidR="00F34D39" w:rsidRDefault="00F34D39">
          <w:pPr>
            <w:pStyle w:val="TOC3"/>
            <w:tabs>
              <w:tab w:val="right" w:leader="dot" w:pos="9350"/>
            </w:tabs>
            <w:rPr>
              <w:rFonts w:eastAsiaTheme="minorEastAsia"/>
              <w:noProof/>
              <w:szCs w:val="24"/>
            </w:rPr>
          </w:pPr>
          <w:hyperlink w:anchor="_Toc195620971" w:history="1">
            <w:r w:rsidRPr="00B926C5">
              <w:rPr>
                <w:rStyle w:val="Hyperlink"/>
                <w:noProof/>
              </w:rPr>
              <w:t>Study Materials</w:t>
            </w:r>
            <w:r>
              <w:rPr>
                <w:noProof/>
                <w:webHidden/>
              </w:rPr>
              <w:tab/>
            </w:r>
            <w:r>
              <w:rPr>
                <w:noProof/>
                <w:webHidden/>
              </w:rPr>
              <w:fldChar w:fldCharType="begin"/>
            </w:r>
            <w:r>
              <w:rPr>
                <w:noProof/>
                <w:webHidden/>
              </w:rPr>
              <w:instrText xml:space="preserve"> PAGEREF _Toc195620971 \h </w:instrText>
            </w:r>
            <w:r>
              <w:rPr>
                <w:noProof/>
                <w:webHidden/>
              </w:rPr>
            </w:r>
            <w:r>
              <w:rPr>
                <w:noProof/>
                <w:webHidden/>
              </w:rPr>
              <w:fldChar w:fldCharType="separate"/>
            </w:r>
            <w:r>
              <w:rPr>
                <w:noProof/>
                <w:webHidden/>
              </w:rPr>
              <w:t>96</w:t>
            </w:r>
            <w:r>
              <w:rPr>
                <w:noProof/>
                <w:webHidden/>
              </w:rPr>
              <w:fldChar w:fldCharType="end"/>
            </w:r>
          </w:hyperlink>
        </w:p>
        <w:p w14:paraId="30B1545B" w14:textId="60D6C807" w:rsidR="00F34D39" w:rsidRDefault="00F34D39">
          <w:pPr>
            <w:pStyle w:val="TOC3"/>
            <w:tabs>
              <w:tab w:val="right" w:leader="dot" w:pos="9350"/>
            </w:tabs>
            <w:rPr>
              <w:rFonts w:eastAsiaTheme="minorEastAsia"/>
              <w:noProof/>
              <w:szCs w:val="24"/>
            </w:rPr>
          </w:pPr>
          <w:hyperlink w:anchor="_Toc195620972" w:history="1">
            <w:r w:rsidRPr="00B926C5">
              <w:rPr>
                <w:rStyle w:val="Hyperlink"/>
                <w:noProof/>
              </w:rPr>
              <w:t>Exploratory Analyses</w:t>
            </w:r>
            <w:r>
              <w:rPr>
                <w:noProof/>
                <w:webHidden/>
              </w:rPr>
              <w:tab/>
            </w:r>
            <w:r>
              <w:rPr>
                <w:noProof/>
                <w:webHidden/>
              </w:rPr>
              <w:fldChar w:fldCharType="begin"/>
            </w:r>
            <w:r>
              <w:rPr>
                <w:noProof/>
                <w:webHidden/>
              </w:rPr>
              <w:instrText xml:space="preserve"> PAGEREF _Toc195620972 \h </w:instrText>
            </w:r>
            <w:r>
              <w:rPr>
                <w:noProof/>
                <w:webHidden/>
              </w:rPr>
            </w:r>
            <w:r>
              <w:rPr>
                <w:noProof/>
                <w:webHidden/>
              </w:rPr>
              <w:fldChar w:fldCharType="separate"/>
            </w:r>
            <w:r>
              <w:rPr>
                <w:noProof/>
                <w:webHidden/>
              </w:rPr>
              <w:t>107</w:t>
            </w:r>
            <w:r>
              <w:rPr>
                <w:noProof/>
                <w:webHidden/>
              </w:rPr>
              <w:fldChar w:fldCharType="end"/>
            </w:r>
          </w:hyperlink>
        </w:p>
        <w:p w14:paraId="1DFDEAA5" w14:textId="20218DB1" w:rsidR="00F34D39" w:rsidRDefault="00F34D39">
          <w:pPr>
            <w:pStyle w:val="TOC1"/>
            <w:tabs>
              <w:tab w:val="right" w:leader="dot" w:pos="9350"/>
            </w:tabs>
            <w:rPr>
              <w:rFonts w:eastAsiaTheme="minorEastAsia"/>
              <w:noProof/>
              <w:szCs w:val="24"/>
            </w:rPr>
          </w:pPr>
          <w:hyperlink w:anchor="_Toc195620973" w:history="1">
            <w:r w:rsidRPr="00B926C5">
              <w:rPr>
                <w:rStyle w:val="Hyperlink"/>
                <w:noProof/>
              </w:rPr>
              <w:t>VITA</w:t>
            </w:r>
            <w:r>
              <w:rPr>
                <w:noProof/>
                <w:webHidden/>
              </w:rPr>
              <w:tab/>
            </w:r>
            <w:r>
              <w:rPr>
                <w:noProof/>
                <w:webHidden/>
              </w:rPr>
              <w:fldChar w:fldCharType="begin"/>
            </w:r>
            <w:r>
              <w:rPr>
                <w:noProof/>
                <w:webHidden/>
              </w:rPr>
              <w:instrText xml:space="preserve"> PAGEREF _Toc195620973 \h </w:instrText>
            </w:r>
            <w:r>
              <w:rPr>
                <w:noProof/>
                <w:webHidden/>
              </w:rPr>
            </w:r>
            <w:r>
              <w:rPr>
                <w:noProof/>
                <w:webHidden/>
              </w:rPr>
              <w:fldChar w:fldCharType="separate"/>
            </w:r>
            <w:r>
              <w:rPr>
                <w:noProof/>
                <w:webHidden/>
              </w:rPr>
              <w:t>112</w:t>
            </w:r>
            <w:r>
              <w:rPr>
                <w:noProof/>
                <w:webHidden/>
              </w:rPr>
              <w:fldChar w:fldCharType="end"/>
            </w:r>
          </w:hyperlink>
        </w:p>
        <w:p w14:paraId="46A88C80" w14:textId="311F8FA3" w:rsidR="001C2C29" w:rsidRPr="00AE0AA3" w:rsidRDefault="001C2C29">
          <w:r w:rsidRPr="00AE0AA3">
            <w:rPr>
              <w:b/>
              <w:bCs/>
              <w:noProof/>
            </w:rPr>
            <w:fldChar w:fldCharType="end"/>
          </w:r>
        </w:p>
      </w:sdtContent>
    </w:sdt>
    <w:p w14:paraId="1FC89DA9" w14:textId="77777777" w:rsidR="00515F86" w:rsidRPr="00AE0AA3" w:rsidRDefault="00515F86" w:rsidP="006828F6">
      <w:pPr>
        <w:pStyle w:val="Heading1"/>
        <w:spacing w:line="480" w:lineRule="auto"/>
        <w:rPr>
          <w:sz w:val="32"/>
          <w:szCs w:val="36"/>
        </w:rPr>
      </w:pPr>
    </w:p>
    <w:p w14:paraId="580037CB" w14:textId="77777777" w:rsidR="009A2351" w:rsidRPr="00AE0AA3" w:rsidRDefault="009A2351" w:rsidP="006828F6">
      <w:pPr>
        <w:pStyle w:val="Heading1"/>
        <w:spacing w:line="480" w:lineRule="auto"/>
        <w:rPr>
          <w:sz w:val="32"/>
          <w:szCs w:val="36"/>
        </w:rPr>
      </w:pPr>
      <w:r w:rsidRPr="00AE0AA3">
        <w:rPr>
          <w:sz w:val="32"/>
          <w:szCs w:val="36"/>
        </w:rPr>
        <w:br w:type="page"/>
      </w:r>
    </w:p>
    <w:p w14:paraId="1F77398C" w14:textId="77777777" w:rsidR="00A101BF" w:rsidRPr="00AE0AA3" w:rsidRDefault="00A101BF" w:rsidP="00A101BF">
      <w:pPr>
        <w:tabs>
          <w:tab w:val="left" w:pos="8100"/>
        </w:tabs>
        <w:spacing w:line="480" w:lineRule="auto"/>
        <w:ind w:firstLine="720"/>
        <w:jc w:val="center"/>
      </w:pPr>
      <w:r w:rsidRPr="00AE0AA3">
        <w:lastRenderedPageBreak/>
        <w:t xml:space="preserve">CHANGING POLARIZED BELIEFS USING </w:t>
      </w:r>
    </w:p>
    <w:p w14:paraId="3BE76DFA" w14:textId="77777777" w:rsidR="00A101BF" w:rsidRPr="00AE0AA3" w:rsidRDefault="00A101BF" w:rsidP="00A101BF">
      <w:pPr>
        <w:tabs>
          <w:tab w:val="left" w:pos="8100"/>
        </w:tabs>
        <w:spacing w:line="480" w:lineRule="auto"/>
        <w:ind w:firstLine="720"/>
        <w:jc w:val="center"/>
      </w:pPr>
      <w:r w:rsidRPr="00AE0AA3">
        <w:t>SOCIAL CONSENSUS AND MORAL CONVICTION</w:t>
      </w:r>
    </w:p>
    <w:p w14:paraId="0C64FB42" w14:textId="4562A3D2" w:rsidR="00E61019" w:rsidRPr="00AE0AA3" w:rsidRDefault="00E61019" w:rsidP="00E61019">
      <w:pPr>
        <w:tabs>
          <w:tab w:val="left" w:pos="8100"/>
        </w:tabs>
        <w:spacing w:line="480" w:lineRule="auto"/>
        <w:jc w:val="center"/>
      </w:pPr>
      <w:r w:rsidRPr="00AE0AA3">
        <w:t>Sean X. Duan</w:t>
      </w:r>
    </w:p>
    <w:p w14:paraId="1907CEEC" w14:textId="55E2CDD9" w:rsidR="00E61019" w:rsidRPr="00AE0AA3" w:rsidRDefault="00E61019" w:rsidP="00E61019">
      <w:pPr>
        <w:tabs>
          <w:tab w:val="left" w:pos="8100"/>
        </w:tabs>
        <w:spacing w:line="480" w:lineRule="auto"/>
        <w:jc w:val="center"/>
      </w:pPr>
      <w:r w:rsidRPr="00AE0AA3">
        <w:t>Dr. Victoria A. Shaffer, Dissertation Supervisor</w:t>
      </w:r>
    </w:p>
    <w:p w14:paraId="256BFC08" w14:textId="77777777" w:rsidR="000F0A44" w:rsidRPr="00AE0AA3" w:rsidRDefault="00E61019" w:rsidP="00E61019">
      <w:pPr>
        <w:pStyle w:val="Heading1"/>
      </w:pPr>
      <w:bookmarkStart w:id="1" w:name="_Toc195620922"/>
      <w:r w:rsidRPr="00AE0AA3">
        <w:t>ABSTRACT</w:t>
      </w:r>
      <w:bookmarkEnd w:id="1"/>
    </w:p>
    <w:p w14:paraId="5B0DB77F" w14:textId="77777777" w:rsidR="000F0A44" w:rsidRPr="00AE0AA3" w:rsidRDefault="000F0A44" w:rsidP="000F0A44"/>
    <w:p w14:paraId="03F9C52A" w14:textId="2415184D" w:rsidR="00EC2408" w:rsidRDefault="00EC2408" w:rsidP="00EC2408">
      <w:pPr>
        <w:spacing w:line="480" w:lineRule="auto"/>
      </w:pPr>
      <w:r>
        <w:tab/>
        <w:t xml:space="preserve">In the field of attitude change and formation, polarized beliefs (e.g., beliefs that are at one extreme or another) are known to be difficult to change. This resistance to change becomes extremely problematic when the polarized belief is rooted in misinformation (e.g., polarized vaccination beliefs leading to vaccine hesitancy), and/or precludes development of meaningful public policy (e.g., willful disbelief of climate change). Prior literature on attitude change indicates that one effective way to change belief in general is leveraging the effect of social consensus (people tending to agree with their peers), but previous work has failed to address how this applies to polarized belief specifically. Furthermore, many polarized beliefs are held with moral conviction, which has been associated with increased resistance to social consensus, however, this relationship has not been experimentally tested. In this thesis, I empirically test how manipulation of social consensus affects support for polarized issues. Additionally, I tested whether or not reduction of moral conviction can increase the effectiveness of a social consensus intervention. I describe a series of experiments on support for various polarized topics, and show that in some cases, social consensus can increase support. I expect this new approach to improve calibration as to which topics can be influenced by social consensus </w:t>
      </w:r>
      <w:r w:rsidR="00933A15">
        <w:t>manipulations and</w:t>
      </w:r>
      <w:r>
        <w:t xml:space="preserve"> thereby improve public policy communication.</w:t>
      </w:r>
    </w:p>
    <w:p w14:paraId="78F137F2" w14:textId="4B16BD95" w:rsidR="006828F6" w:rsidRPr="00AE0AA3" w:rsidRDefault="006828F6" w:rsidP="006828F6">
      <w:pPr>
        <w:pStyle w:val="Heading1"/>
        <w:spacing w:line="480" w:lineRule="auto"/>
        <w:rPr>
          <w:sz w:val="32"/>
          <w:szCs w:val="36"/>
        </w:rPr>
      </w:pPr>
      <w:bookmarkStart w:id="2" w:name="_Toc195620923"/>
      <w:r w:rsidRPr="00AE0AA3">
        <w:rPr>
          <w:sz w:val="32"/>
          <w:szCs w:val="36"/>
        </w:rPr>
        <w:lastRenderedPageBreak/>
        <w:t>Chapter 1: Introduction – Broad Overview of Research</w:t>
      </w:r>
      <w:bookmarkEnd w:id="2"/>
    </w:p>
    <w:p w14:paraId="58FC44C6" w14:textId="77777777" w:rsidR="006828F6" w:rsidRPr="00AE0AA3" w:rsidRDefault="006828F6" w:rsidP="006828F6">
      <w:pPr>
        <w:pStyle w:val="BodyText"/>
        <w:spacing w:line="480" w:lineRule="auto"/>
        <w:ind w:firstLine="720"/>
      </w:pPr>
      <w:r w:rsidRPr="00AE0AA3">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AE0AA3" w:rsidRDefault="006828F6" w:rsidP="006828F6">
      <w:pPr>
        <w:pStyle w:val="BodyText"/>
        <w:spacing w:line="480" w:lineRule="auto"/>
        <w:ind w:left="720"/>
      </w:pPr>
      <w:r w:rsidRPr="00AE0AA3">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AE0AA3" w:rsidRDefault="006828F6" w:rsidP="006828F6">
      <w:pPr>
        <w:pStyle w:val="BodyText"/>
        <w:spacing w:line="480" w:lineRule="auto"/>
      </w:pPr>
      <w:r w:rsidRPr="00AE0AA3">
        <w:t xml:space="preserve">After vindication by a trusted authority, seeing the ‘obvious’ evidence around themselves, and reaching a consensus with their immediate peers, </w:t>
      </w:r>
      <w:proofErr w:type="gramStart"/>
      <w:r w:rsidRPr="00AE0AA3">
        <w:t>this individual feels</w:t>
      </w:r>
      <w:proofErr w:type="gramEnd"/>
      <w:r w:rsidRPr="00AE0AA3">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rsidRPr="00AE0AA3">
        <w:t xml:space="preserve"> of how easily polarized beliefs can be formed and how difficult they can be to change.</w:t>
      </w:r>
    </w:p>
    <w:p w14:paraId="789B064F" w14:textId="67914B61" w:rsidR="00CF07BA" w:rsidRPr="00AE0AA3" w:rsidRDefault="00AB2E93" w:rsidP="006828F6">
      <w:pPr>
        <w:pStyle w:val="BodyText"/>
        <w:spacing w:line="480" w:lineRule="auto"/>
        <w:ind w:firstLine="720"/>
      </w:pPr>
      <w:r w:rsidRPr="00AE0AA3">
        <w:t>Once a highly polarized belief is formed,</w:t>
      </w:r>
      <w:r w:rsidR="00C1181F" w:rsidRPr="00AE0AA3">
        <w:t xml:space="preserve"> </w:t>
      </w:r>
      <w:r w:rsidR="00B240F5" w:rsidRPr="00AE0AA3">
        <w:t>guidelines around</w:t>
      </w:r>
      <w:r w:rsidR="006828F6" w:rsidRPr="00AE0AA3">
        <w:t xml:space="preserve"> best practices, scientific</w:t>
      </w:r>
      <w:r w:rsidR="00FB624A" w:rsidRPr="00AE0AA3">
        <w:t xml:space="preserve"> and social</w:t>
      </w:r>
      <w:r w:rsidR="006828F6" w:rsidRPr="00AE0AA3">
        <w:t xml:space="preserve"> consensus, and </w:t>
      </w:r>
      <w:r w:rsidR="00C1181F" w:rsidRPr="00AE0AA3">
        <w:t xml:space="preserve">state-level policy are </w:t>
      </w:r>
      <w:r w:rsidR="003D63D0" w:rsidRPr="00AE0AA3">
        <w:t>less effective at changing that belief</w:t>
      </w:r>
      <w:r w:rsidR="00C1181F" w:rsidRPr="00AE0AA3">
        <w:t>.</w:t>
      </w:r>
      <w:r w:rsidR="00D43BB4" w:rsidRPr="00AE0AA3">
        <w:t xml:space="preserve"> </w:t>
      </w:r>
      <w:r w:rsidR="006828F6" w:rsidRPr="00AE0AA3">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AE0AA3">
        <w:lastRenderedPageBreak/>
        <w:t>best practices to reduce disease spread (e.g., cloth masking vs N95 masking</w:t>
      </w:r>
      <w:r w:rsidR="00085ADB" w:rsidRPr="00AE0AA3">
        <w:t>).</w:t>
      </w:r>
      <w:r w:rsidR="00F92C0C" w:rsidRPr="00AE0AA3">
        <w:t xml:space="preserve"> </w:t>
      </w:r>
      <w:r w:rsidR="00085ADB" w:rsidRPr="00AE0AA3">
        <w:t xml:space="preserve">This persuasive misinformation, delivered </w:t>
      </w:r>
      <w:r w:rsidR="00F92C0C" w:rsidRPr="00AE0AA3">
        <w:t>through social media and other outlets (Jia et al., 2023; Lee et al., 2022)</w:t>
      </w:r>
      <w:r w:rsidR="00085ADB" w:rsidRPr="00AE0AA3">
        <w:t xml:space="preserve"> resulted in the formation of polarized belief</w:t>
      </w:r>
      <w:r w:rsidR="00236B86" w:rsidRPr="00AE0AA3">
        <w:t>s</w:t>
      </w:r>
      <w:r w:rsidR="00085ADB" w:rsidRPr="00AE0AA3">
        <w:t xml:space="preserve"> opposing vaccination</w:t>
      </w:r>
      <w:r w:rsidR="00F92C0C" w:rsidRPr="00AE0AA3">
        <w:t>.</w:t>
      </w:r>
      <w:r w:rsidR="00A745CA" w:rsidRPr="00AE0AA3">
        <w:t xml:space="preserve"> </w:t>
      </w:r>
      <w:r w:rsidR="006828F6" w:rsidRPr="00AE0AA3">
        <w:t>COVID-19 vaccine hesitancy was estimated to result in at least 232,000 preventable deaths.</w:t>
      </w:r>
      <w:r w:rsidR="00AF56F5" w:rsidRPr="00AE0AA3">
        <w:t xml:space="preserve"> </w:t>
      </w:r>
      <w:r w:rsidR="00062489" w:rsidRPr="00AE0AA3">
        <w:t xml:space="preserve">Political policy </w:t>
      </w:r>
      <w:r w:rsidR="0040235D" w:rsidRPr="00AE0AA3">
        <w:t>regularly crosses over with</w:t>
      </w:r>
      <w:r w:rsidR="00062489" w:rsidRPr="00AE0AA3">
        <w:t xml:space="preserve"> polarized belief</w:t>
      </w:r>
      <w:r w:rsidR="0040235D" w:rsidRPr="00AE0AA3">
        <w:t>s</w:t>
      </w:r>
      <w:r w:rsidR="00062489" w:rsidRPr="00AE0AA3">
        <w:t xml:space="preserve"> as well. For example, h</w:t>
      </w:r>
      <w:r w:rsidR="002E4510" w:rsidRPr="00AE0AA3">
        <w:t xml:space="preserve">ealthcare in the United States is extremely polarized, with </w:t>
      </w:r>
      <w:r w:rsidR="00BF2EEE" w:rsidRPr="00AE0AA3">
        <w:t>a majority of individuals</w:t>
      </w:r>
      <w:r w:rsidR="00062489" w:rsidRPr="00AE0AA3">
        <w:t xml:space="preserve"> split towards</w:t>
      </w:r>
      <w:r w:rsidR="00BF2EEE" w:rsidRPr="00AE0AA3">
        <w:t xml:space="preserve"> one of two extremes,</w:t>
      </w:r>
      <w:r w:rsidR="000D5B28" w:rsidRPr="00AE0AA3">
        <w:t xml:space="preserve"> </w:t>
      </w:r>
      <w:r w:rsidR="00062489" w:rsidRPr="00AE0AA3">
        <w:t xml:space="preserve">more </w:t>
      </w:r>
      <w:r w:rsidR="00E11EDC" w:rsidRPr="00AE0AA3">
        <w:t xml:space="preserve">coverage </w:t>
      </w:r>
      <w:r w:rsidR="00062489" w:rsidRPr="00AE0AA3">
        <w:t>(seen as a form of welfare), or less</w:t>
      </w:r>
      <w:r w:rsidR="0040235D" w:rsidRPr="00AE0AA3">
        <w:t xml:space="preserve"> coverage </w:t>
      </w:r>
      <w:r w:rsidR="00E11EDC" w:rsidRPr="00AE0AA3">
        <w:t>(seen to promote personal responsibility)</w:t>
      </w:r>
      <w:r w:rsidR="0040235D" w:rsidRPr="00AE0AA3">
        <w:t xml:space="preserve">, resulting in </w:t>
      </w:r>
      <w:r w:rsidR="00347730" w:rsidRPr="00AE0AA3">
        <w:t>huge disagreements over policy priorities (Oussama, 2022)</w:t>
      </w:r>
      <w:r w:rsidR="00FA2A43" w:rsidRPr="00AE0AA3">
        <w:t>.</w:t>
      </w:r>
      <w:r w:rsidR="00CF07BA" w:rsidRPr="00AE0AA3">
        <w:t xml:space="preserve"> The degree of polarization in these beliefs makes them extremely difficult to change, as </w:t>
      </w:r>
      <w:r w:rsidR="00F11309" w:rsidRPr="00AE0AA3">
        <w:t xml:space="preserve">Universal Health Care (UHC) is </w:t>
      </w:r>
      <w:r w:rsidR="00F042E4" w:rsidRPr="00AE0AA3">
        <w:t>only</w:t>
      </w:r>
      <w:r w:rsidR="00F11309" w:rsidRPr="00AE0AA3">
        <w:t xml:space="preserve"> supported by</w:t>
      </w:r>
      <w:r w:rsidR="00F042E4" w:rsidRPr="00AE0AA3">
        <w:t xml:space="preserve"> 36% of Americans </w:t>
      </w:r>
      <w:r w:rsidR="002357E7" w:rsidRPr="00AE0AA3">
        <w:t xml:space="preserve">even though it has been shown to result in better population health outcomes overall (Pew Research Center, 2020; </w:t>
      </w:r>
      <w:r w:rsidR="008A11D0" w:rsidRPr="00AE0AA3">
        <w:t>Alspaugh, 2021)</w:t>
      </w:r>
      <w:r w:rsidR="00FA55A7" w:rsidRPr="00AE0AA3">
        <w:t>.</w:t>
      </w:r>
    </w:p>
    <w:p w14:paraId="3FCAE4DB" w14:textId="59FBD44D" w:rsidR="006828F6" w:rsidRPr="00AE0AA3" w:rsidRDefault="006828F6" w:rsidP="005B236E">
      <w:pPr>
        <w:pStyle w:val="BodyText"/>
        <w:spacing w:line="480" w:lineRule="auto"/>
        <w:ind w:firstLine="720"/>
      </w:pPr>
      <w:r w:rsidRPr="00AE0AA3">
        <w:t xml:space="preserve">Belief change is a multifaceted process, and prior literature lists many factors affecting openness to belief change for a given topic. </w:t>
      </w:r>
      <w:r w:rsidR="003B4805" w:rsidRPr="00AE0AA3">
        <w:t xml:space="preserve">Social consensus (e.g., the level of agreement on an issue amongst friends, family, peers, or other in-groups) </w:t>
      </w:r>
      <w:r w:rsidR="00D90059" w:rsidRPr="00AE0AA3">
        <w:t>guides belief formation and change</w:t>
      </w:r>
      <w:r w:rsidR="003B4805" w:rsidRPr="00AE0AA3">
        <w:t>. Likewise, differences in attitudes due to core beliefs about what is fundamentally right or wrong (</w:t>
      </w:r>
      <w:r w:rsidR="003B4805" w:rsidRPr="00AE0AA3">
        <w:rPr>
          <w:szCs w:val="24"/>
        </w:rPr>
        <w:t xml:space="preserve">e.g., abortion should be legal, due to the core belief that women should have full bodily autonomy), which </w:t>
      </w:r>
      <w:r w:rsidR="00734A40" w:rsidRPr="00AE0AA3">
        <w:rPr>
          <w:szCs w:val="24"/>
        </w:rPr>
        <w:t>I</w:t>
      </w:r>
      <w:r w:rsidR="003B4805" w:rsidRPr="00AE0AA3">
        <w:rPr>
          <w:szCs w:val="24"/>
        </w:rPr>
        <w:t xml:space="preserve"> define here as Moral Conviction, ‘inoculates’ individuals against changing their beliefs.</w:t>
      </w:r>
      <w:r w:rsidR="005B236E" w:rsidRPr="00AE0AA3">
        <w:rPr>
          <w:szCs w:val="24"/>
        </w:rPr>
        <w:t xml:space="preserve"> Furthermore,</w:t>
      </w:r>
      <w:r w:rsidR="00037DDD" w:rsidRPr="00AE0AA3">
        <w:rPr>
          <w:szCs w:val="24"/>
        </w:rPr>
        <w:t xml:space="preserve"> several</w:t>
      </w:r>
      <w:r w:rsidR="005B236E" w:rsidRPr="00AE0AA3">
        <w:rPr>
          <w:szCs w:val="24"/>
        </w:rPr>
        <w:t xml:space="preserve"> i</w:t>
      </w:r>
      <w:r w:rsidRPr="00AE0AA3">
        <w:t>ndividual differences</w:t>
      </w:r>
      <w:r w:rsidR="007761ED" w:rsidRPr="00AE0AA3">
        <w:t xml:space="preserve"> </w:t>
      </w:r>
      <w:r w:rsidR="00B42995" w:rsidRPr="00AE0AA3">
        <w:t xml:space="preserve">(e.g., </w:t>
      </w:r>
      <w:r w:rsidRPr="00AE0AA3">
        <w:t>deontological</w:t>
      </w:r>
      <w:r w:rsidR="007761ED" w:rsidRPr="00AE0AA3">
        <w:t xml:space="preserve"> and </w:t>
      </w:r>
      <w:r w:rsidRPr="00AE0AA3">
        <w:t>utilitarian orientation</w:t>
      </w:r>
      <w:r w:rsidR="00B42995" w:rsidRPr="00AE0AA3">
        <w:t>)</w:t>
      </w:r>
      <w:r w:rsidR="00431035" w:rsidRPr="00AE0AA3">
        <w:t xml:space="preserve"> have been shown to</w:t>
      </w:r>
      <w:r w:rsidRPr="00AE0AA3">
        <w:t xml:space="preserve"> broadly shape priorities and how issues are interpreted</w:t>
      </w:r>
      <w:r w:rsidRPr="00AE0AA3">
        <w:rPr>
          <w:szCs w:val="24"/>
        </w:rPr>
        <w:t xml:space="preserve">. </w:t>
      </w:r>
      <w:r w:rsidR="001A64E0" w:rsidRPr="00AE0AA3">
        <w:rPr>
          <w:szCs w:val="24"/>
        </w:rPr>
        <w:t xml:space="preserve">Understanding </w:t>
      </w:r>
      <w:r w:rsidR="00E31EEA" w:rsidRPr="00AE0AA3">
        <w:rPr>
          <w:szCs w:val="24"/>
        </w:rPr>
        <w:t xml:space="preserve">how these </w:t>
      </w:r>
      <w:r w:rsidR="001A64E0" w:rsidRPr="00AE0AA3">
        <w:rPr>
          <w:szCs w:val="24"/>
        </w:rPr>
        <w:t>individual factors influence polarized belief</w:t>
      </w:r>
      <w:r w:rsidR="00A05AAA" w:rsidRPr="00AE0AA3">
        <w:rPr>
          <w:szCs w:val="24"/>
        </w:rPr>
        <w:t>s</w:t>
      </w:r>
      <w:r w:rsidR="001A64E0" w:rsidRPr="00AE0AA3">
        <w:rPr>
          <w:szCs w:val="24"/>
        </w:rPr>
        <w:t xml:space="preserve"> provides insight </w:t>
      </w:r>
      <w:proofErr w:type="gramStart"/>
      <w:r w:rsidR="001A64E0" w:rsidRPr="00AE0AA3">
        <w:rPr>
          <w:szCs w:val="24"/>
        </w:rPr>
        <w:t>on</w:t>
      </w:r>
      <w:proofErr w:type="gramEnd"/>
      <w:r w:rsidR="001A64E0" w:rsidRPr="00AE0AA3">
        <w:rPr>
          <w:szCs w:val="24"/>
        </w:rPr>
        <w:t xml:space="preserve"> how to change those beliefs, with</w:t>
      </w:r>
      <w:r w:rsidRPr="00AE0AA3">
        <w:rPr>
          <w:szCs w:val="24"/>
        </w:rPr>
        <w:t xml:space="preserve"> real and direct implications for </w:t>
      </w:r>
      <w:r w:rsidRPr="00AE0AA3">
        <w:t>public health and safety.</w:t>
      </w:r>
    </w:p>
    <w:p w14:paraId="53671093" w14:textId="1BF08D50" w:rsidR="006828F6" w:rsidRPr="00AE0AA3" w:rsidRDefault="006828F6" w:rsidP="00BF3ED5">
      <w:pPr>
        <w:pStyle w:val="Heading1"/>
        <w:spacing w:line="480" w:lineRule="auto"/>
        <w:jc w:val="left"/>
        <w:rPr>
          <w:sz w:val="32"/>
          <w:szCs w:val="36"/>
        </w:rPr>
      </w:pPr>
      <w:bookmarkStart w:id="3" w:name="_Toc195620924"/>
      <w:r w:rsidRPr="00AE0AA3">
        <w:rPr>
          <w:sz w:val="32"/>
          <w:szCs w:val="36"/>
        </w:rPr>
        <w:lastRenderedPageBreak/>
        <w:t>Chapter 2: Review of the Literature</w:t>
      </w:r>
      <w:bookmarkEnd w:id="3"/>
    </w:p>
    <w:p w14:paraId="33F3AFD2" w14:textId="77777777" w:rsidR="006828F6" w:rsidRPr="00AE0AA3" w:rsidRDefault="006828F6" w:rsidP="006828F6">
      <w:pPr>
        <w:pStyle w:val="Heading2"/>
      </w:pPr>
      <w:bookmarkStart w:id="4" w:name="_Toc195620925"/>
      <w:r w:rsidRPr="00AE0AA3">
        <w:t>Attitude/Belief Formation</w:t>
      </w:r>
      <w:bookmarkEnd w:id="4"/>
    </w:p>
    <w:p w14:paraId="5ADA6627" w14:textId="77777777" w:rsidR="006828F6" w:rsidRPr="00AE0AA3" w:rsidRDefault="006828F6" w:rsidP="006828F6"/>
    <w:p w14:paraId="26ACCBA8" w14:textId="33370D54" w:rsidR="006828F6" w:rsidRPr="00AE0AA3" w:rsidRDefault="00090D5F" w:rsidP="006828F6">
      <w:pPr>
        <w:spacing w:line="480" w:lineRule="auto"/>
        <w:ind w:firstLine="720"/>
      </w:pPr>
      <w:r w:rsidRPr="00AE0AA3">
        <w:t xml:space="preserve">While polarized beliefs </w:t>
      </w:r>
      <w:r w:rsidR="007058CB" w:rsidRPr="00AE0AA3">
        <w:t>are</w:t>
      </w:r>
      <w:r w:rsidRPr="00AE0AA3">
        <w:t xml:space="preserve"> </w:t>
      </w:r>
      <w:r w:rsidR="000C31E5" w:rsidRPr="00AE0AA3">
        <w:t>the</w:t>
      </w:r>
      <w:r w:rsidRPr="00AE0AA3">
        <w:t xml:space="preserve"> focus</w:t>
      </w:r>
      <w:r w:rsidR="000C31E5" w:rsidRPr="00AE0AA3">
        <w:t xml:space="preserve"> of this dissertation</w:t>
      </w:r>
      <w:r w:rsidRPr="00AE0AA3">
        <w:t>, t</w:t>
      </w:r>
      <w:r w:rsidR="006828F6" w:rsidRPr="00AE0AA3">
        <w:t xml:space="preserve">he broader literature of attitude formation </w:t>
      </w:r>
      <w:r w:rsidRPr="00AE0AA3">
        <w:t>provides crucial background with regards to changing these beliefs</w:t>
      </w:r>
      <w:r w:rsidR="006828F6" w:rsidRPr="00AE0AA3">
        <w:t xml:space="preserve">. </w:t>
      </w:r>
      <w:r w:rsidR="00EA26CC" w:rsidRPr="00AE0AA3">
        <w:t>A</w:t>
      </w:r>
      <w:r w:rsidR="006828F6" w:rsidRPr="00AE0AA3">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AE0AA3">
        <w:t>Prislin</w:t>
      </w:r>
      <w:proofErr w:type="spellEnd"/>
      <w:r w:rsidR="006828F6" w:rsidRPr="00AE0AA3">
        <w:t xml:space="preserve"> 2006; Albarracin and </w:t>
      </w:r>
      <w:proofErr w:type="spellStart"/>
      <w:r w:rsidR="006828F6" w:rsidRPr="00AE0AA3">
        <w:t>Shavitt</w:t>
      </w:r>
      <w:proofErr w:type="spellEnd"/>
      <w:r w:rsidR="006828F6" w:rsidRPr="00AE0AA3">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AE0AA3" w:rsidRDefault="00612788" w:rsidP="006828F6">
      <w:pPr>
        <w:spacing w:line="480" w:lineRule="auto"/>
        <w:ind w:firstLine="720"/>
        <w:rPr>
          <w:b/>
          <w:bCs/>
          <w:sz w:val="32"/>
          <w:szCs w:val="28"/>
        </w:rPr>
      </w:pPr>
      <w:r w:rsidRPr="00AE0AA3">
        <w:t>One aspect of belief formation that is particularly relevant to the study of polarized beliefs is attitude measurement. This is</w:t>
      </w:r>
      <w:r w:rsidR="006828F6" w:rsidRPr="00AE0AA3">
        <w:t xml:space="preserve"> </w:t>
      </w:r>
      <w:r w:rsidRPr="00AE0AA3">
        <w:t>because by definition, polarized beliefs represent extremes of scale</w:t>
      </w:r>
      <w:r w:rsidR="00D55535" w:rsidRPr="00AE0AA3">
        <w:t xml:space="preserve"> (e.g., pro-choice and pro-life </w:t>
      </w:r>
      <w:r w:rsidR="00BE5493" w:rsidRPr="00AE0AA3">
        <w:t>are explicitly opposed</w:t>
      </w:r>
      <w:r w:rsidR="00D55535" w:rsidRPr="00AE0AA3">
        <w:t>)</w:t>
      </w:r>
      <w:r w:rsidR="006828F6" w:rsidRPr="00AE0AA3">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rsidRPr="00AE0AA3">
        <w:t xml:space="preserve">However, many polarized beliefs are attached to controversy which </w:t>
      </w:r>
      <w:r w:rsidR="00A511AC" w:rsidRPr="00AE0AA3">
        <w:t xml:space="preserve">prevents </w:t>
      </w:r>
      <w:r w:rsidR="003D60B5" w:rsidRPr="00AE0AA3">
        <w:t>those that have these beliefs from freely sharing them.</w:t>
      </w:r>
      <w:r w:rsidR="005C3C6B" w:rsidRPr="00AE0AA3">
        <w:t xml:space="preserve"> In circumstances where</w:t>
      </w:r>
      <w:r w:rsidR="006828F6" w:rsidRPr="00AE0AA3">
        <w:t xml:space="preserve"> motivated </w:t>
      </w:r>
      <w:r w:rsidR="006828F6" w:rsidRPr="00AE0AA3">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rsidRPr="00AE0AA3">
        <w:t xml:space="preserve">Further developments in attitude measurement </w:t>
      </w:r>
      <w:r w:rsidR="00DD3A0C" w:rsidRPr="00AE0AA3">
        <w:t>finds some evidence that</w:t>
      </w:r>
      <w:r w:rsidR="001800D0" w:rsidRPr="00AE0AA3">
        <w:t xml:space="preserve"> attitude support </w:t>
      </w:r>
      <w:r w:rsidR="00DD3A0C" w:rsidRPr="00AE0AA3">
        <w:t>is not a single continuum from hatred-to-</w:t>
      </w:r>
      <w:r w:rsidR="00A86CA0" w:rsidRPr="00AE0AA3">
        <w:t>love but</w:t>
      </w:r>
      <w:r w:rsidR="00DD3A0C" w:rsidRPr="00AE0AA3">
        <w:t xml:space="preserve"> can be seen as a bipolar ‘U’ shaped curve; </w:t>
      </w:r>
      <w:r w:rsidR="006828F6" w:rsidRPr="00AE0AA3">
        <w:t xml:space="preserve">Information processing is more effortful at high levels of ambivalence, as compared to strong love or strong hate (Van </w:t>
      </w:r>
      <w:proofErr w:type="spellStart"/>
      <w:r w:rsidR="006828F6" w:rsidRPr="00AE0AA3">
        <w:t>Harreveld</w:t>
      </w:r>
      <w:proofErr w:type="spellEnd"/>
      <w:r w:rsidR="006828F6" w:rsidRPr="00AE0AA3">
        <w:t xml:space="preserve"> et al., 2004). </w:t>
      </w:r>
      <w:r w:rsidR="00A22162" w:rsidRPr="00AE0AA3">
        <w:t>Finally</w:t>
      </w:r>
      <w:r w:rsidR="006828F6" w:rsidRPr="00AE0AA3">
        <w:t xml:space="preserve">, </w:t>
      </w:r>
      <w:r w:rsidR="00494A40" w:rsidRPr="00AE0AA3">
        <w:t xml:space="preserve">it is important to note that </w:t>
      </w:r>
      <w:r w:rsidR="00D734E2" w:rsidRPr="00AE0AA3">
        <w:t xml:space="preserve">an </w:t>
      </w:r>
      <w:r w:rsidR="006828F6" w:rsidRPr="00AE0AA3">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AE0AA3" w:rsidRDefault="00EA7250" w:rsidP="006828F6">
      <w:pPr>
        <w:pStyle w:val="Heading2"/>
        <w:spacing w:line="480" w:lineRule="auto"/>
      </w:pPr>
      <w:bookmarkStart w:id="5" w:name="_Toc195620926"/>
      <w:r w:rsidRPr="00AE0AA3">
        <w:t xml:space="preserve">Models of </w:t>
      </w:r>
      <w:r w:rsidR="006828F6" w:rsidRPr="00AE0AA3">
        <w:t>Attitude Change</w:t>
      </w:r>
      <w:bookmarkEnd w:id="5"/>
    </w:p>
    <w:p w14:paraId="61C5C47F" w14:textId="343114EF" w:rsidR="002F1C42" w:rsidRPr="00AE0AA3" w:rsidRDefault="000C1622" w:rsidP="000C1622">
      <w:pPr>
        <w:pStyle w:val="BodyText"/>
        <w:spacing w:line="480" w:lineRule="auto"/>
      </w:pPr>
      <w:r w:rsidRPr="00AE0AA3">
        <w:tab/>
        <w:t xml:space="preserve">Understanding attitude change in a broader context provides useful background and a starting point for understanding how polarized beliefs specifically can be changed. </w:t>
      </w:r>
      <w:r w:rsidR="006828F6" w:rsidRPr="00AE0AA3">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rsidRPr="00AE0AA3">
        <w:t>C</w:t>
      </w:r>
      <w:r w:rsidR="006828F6" w:rsidRPr="00AE0AA3">
        <w:t>enter</w:t>
      </w:r>
      <w:r w:rsidR="000E1674" w:rsidRPr="00AE0AA3">
        <w:t>s</w:t>
      </w:r>
      <w:r w:rsidR="006828F6" w:rsidRPr="00AE0AA3">
        <w:t xml:space="preserve"> </w:t>
      </w:r>
      <w:r w:rsidR="000E1674" w:rsidRPr="00AE0AA3">
        <w:t>for D</w:t>
      </w:r>
      <w:r w:rsidR="006828F6" w:rsidRPr="00AE0AA3">
        <w:t xml:space="preserve">isease </w:t>
      </w:r>
      <w:r w:rsidR="000E1674" w:rsidRPr="00AE0AA3">
        <w:t>C</w:t>
      </w:r>
      <w:r w:rsidR="006828F6" w:rsidRPr="00AE0AA3">
        <w:t xml:space="preserve">ontrol). </w:t>
      </w:r>
      <w:r w:rsidR="00981184" w:rsidRPr="00AE0AA3">
        <w:t xml:space="preserve">The Elaboration Likelihood Model of persuasion (ELM) developed by Petty </w:t>
      </w:r>
      <w:r w:rsidR="000659D5" w:rsidRPr="00AE0AA3">
        <w:t xml:space="preserve">&amp; </w:t>
      </w:r>
      <w:r w:rsidR="00981184" w:rsidRPr="00AE0AA3">
        <w:t xml:space="preserve">Cacioppo </w:t>
      </w:r>
      <w:r w:rsidR="00050C0A" w:rsidRPr="00AE0AA3">
        <w:t>(</w:t>
      </w:r>
      <w:r w:rsidR="00981184" w:rsidRPr="00AE0AA3">
        <w:t>198</w:t>
      </w:r>
      <w:r w:rsidR="006071B6" w:rsidRPr="00AE0AA3">
        <w:t>6</w:t>
      </w:r>
      <w:r w:rsidR="00050C0A" w:rsidRPr="00AE0AA3">
        <w:t>)</w:t>
      </w:r>
      <w:r w:rsidR="00981184" w:rsidRPr="00AE0AA3">
        <w:t xml:space="preserve"> </w:t>
      </w:r>
      <w:r w:rsidR="00B32324" w:rsidRPr="00AE0AA3">
        <w:t xml:space="preserve">is a dual process model that </w:t>
      </w:r>
      <w:r w:rsidR="00165669" w:rsidRPr="00AE0AA3">
        <w:t>dovetails these two forms of attitude change</w:t>
      </w:r>
      <w:r w:rsidR="00D50BEF" w:rsidRPr="00AE0AA3">
        <w:t xml:space="preserve"> </w:t>
      </w:r>
      <w:r w:rsidR="00D50BEF" w:rsidRPr="00AE0AA3">
        <w:lastRenderedPageBreak/>
        <w:t>(either based on social influence or strength of detailed argumentation)</w:t>
      </w:r>
      <w:r w:rsidR="00981184" w:rsidRPr="00AE0AA3">
        <w:t xml:space="preserve"> </w:t>
      </w:r>
      <w:r w:rsidR="00AA6956" w:rsidRPr="00AE0AA3">
        <w:t xml:space="preserve">into a single system. </w:t>
      </w:r>
      <w:r w:rsidR="00723098" w:rsidRPr="00AE0AA3">
        <w:t xml:space="preserve">ELM posits </w:t>
      </w:r>
      <w:r w:rsidR="00D767B8" w:rsidRPr="00AE0AA3">
        <w:t xml:space="preserve">that attitude change can occur </w:t>
      </w:r>
      <w:r w:rsidR="003F5C58" w:rsidRPr="00AE0AA3">
        <w:t>both</w:t>
      </w:r>
      <w:r w:rsidR="00D767B8" w:rsidRPr="00AE0AA3">
        <w:t xml:space="preserve"> when </w:t>
      </w:r>
      <w:r w:rsidR="007C26F6" w:rsidRPr="00AE0AA3">
        <w:t>individuals</w:t>
      </w:r>
      <w:r w:rsidR="00D767B8" w:rsidRPr="00AE0AA3">
        <w:t xml:space="preserve"> are actively thinking about the content of a message (</w:t>
      </w:r>
      <w:r w:rsidR="003F5C58" w:rsidRPr="00AE0AA3">
        <w:t>high amount of cognition)</w:t>
      </w:r>
      <w:r w:rsidR="007C26F6" w:rsidRPr="00AE0AA3">
        <w:t xml:space="preserve"> and when individuals are not actively thinking about the content of a message (low amount of cognition), but that the process of attitude change is different in both cases.</w:t>
      </w:r>
    </w:p>
    <w:p w14:paraId="17D3A40E" w14:textId="1EE6639B" w:rsidR="00777B0A" w:rsidRPr="00AE0AA3" w:rsidRDefault="002F1C42" w:rsidP="00777B0A">
      <w:pPr>
        <w:pStyle w:val="BodyText"/>
        <w:spacing w:line="480" w:lineRule="auto"/>
        <w:ind w:firstLine="720"/>
      </w:pPr>
      <w:r w:rsidRPr="00AE0AA3">
        <w:t>In ELM, t</w:t>
      </w:r>
      <w:r w:rsidR="00FD4F9D" w:rsidRPr="00AE0AA3">
        <w:t>he central route</w:t>
      </w:r>
      <w:r w:rsidRPr="00AE0AA3">
        <w:t xml:space="preserve"> is</w:t>
      </w:r>
      <w:r w:rsidR="0034451E" w:rsidRPr="00AE0AA3">
        <w:t xml:space="preserve"> a multi-step process</w:t>
      </w:r>
      <w:r w:rsidR="00FD4F9D" w:rsidRPr="00AE0AA3">
        <w:t xml:space="preserve"> used in cases involving high amounts of effortful cognitive activity (i.e. mental elaboration)</w:t>
      </w:r>
      <w:r w:rsidR="0034451E" w:rsidRPr="00AE0AA3">
        <w:t xml:space="preserve">. The central route begins when the individual has reached enough motivation to actively process the persuasive argumentation given. This motivation can arise from the personal relevance of an issue (e.g., civil rights in the 60’s for </w:t>
      </w:r>
      <w:r w:rsidR="002115F1" w:rsidRPr="00AE0AA3">
        <w:t xml:space="preserve">Black </w:t>
      </w:r>
      <w:r w:rsidR="0034451E" w:rsidRPr="00AE0AA3">
        <w:t>Americans) or can simply be a product of high need for cognition</w:t>
      </w:r>
      <w:r w:rsidR="004B0B90" w:rsidRPr="00AE0AA3">
        <w:t xml:space="preserve">. Once the individual chooses to pay attention, if their ability to process the information is high (i.e., no distractions, </w:t>
      </w:r>
      <w:r w:rsidR="007F7599" w:rsidRPr="00AE0AA3">
        <w:t xml:space="preserve">high </w:t>
      </w:r>
      <w:r w:rsidR="004B0B90" w:rsidRPr="00AE0AA3">
        <w:t>domain knowledge)</w:t>
      </w:r>
      <w:r w:rsidRPr="00AE0AA3">
        <w:t xml:space="preserve"> then integration of the newly provided information can result in increases in favorable or unfavorable thoughts</w:t>
      </w:r>
      <w:r w:rsidR="00DE6E20" w:rsidRPr="00AE0AA3">
        <w:t xml:space="preserve"> (Cacioppo</w:t>
      </w:r>
      <w:r w:rsidR="000C3CFA" w:rsidRPr="00AE0AA3">
        <w:t xml:space="preserve"> et al.</w:t>
      </w:r>
      <w:r w:rsidR="00DE6E20" w:rsidRPr="00AE0AA3">
        <w:t>, 1986)</w:t>
      </w:r>
      <w:r w:rsidRPr="00AE0AA3">
        <w:t xml:space="preserve">. </w:t>
      </w:r>
      <w:r w:rsidR="002F016B" w:rsidRPr="00AE0AA3">
        <w:t>The increased proliferation of these favorable/unfavorable thoughts lead to changes in cognitive structure thereby lead</w:t>
      </w:r>
      <w:r w:rsidR="00A65CF5" w:rsidRPr="00AE0AA3">
        <w:t>ing</w:t>
      </w:r>
      <w:r w:rsidR="002F016B" w:rsidRPr="00AE0AA3">
        <w:t xml:space="preserve"> to positive or negative attitude change, respectively. Appropriately, attitude changes that occur through the central route </w:t>
      </w:r>
      <w:r w:rsidR="00CE0752" w:rsidRPr="00AE0AA3">
        <w:t>are easier to access from memory, held with higher confidence, more persistent over time, more predictive of behavior, and more resistant to change (Petty et al., 200</w:t>
      </w:r>
      <w:r w:rsidR="00F33761" w:rsidRPr="00AE0AA3">
        <w:t>2</w:t>
      </w:r>
      <w:r w:rsidR="00CE0752" w:rsidRPr="00AE0AA3">
        <w:t>; Petty &amp; Krosnick 1995).</w:t>
      </w:r>
      <w:r w:rsidR="00777B0A" w:rsidRPr="00AE0AA3">
        <w:t xml:space="preserve"> Th</w:t>
      </w:r>
      <w:r w:rsidR="00764A27" w:rsidRPr="00AE0AA3">
        <w:t>ese differences are</w:t>
      </w:r>
      <w:r w:rsidR="00777B0A" w:rsidRPr="00AE0AA3">
        <w:t xml:space="preserve"> reflective of the greater cognitive investment that occurs under the central route of attitude change.</w:t>
      </w:r>
    </w:p>
    <w:p w14:paraId="4505D1C2" w14:textId="1B813EC5" w:rsidR="00981184" w:rsidRPr="00AE0AA3" w:rsidRDefault="003B251C" w:rsidP="004C3C00">
      <w:pPr>
        <w:pStyle w:val="BodyText"/>
        <w:spacing w:line="480" w:lineRule="auto"/>
        <w:ind w:firstLine="720"/>
      </w:pPr>
      <w:r w:rsidRPr="00AE0AA3">
        <w:t>In comparison,</w:t>
      </w:r>
      <w:r w:rsidR="003672A2" w:rsidRPr="00AE0AA3">
        <w:t xml:space="preserve"> </w:t>
      </w:r>
      <w:r w:rsidR="00436A0D" w:rsidRPr="00AE0AA3">
        <w:t>ELM posits that the multi-step process of the peripheral route is used in cases of low cognitive activity</w:t>
      </w:r>
      <w:r w:rsidRPr="00AE0AA3">
        <w:t>.</w:t>
      </w:r>
      <w:r w:rsidR="00A15634" w:rsidRPr="00AE0AA3">
        <w:t xml:space="preserve"> It is unrealistic to expect individuals to always be engaged with persuasive messaging at the level that is generally considered necessary for the central route to </w:t>
      </w:r>
      <w:r w:rsidR="00A15634" w:rsidRPr="00AE0AA3">
        <w:lastRenderedPageBreak/>
        <w:t>occur, thus,</w:t>
      </w:r>
      <w:r w:rsidRPr="00AE0AA3">
        <w:t xml:space="preserve"> </w:t>
      </w:r>
      <w:r w:rsidR="00A15634" w:rsidRPr="00AE0AA3">
        <w:t>t</w:t>
      </w:r>
      <w:r w:rsidRPr="00AE0AA3">
        <w:t xml:space="preserve">he peripheral route is engaged when the individual is either unmotivated </w:t>
      </w:r>
      <w:r w:rsidR="00A15634" w:rsidRPr="00AE0AA3">
        <w:t xml:space="preserve">or unable </w:t>
      </w:r>
      <w:r w:rsidRPr="00AE0AA3">
        <w:t xml:space="preserve">to </w:t>
      </w:r>
      <w:r w:rsidR="00A15634" w:rsidRPr="00AE0AA3">
        <w:t>process the incoming information</w:t>
      </w:r>
      <w:r w:rsidR="001345A6" w:rsidRPr="00AE0AA3">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rsidRPr="00AE0AA3">
        <w:t xml:space="preserve">Likewise, </w:t>
      </w:r>
      <w:r w:rsidR="00BA3D84" w:rsidRPr="00AE0AA3">
        <w:t>persuasion</w:t>
      </w:r>
      <w:r w:rsidR="007754CC" w:rsidRPr="00AE0AA3">
        <w:t xml:space="preserve"> com</w:t>
      </w:r>
      <w:r w:rsidR="00BA3D84" w:rsidRPr="00AE0AA3">
        <w:t>ing</w:t>
      </w:r>
      <w:r w:rsidR="007754CC" w:rsidRPr="00AE0AA3">
        <w:t xml:space="preserve"> from a trustworthy source (e.g., Center</w:t>
      </w:r>
      <w:r w:rsidR="00E85263" w:rsidRPr="00AE0AA3">
        <w:t>s</w:t>
      </w:r>
      <w:r w:rsidR="007754CC" w:rsidRPr="00AE0AA3">
        <w:t xml:space="preserve"> for Disease Control, Internal Revenue Service, etc.) can trigger simple heuristics such as “trust the experts” that is used in lieu of active cognition to judge the message</w:t>
      </w:r>
      <w:r w:rsidR="009360B0" w:rsidRPr="00AE0AA3">
        <w:t xml:space="preserve"> (Chaiken 1987)</w:t>
      </w:r>
      <w:r w:rsidR="007754CC" w:rsidRPr="00AE0AA3">
        <w:t>.</w:t>
      </w:r>
      <w:r w:rsidR="00DF5F36" w:rsidRPr="00AE0AA3">
        <w:t xml:space="preserve"> </w:t>
      </w:r>
      <w:r w:rsidR="001345A6" w:rsidRPr="00AE0AA3">
        <w:t>The process</w:t>
      </w:r>
      <w:r w:rsidR="003F0FA0" w:rsidRPr="00AE0AA3">
        <w:t xml:space="preserve"> of the peripheral route</w:t>
      </w:r>
      <w:r w:rsidR="001345A6" w:rsidRPr="00AE0AA3">
        <w:t xml:space="preserve"> is remarkably similar to classical conditioning, and these associations, while </w:t>
      </w:r>
      <w:r w:rsidR="00B246EE" w:rsidRPr="00AE0AA3">
        <w:t>qualitatively different than those developed through the central route</w:t>
      </w:r>
      <w:r w:rsidR="004D7158" w:rsidRPr="00AE0AA3">
        <w:t>, do indeed</w:t>
      </w:r>
      <w:r w:rsidR="001345A6" w:rsidRPr="00AE0AA3">
        <w:t xml:space="preserve"> result in changes of attitude</w:t>
      </w:r>
      <w:r w:rsidR="004C3C00" w:rsidRPr="00AE0AA3">
        <w:t>. Changes resulting from the peripheral route, as compared to the central route, are generally less accessible, less enduring, and not as resistant to subsequent ‘attacking’ messages (Petty et al., 1995).</w:t>
      </w:r>
    </w:p>
    <w:p w14:paraId="2F67F84E" w14:textId="4851CEA1" w:rsidR="006828F6" w:rsidRPr="00AE0AA3" w:rsidRDefault="001F3413" w:rsidP="001F3413">
      <w:pPr>
        <w:pStyle w:val="BodyText"/>
        <w:spacing w:line="480" w:lineRule="auto"/>
      </w:pPr>
      <w:r w:rsidRPr="00AE0AA3">
        <w:tab/>
        <w:t>ELM integrates well with the psychological literature more broadly, as it neatly</w:t>
      </w:r>
      <w:r w:rsidR="006828F6" w:rsidRPr="00AE0AA3">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AE0AA3">
        <w:t>Kiechel</w:t>
      </w:r>
      <w:proofErr w:type="spellEnd"/>
      <w:r w:rsidR="006828F6" w:rsidRPr="00AE0AA3">
        <w:t xml:space="preserve"> (1996) found that in a reaction time task relying either on system 1 or system 2 thinking, false accusations of </w:t>
      </w:r>
      <w:r w:rsidR="006828F6" w:rsidRPr="00AE0AA3">
        <w:lastRenderedPageBreak/>
        <w:t>negligence were convincing (e.g., the subject admitted that they did not ‘hit the button’ even if they did), but only when individuals were relying on System 1 thinking.</w:t>
      </w:r>
    </w:p>
    <w:p w14:paraId="42AD9C2E" w14:textId="77E4D084" w:rsidR="006828F6" w:rsidRPr="00AE0AA3" w:rsidRDefault="006828F6" w:rsidP="006828F6">
      <w:pPr>
        <w:pStyle w:val="BodyText"/>
        <w:spacing w:line="480" w:lineRule="auto"/>
      </w:pPr>
      <w:r w:rsidRPr="00AE0AA3">
        <w:tab/>
        <w:t>An alternative model for attitude change labeled the ‘</w:t>
      </w:r>
      <w:proofErr w:type="spellStart"/>
      <w:r w:rsidRPr="00AE0AA3">
        <w:t>Unimodel</w:t>
      </w:r>
      <w:proofErr w:type="spellEnd"/>
      <w:r w:rsidRPr="00AE0AA3">
        <w:t xml:space="preserve">’ posited by </w:t>
      </w:r>
      <w:proofErr w:type="spellStart"/>
      <w:r w:rsidRPr="00AE0AA3">
        <w:t>Kruglanski</w:t>
      </w:r>
      <w:proofErr w:type="spellEnd"/>
      <w:r w:rsidRPr="00AE0AA3">
        <w:t xml:space="preserve"> and Thompson (1999) claims that both cues/heuristics and message argumentation are parts of a larger category of information, defined as ‘persuasive evidence’. Thus, </w:t>
      </w:r>
      <w:r w:rsidR="00DC2B7A" w:rsidRPr="00AE0AA3">
        <w:t xml:space="preserve">it is </w:t>
      </w:r>
      <w:r w:rsidRPr="00AE0AA3">
        <w:t>the content of the information itself, not the route of processing</w:t>
      </w:r>
      <w:r w:rsidR="00DC2B7A" w:rsidRPr="00AE0AA3">
        <w:t>,</w:t>
      </w:r>
      <w:r w:rsidRPr="00AE0AA3">
        <w:t xml:space="preserve"> that is important. The </w:t>
      </w:r>
      <w:proofErr w:type="spellStart"/>
      <w:r w:rsidRPr="00AE0AA3">
        <w:t>Unimodel</w:t>
      </w:r>
      <w:proofErr w:type="spellEnd"/>
      <w:r w:rsidRPr="00AE0AA3">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rsidRPr="00AE0AA3">
        <w:t xml:space="preserve">have shown </w:t>
      </w:r>
      <w:r w:rsidRPr="00AE0AA3">
        <w:t xml:space="preserve">that the dual process model </w:t>
      </w:r>
      <w:r w:rsidR="00304E63" w:rsidRPr="00AE0AA3">
        <w:t xml:space="preserve">is </w:t>
      </w:r>
      <w:r w:rsidRPr="00AE0AA3">
        <w:t xml:space="preserve">more predictive than </w:t>
      </w:r>
      <w:r w:rsidR="0048399B" w:rsidRPr="00AE0AA3">
        <w:t>the</w:t>
      </w:r>
      <w:r w:rsidRPr="00AE0AA3">
        <w:t xml:space="preserve"> unimodal framework in several studies examining direct practical applications of advertising, retail experiences, and branding (Maheswaran, </w:t>
      </w:r>
      <w:proofErr w:type="spellStart"/>
      <w:proofErr w:type="gramStart"/>
      <w:r w:rsidRPr="00AE0AA3">
        <w:t>Mackie,and</w:t>
      </w:r>
      <w:proofErr w:type="spellEnd"/>
      <w:proofErr w:type="gramEnd"/>
      <w:r w:rsidRPr="00AE0AA3">
        <w:t xml:space="preserve"> Chaiken 1992; Richard and </w:t>
      </w:r>
      <w:proofErr w:type="spellStart"/>
      <w:r w:rsidRPr="00AE0AA3">
        <w:t>Chebat</w:t>
      </w:r>
      <w:proofErr w:type="spellEnd"/>
      <w:r w:rsidRPr="00AE0AA3">
        <w:t xml:space="preserve"> 2016). This literature indicates that the source of the cue in an advertisement (e.g., famous football </w:t>
      </w:r>
      <w:proofErr w:type="gramStart"/>
      <w:r w:rsidRPr="00AE0AA3">
        <w:t>player</w:t>
      </w:r>
      <w:proofErr w:type="gramEnd"/>
      <w:r w:rsidRPr="00AE0AA3">
        <w:t>) is an especially influential cue for persuasion in conditions of low cognitive capacity</w:t>
      </w:r>
      <w:r w:rsidR="00874A2D" w:rsidRPr="00AE0AA3">
        <w:t>.</w:t>
      </w:r>
      <w:r w:rsidRPr="00AE0AA3">
        <w:t xml:space="preserve"> </w:t>
      </w:r>
      <w:r w:rsidR="00874A2D" w:rsidRPr="00AE0AA3">
        <w:t>L</w:t>
      </w:r>
      <w:r w:rsidRPr="00AE0AA3">
        <w:t>ikewise, the persuasive function of a ‘brand name’ significantly increases when the recipient is highly engaged but is significantly blunted when the recipient is more passive.</w:t>
      </w:r>
    </w:p>
    <w:p w14:paraId="194D745E" w14:textId="77777777" w:rsidR="006828F6" w:rsidRPr="00AE0AA3" w:rsidRDefault="006828F6" w:rsidP="006828F6">
      <w:pPr>
        <w:pStyle w:val="BodyText"/>
        <w:spacing w:line="480" w:lineRule="auto"/>
      </w:pPr>
      <w:r w:rsidRPr="00AE0AA3">
        <w:tab/>
        <w:t>Attitude change can also occur on a societal level, where generational changes reflect commensurate changes in attitudes. For example, political polarization has increased significantly for 12</w:t>
      </w:r>
      <w:r w:rsidRPr="00AE0AA3">
        <w:rPr>
          <w:vertAlign w:val="superscript"/>
        </w:rPr>
        <w:t>th</w:t>
      </w:r>
      <w:r w:rsidRPr="00AE0AA3">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AE0AA3">
        <w:t>Sigelman</w:t>
      </w:r>
      <w:proofErr w:type="spellEnd"/>
      <w:r w:rsidRPr="00AE0AA3">
        <w:t xml:space="preserve">, 2011). In general, attitude change can originate from social pressures </w:t>
      </w:r>
      <w:r w:rsidRPr="00AE0AA3">
        <w:lastRenderedPageBreak/>
        <w:t xml:space="preserve">(either individual peers or society more broadly) or from information describing </w:t>
      </w:r>
      <w:proofErr w:type="gramStart"/>
      <w:r w:rsidRPr="00AE0AA3">
        <w:t>the attitude</w:t>
      </w:r>
      <w:proofErr w:type="gramEnd"/>
      <w:r w:rsidRPr="00AE0AA3">
        <w:t xml:space="preserve"> object (persuasive, fact based, argumentation).</w:t>
      </w:r>
    </w:p>
    <w:p w14:paraId="7C3B9423" w14:textId="77777777" w:rsidR="006828F6" w:rsidRPr="00AE0AA3" w:rsidRDefault="006828F6" w:rsidP="006828F6">
      <w:pPr>
        <w:pStyle w:val="Heading2"/>
        <w:spacing w:line="480" w:lineRule="auto"/>
      </w:pPr>
      <w:bookmarkStart w:id="6" w:name="_Toc195620927"/>
      <w:r w:rsidRPr="00AE0AA3">
        <w:t>Social Consensus</w:t>
      </w:r>
      <w:bookmarkEnd w:id="6"/>
    </w:p>
    <w:p w14:paraId="14AEF49C" w14:textId="04EFDED2" w:rsidR="006828F6" w:rsidRPr="00AE0AA3" w:rsidRDefault="008E59D5" w:rsidP="006828F6">
      <w:pPr>
        <w:spacing w:line="480" w:lineRule="auto"/>
        <w:ind w:firstLine="360"/>
      </w:pPr>
      <w:r w:rsidRPr="00AE0AA3">
        <w:t>Social consensus is an important mechanism for the formation and changing of highly polarized beliefs.</w:t>
      </w:r>
      <w:r w:rsidR="006828F6" w:rsidRPr="00AE0AA3">
        <w:t xml:space="preserve"> First and foremost, even if an individual does not intuitively hold a given attitude or belief, conforming to the majority opinion is extremely typical (Asch, 1956; Deutsch M, 1955). </w:t>
      </w:r>
      <w:r w:rsidR="00C1004B" w:rsidRPr="00AE0AA3">
        <w:t xml:space="preserve">Thus, highly polarized beliefs can form simply from close proximity to large numbers of </w:t>
      </w:r>
      <w:r w:rsidR="00B2152D" w:rsidRPr="00AE0AA3">
        <w:t xml:space="preserve">peers </w:t>
      </w:r>
      <w:r w:rsidR="00C1004B" w:rsidRPr="00AE0AA3">
        <w:t xml:space="preserve">that share those beliefs, even if the individual starts from a position of neutrality. </w:t>
      </w:r>
      <w:r w:rsidR="008171C2" w:rsidRPr="00AE0AA3">
        <w:t>In fact, the effect of social con</w:t>
      </w:r>
      <w:r w:rsidR="006828F6" w:rsidRPr="00AE0AA3">
        <w:t>sensus is a</w:t>
      </w:r>
      <w:r w:rsidR="008171C2" w:rsidRPr="00AE0AA3">
        <w:t xml:space="preserve">ctually </w:t>
      </w:r>
      <w:r w:rsidR="006828F6" w:rsidRPr="00AE0AA3">
        <w:t xml:space="preserve">magnified under conditions of ambivalence; the experience of ambivalence itself motivates the search for corrective information, increasing susceptibility to social consensus (Hodson et al., 2001). </w:t>
      </w:r>
      <w:r w:rsidR="0049194D" w:rsidRPr="00AE0AA3">
        <w:t>Additionally, prior literature shows that s</w:t>
      </w:r>
      <w:r w:rsidR="006828F6" w:rsidRPr="00AE0AA3">
        <w:t xml:space="preserve">ocial consensus reliably impacts attitude formation and change </w:t>
      </w:r>
      <w:r w:rsidR="0049194D" w:rsidRPr="00AE0AA3">
        <w:t>for many topics that are considered highly polarized</w:t>
      </w:r>
      <w:r w:rsidR="006828F6" w:rsidRPr="00AE0AA3">
        <w:t xml:space="preserve"> </w:t>
      </w:r>
      <w:r w:rsidR="00334D87" w:rsidRPr="00AE0AA3">
        <w:t xml:space="preserve">(e.g., climate change, racial stereotyping, and weight discrimination) </w:t>
      </w:r>
      <w:r w:rsidR="006828F6" w:rsidRPr="00AE0AA3">
        <w:t xml:space="preserve">(Goldberg, 2019; </w:t>
      </w:r>
      <w:proofErr w:type="spellStart"/>
      <w:r w:rsidR="006828F6" w:rsidRPr="00AE0AA3">
        <w:t>Stangor</w:t>
      </w:r>
      <w:proofErr w:type="spellEnd"/>
      <w:r w:rsidR="006828F6" w:rsidRPr="00AE0AA3">
        <w:t xml:space="preserve">, 2001; Farrow, 2009). Higher amounts of perceived social consensus are associated with greater agreement with the consensus opinion, which remains a strong predictor even after </w:t>
      </w:r>
      <w:proofErr w:type="gramStart"/>
      <w:r w:rsidR="006828F6" w:rsidRPr="00AE0AA3">
        <w:t>controlling for</w:t>
      </w:r>
      <w:proofErr w:type="gramEnd"/>
      <w:r w:rsidR="006828F6" w:rsidRPr="00AE0AA3">
        <w:t xml:space="preserve"> demographic variables and other individual differences. Conversely, when a social consensus does not exist (new circumstances or lack of agreement), individual judgement reigns (e.g., is it unethical to use AI to write letter</w:t>
      </w:r>
      <w:r w:rsidR="001B2A85" w:rsidRPr="00AE0AA3">
        <w:t>s</w:t>
      </w:r>
      <w:r w:rsidR="006828F6" w:rsidRPr="00AE0AA3">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AE0AA3">
        <w:lastRenderedPageBreak/>
        <w:t xml:space="preserve">‘negative attitudes’ (e.g., we both hate the Yankees), increases familiarity between people (Weaver &amp; Bosson, 2011). </w:t>
      </w:r>
    </w:p>
    <w:p w14:paraId="16EABBBF" w14:textId="3B0ED6A9" w:rsidR="006828F6" w:rsidRPr="00AE0AA3" w:rsidRDefault="006828F6" w:rsidP="005C7225">
      <w:pPr>
        <w:spacing w:line="480" w:lineRule="auto"/>
        <w:ind w:firstLine="360"/>
        <w:rPr>
          <w:szCs w:val="24"/>
        </w:rPr>
      </w:pPr>
      <w:r w:rsidRPr="00AE0AA3">
        <w:t xml:space="preserve">What normally would be the benefits of social consensus (familiarity, belief change, unity, etc.) become extremely hazardous when it </w:t>
      </w:r>
      <w:r w:rsidR="006800CE" w:rsidRPr="00AE0AA3">
        <w:t>propagates misinformation</w:t>
      </w:r>
      <w:r w:rsidR="00240775" w:rsidRPr="00AE0AA3">
        <w:t xml:space="preserve"> </w:t>
      </w:r>
      <w:r w:rsidR="006800CE" w:rsidRPr="00AE0AA3">
        <w:t xml:space="preserve">that </w:t>
      </w:r>
      <w:r w:rsidR="009F223A" w:rsidRPr="00AE0AA3">
        <w:t xml:space="preserve">can affect the </w:t>
      </w:r>
      <w:r w:rsidR="006800CE" w:rsidRPr="00AE0AA3">
        <w:t>formation of polarized beliefs</w:t>
      </w:r>
      <w:r w:rsidRPr="00AE0AA3">
        <w:t>.</w:t>
      </w:r>
      <w:r w:rsidR="009E41E6" w:rsidRPr="00AE0AA3">
        <w:t xml:space="preserve"> For example, some</w:t>
      </w:r>
      <w:r w:rsidRPr="00AE0AA3">
        <w:t xml:space="preserve"> </w:t>
      </w:r>
      <w:r w:rsidR="009E41E6" w:rsidRPr="00AE0AA3">
        <w:t xml:space="preserve">highly polarized negative beliefs about </w:t>
      </w:r>
      <w:r w:rsidR="00E13985" w:rsidRPr="00AE0AA3">
        <w:t xml:space="preserve">American </w:t>
      </w:r>
      <w:r w:rsidR="009E41E6" w:rsidRPr="00AE0AA3">
        <w:t xml:space="preserve">access to </w:t>
      </w:r>
      <w:r w:rsidR="0032149D" w:rsidRPr="00AE0AA3">
        <w:t>UHC</w:t>
      </w:r>
      <w:r w:rsidR="009E41E6" w:rsidRPr="00AE0AA3">
        <w:t xml:space="preserve"> are</w:t>
      </w:r>
      <w:r w:rsidR="004C0742" w:rsidRPr="00AE0AA3">
        <w:t xml:space="preserve"> </w:t>
      </w:r>
      <w:r w:rsidR="00965EA9" w:rsidRPr="00AE0AA3">
        <w:t>due to</w:t>
      </w:r>
      <w:r w:rsidR="002D5023" w:rsidRPr="00AE0AA3">
        <w:t xml:space="preserve"> the</w:t>
      </w:r>
      <w:r w:rsidR="00965EA9" w:rsidRPr="00AE0AA3">
        <w:t xml:space="preserve"> perception of</w:t>
      </w:r>
      <w:r w:rsidRPr="00AE0AA3">
        <w:t xml:space="preserve"> “death panels”</w:t>
      </w:r>
      <w:r w:rsidR="00E13985" w:rsidRPr="00AE0AA3">
        <w:t xml:space="preserve"> in the American Care Act </w:t>
      </w:r>
      <w:r w:rsidR="00705D1E" w:rsidRPr="00AE0AA3">
        <w:t xml:space="preserve">as a means to </w:t>
      </w:r>
      <w:r w:rsidR="00ED1824" w:rsidRPr="00AE0AA3">
        <w:t>deny healthcare to the sick</w:t>
      </w:r>
      <w:r w:rsidR="00BD1992" w:rsidRPr="00AE0AA3">
        <w:t xml:space="preserve"> or elderly</w:t>
      </w:r>
      <w:r w:rsidR="009D0275" w:rsidRPr="00AE0AA3">
        <w:t xml:space="preserve"> (Frankford, 2015)</w:t>
      </w:r>
      <w:r w:rsidR="00965EA9" w:rsidRPr="00AE0AA3">
        <w:t>. This</w:t>
      </w:r>
      <w:r w:rsidR="00142C7B" w:rsidRPr="00AE0AA3">
        <w:t xml:space="preserve"> </w:t>
      </w:r>
      <w:r w:rsidR="00965EA9" w:rsidRPr="00AE0AA3">
        <w:t>perspective</w:t>
      </w:r>
      <w:r w:rsidRPr="00AE0AA3">
        <w:t xml:space="preserve"> has been seen as plausibly true </w:t>
      </w:r>
      <w:r w:rsidR="00411ABD" w:rsidRPr="00AE0AA3">
        <w:t xml:space="preserve">by some members of the public </w:t>
      </w:r>
      <w:r w:rsidRPr="00AE0AA3">
        <w:t xml:space="preserve">even though thorough research has shown that description as factually wrong (DiJulio, Firth, and Brodie 2014). </w:t>
      </w:r>
      <w:r w:rsidR="005C7225" w:rsidRPr="00AE0AA3">
        <w:t>Misinformation spread through social consensus can occasionally even outweigh expertise in the formation of polarized beliefs;</w:t>
      </w:r>
      <w:r w:rsidRPr="00AE0AA3">
        <w:t xml:space="preserve"> A</w:t>
      </w:r>
      <w:r w:rsidRPr="00AE0AA3">
        <w:rPr>
          <w:szCs w:val="24"/>
        </w:rPr>
        <w:t xml:space="preserve"> survey of 9,972 otolaryngologists, conducted in 2013, found that 40 percent of the surgeons who are Republicans believed that the </w:t>
      </w:r>
      <w:r w:rsidR="009D400D" w:rsidRPr="00AE0AA3">
        <w:rPr>
          <w:szCs w:val="24"/>
        </w:rPr>
        <w:t xml:space="preserve">Affordable Care Act </w:t>
      </w:r>
      <w:r w:rsidRPr="00AE0AA3">
        <w:rPr>
          <w:szCs w:val="24"/>
        </w:rPr>
        <w:t xml:space="preserve">created death panels, a percentage that stands in great contrast to the finding that only 8 percent of Democrats shared that belief (Rocke et al. 2014). Another recent example </w:t>
      </w:r>
      <w:r w:rsidR="00763D0E" w:rsidRPr="00AE0AA3">
        <w:rPr>
          <w:szCs w:val="24"/>
        </w:rPr>
        <w:t>of polarized belief formation comes from</w:t>
      </w:r>
      <w:r w:rsidR="004D3934" w:rsidRPr="00AE0AA3">
        <w:rPr>
          <w:szCs w:val="24"/>
        </w:rPr>
        <w:t xml:space="preserve"> then</w:t>
      </w:r>
      <w:r w:rsidRPr="00AE0AA3">
        <w:rPr>
          <w:szCs w:val="24"/>
        </w:rPr>
        <w:t xml:space="preserve"> presidential candidate Donald J. Trump (2015) speaking on the emerging social consensus amongst </w:t>
      </w:r>
      <w:r w:rsidR="009D400D" w:rsidRPr="00AE0AA3">
        <w:rPr>
          <w:szCs w:val="24"/>
        </w:rPr>
        <w:t>R</w:t>
      </w:r>
      <w:r w:rsidRPr="00AE0AA3">
        <w:rPr>
          <w:szCs w:val="24"/>
        </w:rPr>
        <w:t>epublicans about vaccination:</w:t>
      </w:r>
    </w:p>
    <w:p w14:paraId="46315545" w14:textId="4E02EB20" w:rsidR="006828F6" w:rsidRPr="00AE0AA3" w:rsidRDefault="00F34C35" w:rsidP="006828F6">
      <w:pPr>
        <w:spacing w:line="480" w:lineRule="auto"/>
        <w:ind w:left="720"/>
        <w:rPr>
          <w:szCs w:val="24"/>
        </w:rPr>
      </w:pPr>
      <w:r w:rsidRPr="00AE0AA3">
        <w:rPr>
          <w:szCs w:val="24"/>
        </w:rPr>
        <w:t>“</w:t>
      </w:r>
      <w:r w:rsidR="006828F6" w:rsidRPr="00AE0AA3">
        <w:rPr>
          <w:szCs w:val="24"/>
        </w:rPr>
        <w:t xml:space="preserve">Autism has become an epidemic. Twenty-five years ago, 35 years ago, you </w:t>
      </w:r>
      <w:proofErr w:type="gramStart"/>
      <w:r w:rsidR="006828F6" w:rsidRPr="00AE0AA3">
        <w:rPr>
          <w:szCs w:val="24"/>
        </w:rPr>
        <w:t>look</w:t>
      </w:r>
      <w:proofErr w:type="gramEnd"/>
      <w:r w:rsidR="006828F6" w:rsidRPr="00AE0AA3">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45903441" w14:textId="425FDA7F" w:rsidR="00A47763" w:rsidRPr="00AE0AA3" w:rsidRDefault="006828F6" w:rsidP="006C796F">
      <w:pPr>
        <w:spacing w:line="480" w:lineRule="auto"/>
        <w:rPr>
          <w:szCs w:val="24"/>
        </w:rPr>
      </w:pPr>
      <w:r w:rsidRPr="00AE0AA3">
        <w:rPr>
          <w:szCs w:val="24"/>
        </w:rPr>
        <w:lastRenderedPageBreak/>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sidRPr="00AE0AA3">
        <w:rPr>
          <w:szCs w:val="24"/>
        </w:rPr>
        <w:t>Considering how impactful social consensus can be on</w:t>
      </w:r>
      <w:r w:rsidR="006C796F" w:rsidRPr="00AE0AA3">
        <w:rPr>
          <w:szCs w:val="24"/>
        </w:rPr>
        <w:t xml:space="preserve"> polarizing beliefs</w:t>
      </w:r>
      <w:r w:rsidR="00C84EFC" w:rsidRPr="00AE0AA3">
        <w:rPr>
          <w:szCs w:val="24"/>
        </w:rPr>
        <w:t>, increasing resilience against social influence is a promising avenue for changing those polarized beliefs.</w:t>
      </w:r>
    </w:p>
    <w:p w14:paraId="7034373A" w14:textId="77777777" w:rsidR="00A56FCD" w:rsidRPr="00AE0AA3" w:rsidRDefault="00A56FCD" w:rsidP="00A56FCD">
      <w:pPr>
        <w:pStyle w:val="Heading2"/>
        <w:spacing w:line="480" w:lineRule="auto"/>
      </w:pPr>
      <w:bookmarkStart w:id="7" w:name="_Hlk172903922"/>
      <w:bookmarkStart w:id="8" w:name="_Toc195620928"/>
      <w:r w:rsidRPr="00AE0AA3">
        <w:t>Moral Conviction</w:t>
      </w:r>
      <w:bookmarkEnd w:id="7"/>
      <w:bookmarkEnd w:id="8"/>
    </w:p>
    <w:p w14:paraId="58F8707D" w14:textId="10C092E8" w:rsidR="00B33D4D" w:rsidRPr="00AE0AA3" w:rsidRDefault="00A47763" w:rsidP="00A47763">
      <w:pPr>
        <w:spacing w:line="480" w:lineRule="auto"/>
        <w:ind w:firstLine="720"/>
      </w:pPr>
      <w:r w:rsidRPr="00AE0AA3">
        <w:t xml:space="preserve">Another element that impacts formation and change of polarized beliefs is </w:t>
      </w:r>
      <w:r w:rsidR="00874B83" w:rsidRPr="00AE0AA3">
        <w:t xml:space="preserve">a person’s </w:t>
      </w:r>
      <w:r w:rsidRPr="00AE0AA3">
        <w:t xml:space="preserve">moral </w:t>
      </w:r>
      <w:r w:rsidR="008B79BE" w:rsidRPr="00AE0AA3">
        <w:t>conviction</w:t>
      </w:r>
      <w:r w:rsidR="00D9067A" w:rsidRPr="00AE0AA3">
        <w:t>, which is defined as</w:t>
      </w:r>
      <w:r w:rsidR="00A43E54" w:rsidRPr="00AE0AA3">
        <w:t xml:space="preserve"> </w:t>
      </w:r>
      <w:r w:rsidR="0032149D" w:rsidRPr="00AE0AA3">
        <w:t>“the perception that one’s feelings about a given attitude object are based on one’s beliefs about right and wrong</w:t>
      </w:r>
      <w:r w:rsidR="00846ECE" w:rsidRPr="00AE0AA3">
        <w:t>” (</w:t>
      </w:r>
      <w:proofErr w:type="spellStart"/>
      <w:r w:rsidR="00846ECE" w:rsidRPr="00AE0AA3">
        <w:t>Skitka</w:t>
      </w:r>
      <w:proofErr w:type="spellEnd"/>
      <w:r w:rsidR="00846ECE" w:rsidRPr="00AE0AA3">
        <w:t>, 2021)</w:t>
      </w:r>
      <w:r w:rsidR="005273BF" w:rsidRPr="00AE0AA3">
        <w:t>.</w:t>
      </w:r>
      <w:r w:rsidR="00471291" w:rsidRPr="00AE0AA3">
        <w:t xml:space="preserve"> Thus, any polarized beliefs that </w:t>
      </w:r>
      <w:r w:rsidR="005273BF" w:rsidRPr="00AE0AA3">
        <w:t xml:space="preserve">originate from </w:t>
      </w:r>
      <w:r w:rsidR="00471291" w:rsidRPr="00AE0AA3">
        <w:t>the assessment</w:t>
      </w:r>
      <w:r w:rsidR="005273BF" w:rsidRPr="00AE0AA3">
        <w:t xml:space="preserve"> of fundamental moral ‘rightness’ or ‘wrongness’ </w:t>
      </w:r>
      <w:r w:rsidR="00471291" w:rsidRPr="00AE0AA3">
        <w:t>can be said to be held with moral conviction</w:t>
      </w:r>
      <w:r w:rsidR="008B79BE" w:rsidRPr="00AE0AA3">
        <w:t xml:space="preserve"> </w:t>
      </w:r>
      <w:r w:rsidR="00471291" w:rsidRPr="00AE0AA3">
        <w:t xml:space="preserve">(e.g., pro-life activists see ‘murdering babies’ as </w:t>
      </w:r>
      <w:r w:rsidR="0017353E" w:rsidRPr="00AE0AA3">
        <w:t>fundamentally ‘wrong’</w:t>
      </w:r>
      <w:r w:rsidR="00471291" w:rsidRPr="00AE0AA3">
        <w:t>)</w:t>
      </w:r>
      <w:r w:rsidR="008B79BE" w:rsidRPr="00AE0AA3">
        <w:t>.</w:t>
      </w:r>
      <w:r w:rsidR="00E97009" w:rsidRPr="00AE0AA3">
        <w:t xml:space="preserve"> </w:t>
      </w:r>
      <w:r w:rsidR="004F3432" w:rsidRPr="00AE0AA3">
        <w:t xml:space="preserve">Furthermore, moral conviction is unique in that it </w:t>
      </w:r>
      <w:r w:rsidR="000825FF" w:rsidRPr="00AE0AA3">
        <w:t xml:space="preserve">is functionally independent </w:t>
      </w:r>
      <w:r w:rsidR="004F3432" w:rsidRPr="00AE0AA3">
        <w:t>from other attitude constructs (e.g., attitudes that are strong or certain are not necessarily highly moralized). For example, Wright and colleagues (2008) found that individual differences in moral conviction</w:t>
      </w:r>
      <w:r w:rsidR="00CE4853" w:rsidRPr="00AE0AA3">
        <w:t xml:space="preserve">, after already controlling for more common attitude constructs (e.g., </w:t>
      </w:r>
      <w:r w:rsidR="00245BDF" w:rsidRPr="00AE0AA3">
        <w:t>attitude extremity, importance, certainty, centrality, and ambivalence)</w:t>
      </w:r>
      <w:r w:rsidR="004F3432" w:rsidRPr="00AE0AA3">
        <w:t xml:space="preserve"> uniquely impact variables such as social distancing. </w:t>
      </w:r>
      <w:r w:rsidR="009112B1" w:rsidRPr="00AE0AA3">
        <w:t xml:space="preserve">Additionally, </w:t>
      </w:r>
      <w:r w:rsidR="0015589C" w:rsidRPr="00AE0AA3">
        <w:t>beliefs rooted in moral conviction are</w:t>
      </w:r>
      <w:r w:rsidRPr="00AE0AA3">
        <w:t xml:space="preserve"> perceived as objective and universal (Morgan &amp; </w:t>
      </w:r>
      <w:proofErr w:type="spellStart"/>
      <w:r w:rsidRPr="00AE0AA3">
        <w:t>Skitka</w:t>
      </w:r>
      <w:proofErr w:type="spellEnd"/>
      <w:r w:rsidRPr="00AE0AA3">
        <w:t xml:space="preserve">, 2020). In practice, this means that differing levels of moral conviction consistently predict how much an individual believes that their attitude </w:t>
      </w:r>
      <w:r w:rsidRPr="00AE0AA3">
        <w:lastRenderedPageBreak/>
        <w:t>about an issue is ‘objectively true’ and ‘universally applicable in all cases’.</w:t>
      </w:r>
      <w:r w:rsidR="003E7556" w:rsidRPr="00AE0AA3">
        <w:t xml:space="preserve"> </w:t>
      </w:r>
      <w:r w:rsidR="00B33D4D" w:rsidRPr="00AE0AA3">
        <w:t>T</w:t>
      </w:r>
      <w:r w:rsidR="003E7556" w:rsidRPr="00AE0AA3">
        <w:t xml:space="preserve">his difference </w:t>
      </w:r>
      <w:r w:rsidR="006D61B0" w:rsidRPr="00AE0AA3">
        <w:t>underlies the</w:t>
      </w:r>
      <w:r w:rsidR="00B33D4D" w:rsidRPr="00AE0AA3">
        <w:t xml:space="preserve"> anecdotal belief </w:t>
      </w:r>
      <w:r w:rsidR="003E7556" w:rsidRPr="00AE0AA3">
        <w:t xml:space="preserve">held by those with polarized beliefs that their perspective </w:t>
      </w:r>
      <w:r w:rsidR="00B33D4D" w:rsidRPr="00AE0AA3">
        <w:t>is ‘correct’.</w:t>
      </w:r>
    </w:p>
    <w:p w14:paraId="4BD11840" w14:textId="2AE34A6B" w:rsidR="000C31D2" w:rsidRPr="00AE0AA3" w:rsidRDefault="00A47763" w:rsidP="000C31D2">
      <w:pPr>
        <w:spacing w:line="480" w:lineRule="auto"/>
        <w:ind w:firstLine="720"/>
      </w:pPr>
      <w:r w:rsidRPr="00AE0AA3">
        <w:t>Conversely, beliefs with low levels of moral conviction are viewed as subjective preferences where legitimate disagreement is acceptable (</w:t>
      </w:r>
      <w:proofErr w:type="spellStart"/>
      <w:r w:rsidRPr="00AE0AA3">
        <w:t>Skitka</w:t>
      </w:r>
      <w:proofErr w:type="spellEnd"/>
      <w:r w:rsidRPr="00AE0AA3">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rsidRPr="00AE0AA3">
        <w:t xml:space="preserve"> </w:t>
      </w:r>
      <w:r w:rsidRPr="00AE0AA3">
        <w:t>‘pleasant/unpleasant’ (Van Bavel et al., 2012).</w:t>
      </w:r>
      <w:r w:rsidR="00F97FA9" w:rsidRPr="00AE0AA3">
        <w:t xml:space="preserve"> Manipulating moral conviction </w:t>
      </w:r>
      <w:r w:rsidR="00CD00E4" w:rsidRPr="00AE0AA3">
        <w:t xml:space="preserve">to effect </w:t>
      </w:r>
      <w:r w:rsidR="00F168DA" w:rsidRPr="00AE0AA3">
        <w:t>change in polarized belief</w:t>
      </w:r>
      <w:r w:rsidR="00CD00E4" w:rsidRPr="00AE0AA3">
        <w:t xml:space="preserve"> is a promising idea</w:t>
      </w:r>
      <w:r w:rsidR="00F97FA9" w:rsidRPr="00AE0AA3">
        <w:t>, as perceptions of subjectivity lead to greater willingness to change opinion and greater tolerance for differences (Cheek 2019).</w:t>
      </w:r>
    </w:p>
    <w:p w14:paraId="589C6DF7" w14:textId="24DB002E" w:rsidR="00A56FCD" w:rsidRPr="00AE0AA3" w:rsidRDefault="00A56FCD" w:rsidP="000C31D2">
      <w:pPr>
        <w:spacing w:line="480" w:lineRule="auto"/>
        <w:ind w:firstLine="720"/>
      </w:pPr>
      <w:r w:rsidRPr="00AE0AA3">
        <w:t>Notably, there is significant disagreement on what beliefs people hold with moral conviction</w:t>
      </w:r>
      <w:r w:rsidR="000C31D2" w:rsidRPr="00AE0AA3">
        <w:t>.</w:t>
      </w:r>
      <w:r w:rsidRPr="00AE0AA3">
        <w:t xml:space="preserve"> (Wright et al., 2008).</w:t>
      </w:r>
      <w:r w:rsidR="000C31D2" w:rsidRPr="00AE0AA3">
        <w:t xml:space="preserve"> R</w:t>
      </w:r>
      <w:r w:rsidRPr="00AE0AA3">
        <w:t>elatively few topics are ‘universally’ viewed with moral conviction (e.g., rape, incest, executing the mentally disabled)</w:t>
      </w:r>
      <w:r w:rsidR="000C31D2" w:rsidRPr="00AE0AA3">
        <w:t xml:space="preserve">, </w:t>
      </w:r>
      <w:r w:rsidR="00AB6D1C" w:rsidRPr="00AE0AA3">
        <w:t>and many of those topics explicitly lack polarization</w:t>
      </w:r>
      <w:r w:rsidR="00B413B1" w:rsidRPr="00AE0AA3">
        <w:t xml:space="preserve"> in opinion,</w:t>
      </w:r>
      <w:r w:rsidR="00AB6D1C" w:rsidRPr="00AE0AA3">
        <w:t xml:space="preserve"> as there is general agreement on what is acceptable</w:t>
      </w:r>
      <w:r w:rsidR="000C31D2" w:rsidRPr="00AE0AA3">
        <w:t xml:space="preserve"> (e.g., there are not ‘polarized beliefs’ on whether or not it is OK to rape)</w:t>
      </w:r>
      <w:r w:rsidR="00155DC1" w:rsidRPr="00AE0AA3">
        <w:t>.</w:t>
      </w:r>
      <w:r w:rsidRPr="00AE0AA3">
        <w:t xml:space="preserve"> It is instead more common for issues to only be held with moral conviction for a subset of the population (e.g., gun ownership for the </w:t>
      </w:r>
      <w:r w:rsidR="004D12B4" w:rsidRPr="00AE0AA3">
        <w:t>National Rifle Association</w:t>
      </w:r>
      <w:r w:rsidRPr="00AE0AA3">
        <w:t>, vegetarianism for P</w:t>
      </w:r>
      <w:r w:rsidR="004D12B4" w:rsidRPr="00AE0AA3">
        <w:t xml:space="preserve">eople for </w:t>
      </w:r>
      <w:r w:rsidR="00D160C1" w:rsidRPr="00AE0AA3">
        <w:t xml:space="preserve">the </w:t>
      </w:r>
      <w:r w:rsidR="004D12B4" w:rsidRPr="00AE0AA3">
        <w:t xml:space="preserve">Ethical Treatment </w:t>
      </w:r>
      <w:r w:rsidR="00F46F7D" w:rsidRPr="00AE0AA3">
        <w:t>of</w:t>
      </w:r>
      <w:r w:rsidR="004D12B4" w:rsidRPr="00AE0AA3">
        <w:t xml:space="preserve"> Animals</w:t>
      </w:r>
      <w:r w:rsidRPr="00AE0AA3">
        <w:t xml:space="preserve">). </w:t>
      </w:r>
      <w:r w:rsidR="001550F3" w:rsidRPr="00AE0AA3">
        <w:t>Likewise</w:t>
      </w:r>
      <w:r w:rsidRPr="00AE0AA3">
        <w:t>, there are few beliefs that are ‘universally’ viewed as nonmoral (e.g., choosing to exercise, taste in music, etc.).</w:t>
      </w:r>
      <w:r w:rsidR="00D160C1" w:rsidRPr="00AE0AA3">
        <w:t xml:space="preserve"> </w:t>
      </w:r>
      <w:r w:rsidRPr="00AE0AA3">
        <w:t xml:space="preserve">This indicates that for every individual, many of their beliefs </w:t>
      </w:r>
      <w:r w:rsidR="00CC3A2C" w:rsidRPr="00AE0AA3">
        <w:t xml:space="preserve">could </w:t>
      </w:r>
      <w:r w:rsidRPr="00AE0AA3">
        <w:t>be viewed through the lens of moral conviction when attempting to affect attitude change.</w:t>
      </w:r>
    </w:p>
    <w:p w14:paraId="04338DE0" w14:textId="4770A843" w:rsidR="00A56FCD" w:rsidRPr="00AE0AA3" w:rsidRDefault="00BD3603" w:rsidP="00A56FCD">
      <w:pPr>
        <w:spacing w:line="480" w:lineRule="auto"/>
        <w:ind w:firstLine="720"/>
      </w:pPr>
      <w:r w:rsidRPr="00AE0AA3">
        <w:lastRenderedPageBreak/>
        <w:t>Furthermore, p</w:t>
      </w:r>
      <w:r w:rsidR="00A56FCD" w:rsidRPr="00AE0AA3">
        <w:t>rior literature in the field of attitude formation reinforces the idea that moral conviction directly affects belief change</w:t>
      </w:r>
      <w:r w:rsidRPr="00AE0AA3">
        <w:t xml:space="preserve"> more generally, not just for polarized beliefs</w:t>
      </w:r>
      <w:r w:rsidR="00A56FCD" w:rsidRPr="00AE0AA3">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rsidRPr="00AE0AA3">
        <w:t>,</w:t>
      </w:r>
      <w:r w:rsidR="00A56FCD" w:rsidRPr="00AE0AA3">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proofErr w:type="spellStart"/>
      <w:r w:rsidR="00A56FCD" w:rsidRPr="00AE0AA3">
        <w:t>Skitka</w:t>
      </w:r>
      <w:proofErr w:type="spellEnd"/>
      <w:r w:rsidR="00A56FCD" w:rsidRPr="00AE0AA3">
        <w:t>, 2009). In another case, levels of moral conviction predicted resistance to peer influence with regards to accepting the use of torture to deter terrorism (</w:t>
      </w:r>
      <w:proofErr w:type="spellStart"/>
      <w:r w:rsidR="00A56FCD" w:rsidRPr="00AE0AA3">
        <w:t>Aramovich</w:t>
      </w:r>
      <w:proofErr w:type="spellEnd"/>
      <w:r w:rsidR="00A56FCD" w:rsidRPr="00AE0AA3">
        <w:t>, 2012); people continue to uphold morally convicted viewpoints, even when explicitly challenged by peers or authorities.</w:t>
      </w:r>
    </w:p>
    <w:p w14:paraId="48D6887E" w14:textId="5939E4D2" w:rsidR="00A56FCD" w:rsidRPr="00AE0AA3" w:rsidRDefault="00A56FCD" w:rsidP="00A56FCD">
      <w:pPr>
        <w:spacing w:line="480" w:lineRule="auto"/>
        <w:ind w:firstLine="720"/>
      </w:pPr>
      <w:r w:rsidRPr="00AE0AA3">
        <w:t>Given how</w:t>
      </w:r>
      <w:r w:rsidR="007F2C13" w:rsidRPr="00AE0AA3">
        <w:t xml:space="preserve"> </w:t>
      </w:r>
      <w:r w:rsidRPr="00AE0AA3">
        <w:t xml:space="preserve">moral conviction </w:t>
      </w:r>
      <w:r w:rsidR="007F2C13" w:rsidRPr="00AE0AA3">
        <w:t xml:space="preserve">directly relates to polarized </w:t>
      </w:r>
      <w:r w:rsidR="00B25D60" w:rsidRPr="00AE0AA3">
        <w:t>belief</w:t>
      </w:r>
      <w:r w:rsidR="009C1A77" w:rsidRPr="00AE0AA3">
        <w:t>s</w:t>
      </w:r>
      <w:r w:rsidR="00B25D60" w:rsidRPr="00AE0AA3">
        <w:t>, exploring</w:t>
      </w:r>
      <w:r w:rsidR="007D09DB" w:rsidRPr="00AE0AA3">
        <w:t xml:space="preserve"> </w:t>
      </w:r>
      <w:r w:rsidR="00145396" w:rsidRPr="00AE0AA3">
        <w:t>direct experimental manipulation of moral conviction</w:t>
      </w:r>
      <w:r w:rsidR="007D09DB" w:rsidRPr="00AE0AA3">
        <w:t xml:space="preserve"> is a reasonable next step</w:t>
      </w:r>
      <w:r w:rsidR="0022387B" w:rsidRPr="00AE0AA3">
        <w:t xml:space="preserve"> as a means to change</w:t>
      </w:r>
      <w:r w:rsidR="000B23DF" w:rsidRPr="00AE0AA3">
        <w:t xml:space="preserve"> those polarized beliefs</w:t>
      </w:r>
      <w:r w:rsidR="007D09DB" w:rsidRPr="00AE0AA3">
        <w:t>.</w:t>
      </w:r>
      <w:r w:rsidRPr="00AE0AA3">
        <w:t xml:space="preserve"> While some evidence indicates that the degree of perceived moral conviction can change, the mechanisms through which </w:t>
      </w:r>
      <w:r w:rsidR="00235815" w:rsidRPr="00AE0AA3">
        <w:t xml:space="preserve">moral </w:t>
      </w:r>
      <w:r w:rsidR="005A30EF" w:rsidRPr="00AE0AA3">
        <w:t>convictions</w:t>
      </w:r>
      <w:r w:rsidR="00235815" w:rsidRPr="00AE0AA3">
        <w:t xml:space="preserve"> can change </w:t>
      </w:r>
      <w:r w:rsidRPr="00AE0AA3">
        <w:t xml:space="preserve">are </w:t>
      </w:r>
      <w:r w:rsidRPr="00AE0AA3">
        <w:lastRenderedPageBreak/>
        <w:t>debated. For example, historical evidence indicates that some things that were once considered preferences (cigarette smoking in the 20’s-30’s) can evolve into morally weighted judgements (smoking seen as an ‘uncouth’ habit) that can even have real</w:t>
      </w:r>
      <w:r w:rsidR="00B25D60" w:rsidRPr="00AE0AA3">
        <w:t xml:space="preserve"> </w:t>
      </w:r>
      <w:r w:rsidRPr="00AE0AA3">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AE0AA3">
        <w:t>Kodapanakkal</w:t>
      </w:r>
      <w:proofErr w:type="spellEnd"/>
      <w:r w:rsidRPr="00AE0AA3">
        <w:t xml:space="preserve">, 2021; Clifford, 2017; Wisneski &amp; </w:t>
      </w:r>
      <w:proofErr w:type="spellStart"/>
      <w:r w:rsidRPr="00AE0AA3">
        <w:t>Skitka</w:t>
      </w:r>
      <w:proofErr w:type="spellEnd"/>
      <w:r w:rsidRPr="00AE0AA3">
        <w:t>, 2017). However, this evidence is somewhat mixed, as Clifford and colleagues (2017) were unable to reduce moral conviction on ‘food politics’ e.g., support for factory farming, genetically modified food, animal welfare)</w:t>
      </w:r>
    </w:p>
    <w:p w14:paraId="5EFA1CC6" w14:textId="77777777" w:rsidR="006828F6" w:rsidRPr="00AE0AA3" w:rsidRDefault="006828F6" w:rsidP="006828F6">
      <w:pPr>
        <w:pStyle w:val="Heading2"/>
        <w:spacing w:line="480" w:lineRule="auto"/>
      </w:pPr>
      <w:bookmarkStart w:id="9" w:name="_Toc195620929"/>
      <w:r w:rsidRPr="00AE0AA3">
        <w:t>Need for Further Research</w:t>
      </w:r>
      <w:bookmarkEnd w:id="9"/>
    </w:p>
    <w:p w14:paraId="58A10BC1" w14:textId="7A136422" w:rsidR="00B7274A" w:rsidRPr="00AE0AA3" w:rsidRDefault="004C535E">
      <w:pPr>
        <w:spacing w:line="480" w:lineRule="auto"/>
        <w:rPr>
          <w:szCs w:val="24"/>
        </w:rPr>
      </w:pPr>
      <w:r w:rsidRPr="00AE0AA3">
        <w:tab/>
      </w:r>
      <w:r w:rsidR="006828F6" w:rsidRPr="00AE0AA3">
        <w:t xml:space="preserve">Given the increasing </w:t>
      </w:r>
      <w:r w:rsidR="00C07429" w:rsidRPr="00AE0AA3">
        <w:t>rate of polarization in</w:t>
      </w:r>
      <w:r w:rsidR="006828F6" w:rsidRPr="00AE0AA3">
        <w:t xml:space="preserve"> public perception and human belief, </w:t>
      </w:r>
      <w:r w:rsidR="006828F6" w:rsidRPr="00AE0AA3">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sidRPr="00AE0AA3">
        <w:rPr>
          <w:szCs w:val="24"/>
        </w:rPr>
        <w:t>For example, prior research has shown that attitudes held with strong moral conviction are associated with an increase in resistance to the effects of social consensus</w:t>
      </w:r>
      <w:r w:rsidR="00793015" w:rsidRPr="00AE0AA3">
        <w:rPr>
          <w:szCs w:val="24"/>
        </w:rPr>
        <w:t xml:space="preserve"> (</w:t>
      </w:r>
      <w:proofErr w:type="spellStart"/>
      <w:r w:rsidR="00793015" w:rsidRPr="00AE0AA3">
        <w:rPr>
          <w:szCs w:val="24"/>
        </w:rPr>
        <w:t>Skitka</w:t>
      </w:r>
      <w:proofErr w:type="spellEnd"/>
      <w:r w:rsidR="00793015" w:rsidRPr="00AE0AA3">
        <w:rPr>
          <w:szCs w:val="24"/>
        </w:rPr>
        <w:t>, 2005; Hornsey 2007)</w:t>
      </w:r>
      <w:r w:rsidR="007C197B" w:rsidRPr="00AE0AA3">
        <w:rPr>
          <w:szCs w:val="24"/>
        </w:rPr>
        <w:t xml:space="preserve">. Thus, decreasing perceptions of moral conviction regarding an attitude object is a plausibly reasonable way to increase attitude change from a social consensus manipulation. </w:t>
      </w:r>
      <w:r w:rsidR="006828F6" w:rsidRPr="00AE0AA3">
        <w:rPr>
          <w:szCs w:val="24"/>
        </w:rPr>
        <w:t xml:space="preserve">However, </w:t>
      </w:r>
      <w:r w:rsidR="007C197B" w:rsidRPr="00AE0AA3">
        <w:rPr>
          <w:szCs w:val="24"/>
        </w:rPr>
        <w:t>the relationship between social consensus and moral conviction has</w:t>
      </w:r>
      <w:r w:rsidR="006828F6" w:rsidRPr="00AE0AA3">
        <w:rPr>
          <w:szCs w:val="24"/>
        </w:rPr>
        <w:t xml:space="preserve"> only been assessed through association and ha</w:t>
      </w:r>
      <w:r w:rsidR="007F68A2" w:rsidRPr="00AE0AA3">
        <w:rPr>
          <w:szCs w:val="24"/>
        </w:rPr>
        <w:t>s</w:t>
      </w:r>
      <w:r w:rsidR="006828F6" w:rsidRPr="00AE0AA3">
        <w:rPr>
          <w:szCs w:val="24"/>
        </w:rPr>
        <w:t xml:space="preserve"> not been </w:t>
      </w:r>
      <w:r w:rsidR="006828F6" w:rsidRPr="00AE0AA3">
        <w:rPr>
          <w:szCs w:val="24"/>
        </w:rPr>
        <w:lastRenderedPageBreak/>
        <w:t>empirically tested under experimental conditions</w:t>
      </w:r>
      <w:r w:rsidR="002E23D5" w:rsidRPr="00AE0AA3">
        <w:rPr>
          <w:szCs w:val="24"/>
        </w:rPr>
        <w:t xml:space="preserve"> (</w:t>
      </w:r>
      <w:r w:rsidR="00B702EE" w:rsidRPr="00AE0AA3">
        <w:rPr>
          <w:szCs w:val="24"/>
        </w:rPr>
        <w:t xml:space="preserve">Hornsey, 2003; </w:t>
      </w:r>
      <w:proofErr w:type="spellStart"/>
      <w:r w:rsidR="00A23D71" w:rsidRPr="00AE0AA3">
        <w:rPr>
          <w:szCs w:val="24"/>
        </w:rPr>
        <w:t>Skitka</w:t>
      </w:r>
      <w:proofErr w:type="spellEnd"/>
      <w:r w:rsidR="00A23D71" w:rsidRPr="00AE0AA3">
        <w:rPr>
          <w:szCs w:val="24"/>
        </w:rPr>
        <w:t>, 2008;</w:t>
      </w:r>
      <w:r w:rsidR="002E23D5" w:rsidRPr="00AE0AA3">
        <w:rPr>
          <w:szCs w:val="24"/>
        </w:rPr>
        <w:t xml:space="preserve"> </w:t>
      </w:r>
      <w:r w:rsidR="00A23D71" w:rsidRPr="00AE0AA3">
        <w:rPr>
          <w:szCs w:val="24"/>
        </w:rPr>
        <w:t>Wisneski, 2009;</w:t>
      </w:r>
      <w:r w:rsidR="00B702EE" w:rsidRPr="00AE0AA3">
        <w:rPr>
          <w:szCs w:val="24"/>
        </w:rPr>
        <w:t xml:space="preserve"> </w:t>
      </w:r>
      <w:proofErr w:type="spellStart"/>
      <w:r w:rsidR="00B702EE" w:rsidRPr="00AE0AA3">
        <w:rPr>
          <w:szCs w:val="24"/>
        </w:rPr>
        <w:t>Aramovich</w:t>
      </w:r>
      <w:proofErr w:type="spellEnd"/>
      <w:r w:rsidR="00B702EE" w:rsidRPr="00AE0AA3">
        <w:rPr>
          <w:szCs w:val="24"/>
        </w:rPr>
        <w:t>, 2012; Conover, 201</w:t>
      </w:r>
      <w:r w:rsidR="005A30EF" w:rsidRPr="00AE0AA3">
        <w:rPr>
          <w:szCs w:val="24"/>
        </w:rPr>
        <w:t>8</w:t>
      </w:r>
      <w:r w:rsidR="00B702EE" w:rsidRPr="00AE0AA3">
        <w:rPr>
          <w:szCs w:val="24"/>
        </w:rPr>
        <w:t>)</w:t>
      </w:r>
      <w:r w:rsidR="006828F6" w:rsidRPr="00AE0AA3">
        <w:rPr>
          <w:szCs w:val="24"/>
        </w:rPr>
        <w:t xml:space="preserve">. </w:t>
      </w:r>
      <w:r w:rsidR="00E74491" w:rsidRPr="00AE0AA3">
        <w:rPr>
          <w:szCs w:val="24"/>
        </w:rPr>
        <w:t>This</w:t>
      </w:r>
      <w:r w:rsidR="003D0CD4" w:rsidRPr="00AE0AA3">
        <w:rPr>
          <w:szCs w:val="24"/>
        </w:rPr>
        <w:t xml:space="preserve"> study </w:t>
      </w:r>
      <w:r w:rsidR="001731D0" w:rsidRPr="00AE0AA3">
        <w:rPr>
          <w:szCs w:val="24"/>
        </w:rPr>
        <w:t>wil</w:t>
      </w:r>
      <w:r w:rsidR="0092028E" w:rsidRPr="00AE0AA3">
        <w:rPr>
          <w:szCs w:val="24"/>
        </w:rPr>
        <w:t>l</w:t>
      </w:r>
      <w:r w:rsidR="001731D0" w:rsidRPr="00AE0AA3">
        <w:rPr>
          <w:szCs w:val="24"/>
        </w:rPr>
        <w:t xml:space="preserve"> be </w:t>
      </w:r>
      <w:r w:rsidR="003D0CD4" w:rsidRPr="00AE0AA3">
        <w:rPr>
          <w:szCs w:val="24"/>
        </w:rPr>
        <w:t>the first to manipulate both</w:t>
      </w:r>
      <w:r w:rsidR="007C197B" w:rsidRPr="00AE0AA3">
        <w:rPr>
          <w:szCs w:val="24"/>
        </w:rPr>
        <w:t xml:space="preserve"> social consensus and moral conviction,</w:t>
      </w:r>
      <w:r w:rsidR="001731D0" w:rsidRPr="00AE0AA3">
        <w:rPr>
          <w:szCs w:val="24"/>
        </w:rPr>
        <w:t xml:space="preserve"> thus allowing us to directly test the interaction between them.</w:t>
      </w:r>
      <w:r w:rsidR="007A6945" w:rsidRPr="00AE0AA3">
        <w:rPr>
          <w:szCs w:val="24"/>
        </w:rPr>
        <w:t xml:space="preserve"> </w:t>
      </w:r>
      <w:r w:rsidR="00B7112B" w:rsidRPr="00AE0AA3">
        <w:rPr>
          <w:szCs w:val="24"/>
        </w:rPr>
        <w:t>The primary</w:t>
      </w:r>
      <w:r w:rsidR="00E36ECC" w:rsidRPr="00AE0AA3">
        <w:rPr>
          <w:szCs w:val="24"/>
        </w:rPr>
        <w:t xml:space="preserve"> goal is </w:t>
      </w:r>
      <w:r w:rsidR="00B840FC" w:rsidRPr="00AE0AA3">
        <w:rPr>
          <w:szCs w:val="24"/>
        </w:rPr>
        <w:t>synthesizing</w:t>
      </w:r>
      <w:r w:rsidR="00AF385F" w:rsidRPr="00AE0AA3">
        <w:rPr>
          <w:szCs w:val="24"/>
        </w:rPr>
        <w:t xml:space="preserve"> </w:t>
      </w:r>
      <w:r w:rsidR="007A6945" w:rsidRPr="00AE0AA3">
        <w:rPr>
          <w:szCs w:val="24"/>
        </w:rPr>
        <w:t xml:space="preserve">multiple related literatures to better understand polarized belief change </w:t>
      </w:r>
      <w:r w:rsidR="00071A12" w:rsidRPr="00AE0AA3">
        <w:rPr>
          <w:szCs w:val="24"/>
        </w:rPr>
        <w:t xml:space="preserve">by </w:t>
      </w:r>
      <w:r w:rsidR="007A6945" w:rsidRPr="00AE0AA3">
        <w:rPr>
          <w:szCs w:val="24"/>
        </w:rPr>
        <w:t xml:space="preserve">empirically testing several statistical interactions that in theory, should be relevant. </w:t>
      </w:r>
      <w:r w:rsidR="003F3B5E" w:rsidRPr="00AE0AA3">
        <w:rPr>
          <w:szCs w:val="24"/>
        </w:rPr>
        <w:t>I plan</w:t>
      </w:r>
      <w:r w:rsidR="007A6945" w:rsidRPr="00AE0AA3">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Pr="00AE0AA3" w:rsidRDefault="00B7274A">
      <w:pPr>
        <w:rPr>
          <w:szCs w:val="24"/>
        </w:rPr>
      </w:pPr>
      <w:r w:rsidRPr="00AE0AA3">
        <w:rPr>
          <w:szCs w:val="24"/>
        </w:rPr>
        <w:br w:type="page"/>
      </w:r>
    </w:p>
    <w:p w14:paraId="686CC981" w14:textId="0ED9F483" w:rsidR="00B7274A" w:rsidRPr="00AE0AA3" w:rsidRDefault="00B7274A" w:rsidP="002C011E">
      <w:pPr>
        <w:pStyle w:val="Heading1"/>
        <w:rPr>
          <w:rFonts w:asciiTheme="minorHAnsi" w:eastAsiaTheme="minorHAnsi" w:hAnsiTheme="minorHAnsi" w:cstheme="minorBidi"/>
          <w:sz w:val="24"/>
        </w:rPr>
      </w:pPr>
      <w:bookmarkStart w:id="10" w:name="_Toc195620930"/>
      <w:r w:rsidRPr="00AE0AA3">
        <w:rPr>
          <w:rFonts w:asciiTheme="minorHAnsi" w:eastAsia="Times New Roman" w:hAnsiTheme="minorHAnsi" w:cstheme="minorHAnsi"/>
          <w:sz w:val="32"/>
        </w:rPr>
        <w:lastRenderedPageBreak/>
        <w:t>Study 1</w:t>
      </w:r>
      <w:bookmarkEnd w:id="10"/>
    </w:p>
    <w:p w14:paraId="307B50B3" w14:textId="77777777" w:rsidR="00B7274A" w:rsidRPr="00AE0AA3" w:rsidRDefault="00B7274A" w:rsidP="00B7274A">
      <w:pPr>
        <w:rPr>
          <w:rFonts w:cstheme="minorHAnsi"/>
          <w:szCs w:val="24"/>
        </w:rPr>
      </w:pPr>
    </w:p>
    <w:p w14:paraId="05D3C004"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620931"/>
      <w:r w:rsidRPr="00AE0AA3">
        <w:rPr>
          <w:rFonts w:eastAsia="Times New Roman" w:cstheme="minorHAnsi"/>
          <w:b/>
          <w:bCs/>
          <w:kern w:val="0"/>
          <w:sz w:val="28"/>
          <w:szCs w:val="28"/>
          <w14:ligatures w14:val="none"/>
        </w:rPr>
        <w:t>Introduction</w:t>
      </w:r>
      <w:bookmarkEnd w:id="11"/>
    </w:p>
    <w:p w14:paraId="277A1CE4" w14:textId="19C008B8" w:rsidR="00B7274A" w:rsidRPr="00AE0AA3" w:rsidRDefault="00B7274A" w:rsidP="00B7274A">
      <w:pPr>
        <w:spacing w:line="480" w:lineRule="auto"/>
        <w:ind w:firstLine="720"/>
        <w:rPr>
          <w:rFonts w:cstheme="minorHAnsi"/>
          <w:szCs w:val="24"/>
        </w:rPr>
      </w:pPr>
      <w:r w:rsidRPr="00AE0AA3">
        <w:rPr>
          <w:rFonts w:cstheme="minorHAnsi"/>
          <w:szCs w:val="24"/>
        </w:rPr>
        <w:t>The purpose of Study 1 was to directly test how manipulating social consensus affects contemporary polarized beliefs. One goal was to determine if the social consensus manipulation, adapted from a similar scientific/social consensus manipulation by Keiichi Kobayashi (2018), would successfully generalize to an American audience. Another goal was to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2" w:name="_Toc195620932"/>
      <w:r w:rsidRPr="00AE0AA3">
        <w:rPr>
          <w:rFonts w:eastAsia="Times New Roman" w:cstheme="minorHAnsi"/>
          <w:b/>
          <w:bCs/>
          <w:kern w:val="0"/>
          <w:sz w:val="28"/>
          <w:szCs w:val="28"/>
          <w14:ligatures w14:val="none"/>
        </w:rPr>
        <w:t>Method</w:t>
      </w:r>
      <w:bookmarkEnd w:id="12"/>
    </w:p>
    <w:p w14:paraId="7C5C8473" w14:textId="6A64FF18" w:rsidR="00B7274A" w:rsidRPr="00AE0AA3" w:rsidRDefault="00B7274A" w:rsidP="00B7274A">
      <w:pPr>
        <w:pStyle w:val="NoSpacing"/>
        <w:spacing w:line="480" w:lineRule="auto"/>
        <w:ind w:firstLine="720"/>
        <w:rPr>
          <w:rFonts w:cstheme="minorHAnsi"/>
          <w:sz w:val="24"/>
          <w:szCs w:val="24"/>
        </w:rPr>
      </w:pPr>
      <w:r w:rsidRPr="00AE0AA3">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each topic, was measured both before and after presentation of social consensus information. </w:t>
      </w:r>
      <w:r w:rsidRPr="00AE0AA3">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620933"/>
      <w:r w:rsidRPr="00AE0AA3">
        <w:rPr>
          <w:rFonts w:eastAsia="Times New Roman" w:cstheme="minorHAnsi"/>
          <w:b/>
          <w:i/>
          <w:color w:val="000000"/>
          <w:sz w:val="28"/>
          <w:szCs w:val="28"/>
        </w:rPr>
        <w:lastRenderedPageBreak/>
        <w:t>Participants</w:t>
      </w:r>
      <w:bookmarkEnd w:id="13"/>
    </w:p>
    <w:p w14:paraId="5EBFD0AC" w14:textId="77777777"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AE0AA3">
        <w:rPr>
          <w:rFonts w:eastAsia="Calibri" w:cstheme="minorHAnsi"/>
          <w:i/>
          <w:iCs/>
          <w:szCs w:val="24"/>
        </w:rPr>
        <w:t xml:space="preserve">M </w:t>
      </w:r>
      <w:r w:rsidRPr="00AE0AA3">
        <w:rPr>
          <w:rFonts w:eastAsia="Calibri" w:cstheme="minorHAnsi"/>
          <w:szCs w:val="24"/>
        </w:rPr>
        <w:t xml:space="preserve">= 18.9, </w:t>
      </w:r>
      <w:r w:rsidRPr="00AE0AA3">
        <w:rPr>
          <w:rFonts w:eastAsia="Calibri" w:cstheme="minorHAnsi"/>
          <w:i/>
          <w:iCs/>
          <w:szCs w:val="24"/>
        </w:rPr>
        <w:t>SD</w:t>
      </w:r>
      <w:r w:rsidRPr="00AE0AA3">
        <w:rPr>
          <w:rFonts w:eastAsia="Calibri" w:cstheme="minorHAnsi"/>
          <w:szCs w:val="24"/>
        </w:rPr>
        <w:t xml:space="preserve"> = 1.99).</w:t>
      </w:r>
    </w:p>
    <w:p w14:paraId="7FB5404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620934"/>
      <w:r w:rsidRPr="00AE0AA3">
        <w:rPr>
          <w:rFonts w:eastAsia="Times New Roman" w:cstheme="minorHAnsi"/>
          <w:b/>
          <w:i/>
          <w:color w:val="000000"/>
          <w:sz w:val="28"/>
          <w:szCs w:val="28"/>
        </w:rPr>
        <w:t>Materials and Procedure</w:t>
      </w:r>
      <w:bookmarkEnd w:id="14"/>
    </w:p>
    <w:p w14:paraId="676FF647" w14:textId="592A045A"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To manipulate the perception of social consensus, participants were randomized into a ‘high social consensus’ or ‘low social consensus’ condition. Participants were first asked to estimate the proportion of the US population in 2018 that would be in support of each of the four issues (Climate Change, Universal Health Care, Death Penalty, and Slavery). Then, participants were given information about social consensus on each of these four issues. In both conditions, participants were given feedback consisting of the base rate of support that the general American public (in 2018) had for each topic. Except for the topic of slavery, participants in the ‘high social consensus’ condition saw results that were</w:t>
      </w:r>
      <w:r w:rsidRPr="00AE0AA3">
        <w:rPr>
          <w:rFonts w:eastAsia="Calibri" w:cstheme="minorHAnsi"/>
          <w:szCs w:val="24"/>
        </w:rPr>
        <w:t xml:space="preserve"> 20% higher than the true base rate, and participants in </w:t>
      </w:r>
      <w:r w:rsidR="00AF25B3" w:rsidRPr="00AE0AA3">
        <w:rPr>
          <w:rFonts w:eastAsia="Calibri" w:cstheme="minorHAnsi"/>
          <w:szCs w:val="24"/>
        </w:rPr>
        <w:t>the</w:t>
      </w:r>
      <w:r w:rsidRPr="00AE0AA3">
        <w:rPr>
          <w:rFonts w:eastAsia="Calibri" w:cstheme="minorHAnsi"/>
          <w:szCs w:val="24"/>
        </w:rPr>
        <w:t xml:space="preserve"> ‘low social consensus’ condition saw results that were </w:t>
      </w:r>
      <w:r w:rsidRPr="00AE0AA3">
        <w:rPr>
          <w:rFonts w:eastAsia="Calibri" w:cstheme="minorHAnsi"/>
          <w:szCs w:val="24"/>
        </w:rPr>
        <w:lastRenderedPageBreak/>
        <w:t>20% lower than the true base rate. For example, if 65% of Americans agree that</w:t>
      </w:r>
      <w:r w:rsidRPr="00AE0AA3">
        <w:rPr>
          <w:rFonts w:eastAsia="Calibri" w:cstheme="minorHAnsi"/>
          <w:kern w:val="0"/>
          <w:szCs w:val="24"/>
          <w14:ligatures w14:val="none"/>
        </w:rPr>
        <w:t xml:space="preserve"> the Death Penalty is necessary in the US</w:t>
      </w:r>
      <w:r w:rsidRPr="00AE0AA3">
        <w:rPr>
          <w:rFonts w:eastAsia="Calibri" w:cstheme="minorHAnsi"/>
          <w:szCs w:val="24"/>
        </w:rPr>
        <w:t xml:space="preserve">, the high social consensus condition would be told that 85% agree, and the low social consensus condition would be told that 45% agree. The topic of slavery was added to </w:t>
      </w:r>
      <w:r w:rsidR="00CA48E3" w:rsidRPr="00AE0AA3">
        <w:rPr>
          <w:rFonts w:eastAsia="Calibri" w:cstheme="minorHAnsi"/>
          <w:szCs w:val="24"/>
        </w:rPr>
        <w:t>the</w:t>
      </w:r>
      <w:r w:rsidRPr="00AE0AA3">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AE0AA3" w:rsidRDefault="00B7274A" w:rsidP="00B7274A">
      <w:pPr>
        <w:pStyle w:val="BodyText"/>
        <w:spacing w:line="480" w:lineRule="auto"/>
        <w:ind w:firstLine="720"/>
        <w:rPr>
          <w:rFonts w:eastAsia="Calibri" w:cstheme="minorHAnsi"/>
          <w:kern w:val="0"/>
          <w:szCs w:val="24"/>
          <w14:ligatures w14:val="none"/>
        </w:rPr>
      </w:pPr>
      <w:r w:rsidRPr="00AE0AA3">
        <w:rPr>
          <w:rFonts w:eastAsia="Calibri" w:cstheme="minorHAnsi"/>
          <w:kern w:val="0"/>
          <w:szCs w:val="24"/>
          <w14:ligatures w14:val="none"/>
        </w:rPr>
        <w:t>After the social consensus information, participants were asked to indicate their degree of surprise with the stated level of public support and estimate levels of public levels support in 2023. Participants were then asked to identify their level of support for each topic. Next, participants completed individual difference measures on deontological and utilitarian orientation. 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620935"/>
      <w:r w:rsidRPr="00AE0AA3">
        <w:rPr>
          <w:rFonts w:eastAsia="Times New Roman" w:cstheme="minorHAnsi"/>
          <w:b/>
          <w:i/>
          <w:color w:val="000000"/>
          <w:sz w:val="28"/>
          <w:szCs w:val="28"/>
        </w:rPr>
        <w:t>Measures</w:t>
      </w:r>
      <w:bookmarkEnd w:id="15"/>
    </w:p>
    <w:p w14:paraId="37ABC2F2" w14:textId="60EF5F36"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Primary Outcome.</w:t>
      </w:r>
      <w:r w:rsidRPr="00AE0AA3">
        <w:rPr>
          <w:rFonts w:eastAsia="Calibri" w:cstheme="minorHAnsi"/>
          <w:kern w:val="0"/>
          <w:szCs w:val="24"/>
          <w14:ligatures w14:val="none"/>
        </w:rPr>
        <w:t xml:space="preserve"> Participant support for each topic was captured as continuous variable ranging from strong disagreement (0) to strong agreement (100) with the following statements: 1) “Greenhouse gas emissions generated by human activity has and will continue to change Earth's climate” (</w:t>
      </w:r>
      <w:r w:rsidRPr="00AE0AA3">
        <w:rPr>
          <w:rFonts w:eastAsia="Calibri" w:cstheme="minorHAnsi"/>
          <w:i/>
          <w:iCs/>
          <w:kern w:val="0"/>
          <w:szCs w:val="24"/>
          <w14:ligatures w14:val="none"/>
        </w:rPr>
        <w:t>Climate Change</w:t>
      </w:r>
      <w:r w:rsidRPr="00AE0AA3">
        <w:rPr>
          <w:rFonts w:eastAsia="Calibri" w:cstheme="minorHAnsi"/>
          <w:kern w:val="0"/>
          <w:szCs w:val="24"/>
          <w14:ligatures w14:val="none"/>
        </w:rPr>
        <w:t>); 2) “The US government needs to implement Universal Health Care because basic population needs are not being met.” (</w:t>
      </w:r>
      <w:r w:rsidRPr="00AE0AA3">
        <w:rPr>
          <w:rFonts w:eastAsia="Calibri" w:cstheme="minorHAnsi"/>
          <w:i/>
          <w:iCs/>
          <w:kern w:val="0"/>
          <w:szCs w:val="24"/>
          <w14:ligatures w14:val="none"/>
        </w:rPr>
        <w:t xml:space="preserve">Universal Health </w:t>
      </w:r>
      <w:r w:rsidRPr="00AE0AA3">
        <w:rPr>
          <w:rFonts w:eastAsia="Calibri" w:cstheme="minorHAnsi"/>
          <w:i/>
          <w:iCs/>
          <w:kern w:val="0"/>
          <w:szCs w:val="24"/>
          <w14:ligatures w14:val="none"/>
        </w:rPr>
        <w:lastRenderedPageBreak/>
        <w:t>Care</w:t>
      </w:r>
      <w:r w:rsidRPr="00AE0AA3">
        <w:rPr>
          <w:rFonts w:eastAsia="Calibri" w:cstheme="minorHAnsi"/>
          <w:kern w:val="0"/>
          <w:szCs w:val="24"/>
          <w14:ligatures w14:val="none"/>
        </w:rPr>
        <w:t>); 3) “Capital Punishment (the Death Penalty) is necessary in the US” (</w:t>
      </w:r>
      <w:r w:rsidRPr="00AE0AA3">
        <w:rPr>
          <w:rFonts w:eastAsia="Calibri" w:cstheme="minorHAnsi"/>
          <w:i/>
          <w:iCs/>
          <w:kern w:val="0"/>
          <w:szCs w:val="24"/>
          <w14:ligatures w14:val="none"/>
        </w:rPr>
        <w:t>Death Penalty</w:t>
      </w:r>
      <w:r w:rsidRPr="00AE0AA3">
        <w:rPr>
          <w:rFonts w:eastAsia="Calibri" w:cstheme="minorHAnsi"/>
          <w:kern w:val="0"/>
          <w:szCs w:val="24"/>
          <w14:ligatures w14:val="none"/>
        </w:rPr>
        <w:t>), and 4) “Slavery, forced labor, and human trafficking are violations of human rights.” (</w:t>
      </w:r>
      <w:r w:rsidRPr="00AE0AA3">
        <w:rPr>
          <w:rFonts w:eastAsia="Calibri" w:cstheme="minorHAnsi"/>
          <w:i/>
          <w:iCs/>
          <w:kern w:val="0"/>
          <w:szCs w:val="24"/>
          <w14:ligatures w14:val="none"/>
        </w:rPr>
        <w:t>Slavery</w:t>
      </w:r>
      <w:r w:rsidRPr="00AE0AA3">
        <w:rPr>
          <w:rFonts w:eastAsia="Calibri" w:cstheme="minorHAnsi"/>
          <w:kern w:val="0"/>
          <w:szCs w:val="24"/>
          <w14:ligatures w14:val="none"/>
        </w:rPr>
        <w:t xml:space="preserve">). </w:t>
      </w:r>
    </w:p>
    <w:p w14:paraId="09CBE89F" w14:textId="117876BB"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This scale was included as a potential moderator of social consensus manipulation because </w:t>
      </w:r>
      <w:r w:rsidRPr="00AE0AA3">
        <w:rPr>
          <w:rFonts w:cstheme="minorHAnsi"/>
          <w:szCs w:val="24"/>
        </w:rPr>
        <w:t xml:space="preserve">prior research on the interaction between social consensus and deontology indicates that higher levels of deontological orientation results in less conformation to social consensus (Brady and Wheeler, 1996; Pincus, 2014). </w:t>
      </w:r>
      <w:r w:rsidRPr="00AE0AA3">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 Additionally, please see Appendix D, section 1, for further details and analysis regarding secondary outcomes and other individual difference measures in Study 1.</w:t>
      </w:r>
    </w:p>
    <w:p w14:paraId="39FF23B7" w14:textId="77777777" w:rsidR="00B7274A" w:rsidRPr="00AE0AA3" w:rsidRDefault="00B7274A" w:rsidP="00B7274A">
      <w:pPr>
        <w:spacing w:before="180" w:after="180" w:afterAutospacing="1" w:line="480" w:lineRule="auto"/>
        <w:rPr>
          <w:rFonts w:eastAsia="Times New Roman" w:cstheme="minorHAnsi"/>
          <w:b/>
          <w:i/>
          <w:color w:val="000000"/>
          <w:sz w:val="28"/>
          <w:szCs w:val="28"/>
        </w:rPr>
      </w:pPr>
      <w:r w:rsidRPr="00AE0AA3">
        <w:rPr>
          <w:rFonts w:eastAsia="Times New Roman" w:cstheme="minorHAnsi"/>
          <w:b/>
          <w:i/>
          <w:color w:val="000000"/>
          <w:sz w:val="28"/>
          <w:szCs w:val="28"/>
        </w:rPr>
        <w:t>Power and Statistical Analysis</w:t>
      </w:r>
    </w:p>
    <w:p w14:paraId="0C0A0378" w14:textId="5FF3BEB6"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AE0AA3">
        <w:rPr>
          <w:rFonts w:eastAsia="Calibri" w:cstheme="minorHAnsi"/>
          <w:szCs w:val="24"/>
        </w:rPr>
        <w:t>Erdfelder</w:t>
      </w:r>
      <w:proofErr w:type="spellEnd"/>
      <w:r w:rsidRPr="00AE0AA3">
        <w:rPr>
          <w:rFonts w:eastAsia="Calibri" w:cstheme="minorHAnsi"/>
          <w:szCs w:val="24"/>
        </w:rPr>
        <w:t xml:space="preserve">, Lang, and Buchner, 2007; Faul, </w:t>
      </w:r>
      <w:proofErr w:type="spellStart"/>
      <w:r w:rsidRPr="00AE0AA3">
        <w:rPr>
          <w:rFonts w:eastAsia="Calibri" w:cstheme="minorHAnsi"/>
          <w:szCs w:val="24"/>
        </w:rPr>
        <w:t>Erdfelder</w:t>
      </w:r>
      <w:proofErr w:type="spellEnd"/>
      <w:r w:rsidRPr="00AE0AA3">
        <w:rPr>
          <w:rFonts w:eastAsia="Calibri" w:cstheme="minorHAnsi"/>
          <w:szCs w:val="24"/>
        </w:rPr>
        <w:t xml:space="preserve">, Buchner, and Lang, 2009). Support </w:t>
      </w:r>
      <w:r w:rsidR="001944C8" w:rsidRPr="00AE0AA3">
        <w:rPr>
          <w:rFonts w:eastAsia="Calibri" w:cstheme="minorHAnsi"/>
          <w:szCs w:val="24"/>
        </w:rPr>
        <w:t xml:space="preserve">for a </w:t>
      </w:r>
      <w:r w:rsidR="001944C8" w:rsidRPr="00AE0AA3">
        <w:rPr>
          <w:rFonts w:eastAsia="Calibri" w:cstheme="minorHAnsi"/>
          <w:szCs w:val="24"/>
        </w:rPr>
        <w:lastRenderedPageBreak/>
        <w:t>topic</w:t>
      </w:r>
      <w:r w:rsidRPr="00AE0AA3">
        <w:rPr>
          <w:rFonts w:eastAsia="Calibri" w:cstheme="minorHAnsi"/>
          <w:szCs w:val="24"/>
        </w:rPr>
        <w:t xml:space="preserve"> was treated as a continuous variable. </w:t>
      </w:r>
      <w:r w:rsidR="003F3B5E" w:rsidRPr="00AE0AA3">
        <w:rPr>
          <w:rFonts w:eastAsia="Calibri" w:cstheme="minorHAnsi"/>
          <w:szCs w:val="24"/>
        </w:rPr>
        <w:t>I</w:t>
      </w:r>
      <w:r w:rsidRPr="00AE0AA3">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sidRPr="00AE0AA3">
        <w:rPr>
          <w:rFonts w:eastAsia="Calibri" w:cstheme="minorHAnsi"/>
          <w:szCs w:val="24"/>
        </w:rPr>
        <w:t>the</w:t>
      </w:r>
      <w:r w:rsidRPr="00AE0AA3">
        <w:rPr>
          <w:rFonts w:eastAsia="Calibri" w:cstheme="minorHAnsi"/>
          <w:szCs w:val="24"/>
        </w:rPr>
        <w:t xml:space="preserve"> outcome measure. </w:t>
      </w:r>
      <w:r w:rsidR="004949E5" w:rsidRPr="00AE0AA3">
        <w:rPr>
          <w:rFonts w:eastAsia="Calibri" w:cstheme="minorHAnsi"/>
          <w:szCs w:val="24"/>
        </w:rPr>
        <w:t>I</w:t>
      </w:r>
      <w:r w:rsidRPr="00AE0AA3">
        <w:rPr>
          <w:rFonts w:eastAsia="Calibri" w:cstheme="minorHAnsi"/>
          <w:szCs w:val="24"/>
        </w:rPr>
        <w:t xml:space="preserve"> examined the main effect, as well as interactions between deontology and utilitarianism with </w:t>
      </w:r>
      <w:r w:rsidR="004949E5" w:rsidRPr="00AE0AA3">
        <w:rPr>
          <w:rFonts w:eastAsia="Calibri" w:cstheme="minorHAnsi"/>
          <w:szCs w:val="24"/>
        </w:rPr>
        <w:t>the</w:t>
      </w:r>
      <w:r w:rsidRPr="00AE0AA3">
        <w:rPr>
          <w:rFonts w:eastAsia="Calibri" w:cstheme="minorHAnsi"/>
          <w:szCs w:val="24"/>
        </w:rPr>
        <w:t xml:space="preserve"> experimental conditions for </w:t>
      </w:r>
      <w:r w:rsidR="004949E5" w:rsidRPr="00AE0AA3">
        <w:rPr>
          <w:rFonts w:eastAsia="Calibri" w:cstheme="minorHAnsi"/>
          <w:szCs w:val="24"/>
        </w:rPr>
        <w:t>the</w:t>
      </w:r>
      <w:r w:rsidRPr="00AE0AA3">
        <w:rPr>
          <w:rFonts w:eastAsia="Calibri" w:cstheme="minorHAnsi"/>
          <w:szCs w:val="24"/>
        </w:rPr>
        <w:t xml:space="preserve"> predictors. All tests were conducted in R and considered statistically significant when P &lt;.05. </w:t>
      </w:r>
      <w:r w:rsidR="003F3B5E" w:rsidRPr="00AE0AA3">
        <w:rPr>
          <w:rFonts w:eastAsia="Calibri" w:cstheme="minorHAnsi"/>
          <w:szCs w:val="24"/>
        </w:rPr>
        <w:t>I</w:t>
      </w:r>
      <w:r w:rsidRPr="00AE0AA3">
        <w:rPr>
          <w:rFonts w:eastAsia="Calibri" w:cstheme="minorHAnsi"/>
          <w:szCs w:val="24"/>
        </w:rPr>
        <w:t xml:space="preserve"> used R version 4.4.1 (R Core Team 2024).</w:t>
      </w:r>
    </w:p>
    <w:p w14:paraId="7733B9DA" w14:textId="7A0691BE"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6" w:name="_Toc195620936"/>
      <w:r w:rsidRPr="00AE0AA3">
        <w:rPr>
          <w:rFonts w:eastAsia="Times New Roman" w:cstheme="minorHAnsi"/>
          <w:b/>
          <w:i/>
          <w:color w:val="000000"/>
          <w:sz w:val="28"/>
          <w:szCs w:val="28"/>
        </w:rPr>
        <w:t>Study 1 Hypothesis</w:t>
      </w:r>
      <w:bookmarkEnd w:id="16"/>
      <w:r w:rsidRPr="00AE0AA3">
        <w:rPr>
          <w:rFonts w:eastAsia="Times New Roman" w:cstheme="minorHAnsi"/>
          <w:b/>
          <w:i/>
          <w:color w:val="000000"/>
          <w:sz w:val="28"/>
          <w:szCs w:val="28"/>
        </w:rPr>
        <w:t xml:space="preserve"> </w:t>
      </w:r>
    </w:p>
    <w:p w14:paraId="166DE74B" w14:textId="19E88DF2" w:rsidR="00B7274A" w:rsidRPr="00AE0AA3" w:rsidRDefault="00B7274A" w:rsidP="00BF3ED5">
      <w:pPr>
        <w:pStyle w:val="BodyText"/>
        <w:spacing w:line="480" w:lineRule="auto"/>
        <w:rPr>
          <w:szCs w:val="24"/>
        </w:rPr>
      </w:pPr>
      <w:r w:rsidRPr="00AE0AA3">
        <w:rPr>
          <w:szCs w:val="24"/>
        </w:rPr>
        <w:tab/>
      </w:r>
      <w:r w:rsidR="00326EC5" w:rsidRPr="00AE0AA3">
        <w:rPr>
          <w:szCs w:val="24"/>
        </w:rPr>
        <w:t>I</w:t>
      </w:r>
      <w:r w:rsidRPr="00AE0AA3">
        <w:rPr>
          <w:szCs w:val="24"/>
        </w:rPr>
        <w:t xml:space="preserve"> predicted that there would be </w:t>
      </w:r>
      <w:proofErr w:type="gramStart"/>
      <w:r w:rsidRPr="00AE0AA3">
        <w:rPr>
          <w:szCs w:val="24"/>
        </w:rPr>
        <w:t>a significant</w:t>
      </w:r>
      <w:proofErr w:type="gramEnd"/>
      <w:r w:rsidRPr="00AE0AA3">
        <w:rPr>
          <w:szCs w:val="24"/>
        </w:rPr>
        <w:t xml:space="preserve"> condition x time interaction (</w:t>
      </w:r>
      <w:r w:rsidRPr="00AE0AA3">
        <w:rPr>
          <w:b/>
          <w:bCs/>
          <w:szCs w:val="24"/>
        </w:rPr>
        <w:t>H1</w:t>
      </w:r>
      <w:r w:rsidRPr="00AE0AA3">
        <w:rPr>
          <w:szCs w:val="24"/>
        </w:rPr>
        <w:t>), such that there would be no difference between conditions at baseline (</w:t>
      </w:r>
      <w:r w:rsidRPr="00AE0AA3">
        <w:rPr>
          <w:b/>
          <w:bCs/>
          <w:szCs w:val="24"/>
        </w:rPr>
        <w:t>H1a</w:t>
      </w:r>
      <w:r w:rsidRPr="00AE0AA3">
        <w:rPr>
          <w:szCs w:val="24"/>
        </w:rPr>
        <w:t>), but an increase in support for high social consensus at time 2 (</w:t>
      </w:r>
      <w:r w:rsidRPr="00AE0AA3">
        <w:rPr>
          <w:b/>
          <w:bCs/>
          <w:szCs w:val="24"/>
        </w:rPr>
        <w:t>H1b</w:t>
      </w:r>
      <w:r w:rsidRPr="00AE0AA3">
        <w:rPr>
          <w:szCs w:val="24"/>
        </w:rPr>
        <w:t>) and a decrease for low social consensus (</w:t>
      </w:r>
      <w:r w:rsidRPr="00AE0AA3">
        <w:rPr>
          <w:b/>
          <w:bCs/>
          <w:szCs w:val="24"/>
        </w:rPr>
        <w:t>H1c</w:t>
      </w:r>
      <w:r w:rsidRPr="00AE0AA3">
        <w:rPr>
          <w:szCs w:val="24"/>
        </w:rPr>
        <w:t>).</w:t>
      </w:r>
    </w:p>
    <w:p w14:paraId="1C2FF8C6"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7" w:name="_Toc195620937"/>
      <w:r w:rsidRPr="00AE0AA3">
        <w:rPr>
          <w:rFonts w:eastAsia="Times New Roman" w:cstheme="minorHAnsi"/>
          <w:b/>
          <w:bCs/>
          <w:kern w:val="0"/>
          <w:sz w:val="28"/>
          <w:szCs w:val="28"/>
          <w14:ligatures w14:val="none"/>
        </w:rPr>
        <w:t>Results</w:t>
      </w:r>
      <w:bookmarkEnd w:id="17"/>
    </w:p>
    <w:p w14:paraId="77678A22" w14:textId="6A2979E5" w:rsidR="00B7274A" w:rsidRPr="00AE0AA3" w:rsidRDefault="00D2119A" w:rsidP="00B7274A">
      <w:pPr>
        <w:spacing w:after="100" w:afterAutospacing="1" w:line="480" w:lineRule="auto"/>
        <w:ind w:firstLine="720"/>
        <w:rPr>
          <w:rFonts w:eastAsia="Calibri" w:cstheme="minorHAnsi"/>
          <w:szCs w:val="24"/>
        </w:rPr>
      </w:pPr>
      <w:r w:rsidRPr="00AE0AA3">
        <w:rPr>
          <w:rFonts w:eastAsia="Calibri" w:cstheme="minorHAnsi"/>
          <w:szCs w:val="24"/>
        </w:rPr>
        <w:t>I</w:t>
      </w:r>
      <w:r w:rsidR="00B7274A" w:rsidRPr="00AE0AA3">
        <w:rPr>
          <w:rFonts w:eastAsia="Calibri" w:cstheme="minorHAnsi"/>
          <w:szCs w:val="24"/>
        </w:rPr>
        <w:t xml:space="preserve"> tested </w:t>
      </w:r>
      <w:r w:rsidR="00E71228" w:rsidRPr="00AE0AA3">
        <w:rPr>
          <w:rFonts w:eastAsia="Calibri" w:cstheme="minorHAnsi"/>
          <w:szCs w:val="24"/>
        </w:rPr>
        <w:t>the</w:t>
      </w:r>
      <w:r w:rsidR="00B7274A" w:rsidRPr="00AE0AA3">
        <w:rPr>
          <w:rFonts w:eastAsia="Calibri" w:cstheme="minorHAnsi"/>
          <w:szCs w:val="24"/>
        </w:rPr>
        <w:t xml:space="preserve"> hypothesis with a series of within-subjects analysis of variance (ANOVA) models comparing support for </w:t>
      </w:r>
      <w:r w:rsidR="0063145F" w:rsidRPr="00AE0AA3">
        <w:rPr>
          <w:rFonts w:eastAsia="Calibri" w:cstheme="minorHAnsi"/>
          <w:szCs w:val="24"/>
        </w:rPr>
        <w:t>each</w:t>
      </w:r>
      <w:r w:rsidR="00B7274A" w:rsidRPr="00AE0AA3">
        <w:rPr>
          <w:rFonts w:eastAsia="Calibri" w:cstheme="minorHAnsi"/>
          <w:szCs w:val="24"/>
        </w:rPr>
        <w:t xml:space="preserve"> topic both before and after </w:t>
      </w:r>
      <w:r w:rsidR="0063145F" w:rsidRPr="00AE0AA3">
        <w:rPr>
          <w:rFonts w:eastAsia="Calibri" w:cstheme="minorHAnsi"/>
          <w:szCs w:val="24"/>
        </w:rPr>
        <w:t>the</w:t>
      </w:r>
      <w:r w:rsidR="00B7274A" w:rsidRPr="00AE0AA3">
        <w:rPr>
          <w:rFonts w:eastAsia="Calibri" w:cstheme="minorHAnsi"/>
          <w:szCs w:val="24"/>
        </w:rPr>
        <w:t xml:space="preserve"> social consensus manipulation. Each of </w:t>
      </w:r>
      <w:r w:rsidR="004F319C" w:rsidRPr="00AE0AA3">
        <w:rPr>
          <w:rFonts w:eastAsia="Calibri" w:cstheme="minorHAnsi"/>
          <w:szCs w:val="24"/>
        </w:rPr>
        <w:t>the</w:t>
      </w:r>
      <w:r w:rsidR="00B7274A" w:rsidRPr="00AE0AA3">
        <w:rPr>
          <w:rFonts w:eastAsia="Calibri" w:cstheme="minorHAnsi"/>
          <w:szCs w:val="24"/>
        </w:rPr>
        <w:t xml:space="preserve"> four ANOVA models was composed of </w:t>
      </w:r>
      <w:r w:rsidR="000344AD" w:rsidRPr="00AE0AA3">
        <w:rPr>
          <w:rFonts w:eastAsia="Calibri" w:cstheme="minorHAnsi"/>
          <w:szCs w:val="24"/>
        </w:rPr>
        <w:t>the</w:t>
      </w:r>
      <w:r w:rsidR="00B7274A" w:rsidRPr="00AE0AA3">
        <w:rPr>
          <w:rFonts w:eastAsia="Calibri" w:cstheme="minorHAnsi"/>
          <w:szCs w:val="24"/>
        </w:rPr>
        <w:t xml:space="preserve"> dependent variable (quantified as level of support for </w:t>
      </w:r>
      <w:r w:rsidR="00D970FB" w:rsidRPr="00AE0AA3">
        <w:rPr>
          <w:rFonts w:eastAsia="Calibri" w:cstheme="minorHAnsi"/>
          <w:szCs w:val="24"/>
        </w:rPr>
        <w:t>the</w:t>
      </w:r>
      <w:r w:rsidR="00B7274A" w:rsidRPr="00AE0AA3">
        <w:rPr>
          <w:rFonts w:eastAsia="Calibri" w:cstheme="minorHAnsi"/>
          <w:szCs w:val="24"/>
        </w:rPr>
        <w:t xml:space="preserve"> issues), with the interaction of time and condition, as well as the simple effects of numeracy (subjective and objective), utilitarian orientation, deontological orientation, and health literacy as </w:t>
      </w:r>
      <w:r w:rsidR="00A86759" w:rsidRPr="00AE0AA3">
        <w:rPr>
          <w:rFonts w:eastAsia="Calibri" w:cstheme="minorHAnsi"/>
          <w:szCs w:val="24"/>
        </w:rPr>
        <w:t>the</w:t>
      </w:r>
      <w:r w:rsidR="00B7274A" w:rsidRPr="00AE0AA3">
        <w:rPr>
          <w:rFonts w:eastAsia="Calibri" w:cstheme="minorHAnsi"/>
          <w:szCs w:val="24"/>
        </w:rPr>
        <w:t xml:space="preserve"> predictors. To test H1, Study 1 used a 2 (pre-post) x 2 (high or low social consensus condition) mixed-subjects design, where condition was a between-subjects factor. Time was a within-subjects factor with the primary outcome, support for a topic, measured before and after participants completed the control or </w:t>
      </w:r>
      <w:r w:rsidR="00B7274A" w:rsidRPr="00AE0AA3">
        <w:rPr>
          <w:rFonts w:eastAsia="Calibri" w:cstheme="minorHAnsi"/>
          <w:szCs w:val="24"/>
        </w:rPr>
        <w:lastRenderedPageBreak/>
        <w:t xml:space="preserve">intervention condition. Additionally, to test H1a, H1b and H1c, </w:t>
      </w:r>
      <w:r w:rsidR="00AD4CF7" w:rsidRPr="00AE0AA3">
        <w:rPr>
          <w:rFonts w:eastAsia="Calibri" w:cstheme="minorHAnsi"/>
          <w:szCs w:val="24"/>
        </w:rPr>
        <w:t>I</w:t>
      </w:r>
      <w:r w:rsidR="00B7274A" w:rsidRPr="00AE0AA3">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620938"/>
      <w:r w:rsidRPr="00AE0AA3">
        <w:rPr>
          <w:rFonts w:eastAsia="Times New Roman" w:cstheme="minorHAnsi"/>
          <w:b/>
          <w:i/>
          <w:color w:val="000000"/>
          <w:sz w:val="28"/>
          <w:szCs w:val="28"/>
        </w:rPr>
        <w:t>Social Consensus Manipulation</w:t>
      </w:r>
      <w:bookmarkEnd w:id="18"/>
    </w:p>
    <w:p w14:paraId="48947E32" w14:textId="4277E6E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In support of </w:t>
      </w:r>
      <w:r w:rsidRPr="00AE0AA3">
        <w:rPr>
          <w:rFonts w:eastAsia="Calibri" w:cstheme="minorHAnsi"/>
          <w:b/>
          <w:bCs/>
          <w:szCs w:val="24"/>
        </w:rPr>
        <w:t>H1</w:t>
      </w:r>
      <w:r w:rsidRPr="00AE0AA3">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This pattern repeated itself across all three of </w:t>
      </w:r>
      <w:r w:rsidR="00B5285C" w:rsidRPr="00AE0AA3">
        <w:rPr>
          <w:rFonts w:eastAsia="Calibri" w:cstheme="minorHAnsi"/>
          <w:szCs w:val="24"/>
        </w:rPr>
        <w:t>the</w:t>
      </w:r>
      <w:r w:rsidRPr="00AE0AA3">
        <w:rPr>
          <w:rFonts w:eastAsia="Calibri" w:cstheme="minorHAnsi"/>
          <w:szCs w:val="24"/>
        </w:rPr>
        <w:t xml:space="preserve"> manipulated topics (UHC, capital punishment, climate change). In support of </w:t>
      </w:r>
      <w:r w:rsidRPr="00AE0AA3">
        <w:rPr>
          <w:rFonts w:eastAsia="Calibri" w:cstheme="minorHAnsi"/>
          <w:b/>
          <w:bCs/>
          <w:szCs w:val="24"/>
        </w:rPr>
        <w:t>H1a</w:t>
      </w:r>
      <w:r w:rsidRPr="00AE0AA3">
        <w:rPr>
          <w:rFonts w:eastAsia="Calibri" w:cstheme="minorHAnsi"/>
          <w:szCs w:val="24"/>
        </w:rPr>
        <w:t xml:space="preserve">, a series of t-tests indicated that at time 1, there were no significant differences in support between intervention conditions for 1) UHC, </w:t>
      </w:r>
      <w:proofErr w:type="gramStart"/>
      <w:r w:rsidRPr="00AE0AA3">
        <w:rPr>
          <w:rFonts w:eastAsia="Calibri" w:cstheme="minorHAnsi"/>
          <w:szCs w:val="24"/>
        </w:rPr>
        <w:t>t(</w:t>
      </w:r>
      <w:proofErr w:type="gramEnd"/>
      <w:r w:rsidRPr="00AE0AA3">
        <w:rPr>
          <w:rFonts w:eastAsia="Calibri" w:cstheme="minorHAnsi"/>
          <w:szCs w:val="24"/>
        </w:rPr>
        <w:t xml:space="preserve">501) = 0.198, </w:t>
      </w:r>
      <w:r w:rsidRPr="00AE0AA3">
        <w:rPr>
          <w:rFonts w:eastAsia="Calibri" w:cstheme="minorHAnsi"/>
          <w:i/>
          <w:iCs/>
          <w:szCs w:val="24"/>
        </w:rPr>
        <w:t>p</w:t>
      </w:r>
      <w:r w:rsidRPr="00AE0AA3">
        <w:rPr>
          <w:rFonts w:eastAsia="Calibri" w:cstheme="minorHAnsi"/>
          <w:szCs w:val="24"/>
        </w:rPr>
        <w:t xml:space="preserve"> = 0.843; 2) capital punishment, </w:t>
      </w:r>
      <w:proofErr w:type="gramStart"/>
      <w:r w:rsidRPr="00AE0AA3">
        <w:rPr>
          <w:rFonts w:eastAsia="Calibri" w:cstheme="minorHAnsi"/>
          <w:szCs w:val="24"/>
        </w:rPr>
        <w:t>t(</w:t>
      </w:r>
      <w:proofErr w:type="gramEnd"/>
      <w:r w:rsidRPr="00AE0AA3">
        <w:rPr>
          <w:rFonts w:eastAsia="Calibri" w:cstheme="minorHAnsi"/>
          <w:szCs w:val="24"/>
        </w:rPr>
        <w:t xml:space="preserve">501) = 0.129, </w:t>
      </w:r>
      <w:r w:rsidRPr="00AE0AA3">
        <w:rPr>
          <w:rFonts w:eastAsia="Calibri" w:cstheme="minorHAnsi"/>
          <w:i/>
          <w:iCs/>
          <w:szCs w:val="24"/>
        </w:rPr>
        <w:t>p</w:t>
      </w:r>
      <w:r w:rsidRPr="00AE0AA3">
        <w:rPr>
          <w:rFonts w:eastAsia="Calibri" w:cstheme="minorHAnsi"/>
          <w:szCs w:val="24"/>
        </w:rPr>
        <w:t xml:space="preserve"> = 0.898; or 3) climate change, </w:t>
      </w:r>
      <w:proofErr w:type="gramStart"/>
      <w:r w:rsidRPr="00AE0AA3">
        <w:rPr>
          <w:rFonts w:eastAsia="Calibri" w:cstheme="minorHAnsi"/>
          <w:szCs w:val="24"/>
        </w:rPr>
        <w:t>t(</w:t>
      </w:r>
      <w:proofErr w:type="gramEnd"/>
      <w:r w:rsidRPr="00AE0AA3">
        <w:rPr>
          <w:rFonts w:eastAsia="Calibri" w:cstheme="minorHAnsi"/>
          <w:szCs w:val="24"/>
        </w:rPr>
        <w:t xml:space="preserve">501) = 0.198, </w:t>
      </w:r>
      <w:r w:rsidRPr="00AE0AA3">
        <w:rPr>
          <w:rFonts w:eastAsia="Calibri" w:cstheme="minorHAnsi"/>
          <w:i/>
          <w:iCs/>
          <w:szCs w:val="24"/>
        </w:rPr>
        <w:t>p</w:t>
      </w:r>
      <w:r w:rsidRPr="00AE0AA3">
        <w:rPr>
          <w:rFonts w:eastAsia="Calibri" w:cstheme="minorHAnsi"/>
          <w:szCs w:val="24"/>
        </w:rPr>
        <w:t xml:space="preserve"> = 0.843. There was mixed support for </w:t>
      </w:r>
      <w:r w:rsidRPr="00AE0AA3">
        <w:rPr>
          <w:rFonts w:eastAsia="Calibri" w:cstheme="minorHAnsi"/>
          <w:b/>
          <w:bCs/>
          <w:szCs w:val="24"/>
        </w:rPr>
        <w:t>H1b</w:t>
      </w:r>
      <w:r w:rsidRPr="00AE0AA3">
        <w:rPr>
          <w:rFonts w:eastAsia="Calibri" w:cstheme="minorHAnsi"/>
          <w:szCs w:val="24"/>
        </w:rPr>
        <w:t xml:space="preserve">, as a series of t-tests indicated that the high social consensus condition increased support at time 2 as compared to time 1 for UHC, t(499) = 2.288, </w:t>
      </w:r>
      <w:r w:rsidRPr="00AE0AA3">
        <w:rPr>
          <w:rFonts w:eastAsia="Calibri" w:cstheme="minorHAnsi"/>
          <w:i/>
          <w:iCs/>
          <w:szCs w:val="24"/>
        </w:rPr>
        <w:t>p</w:t>
      </w:r>
      <w:r w:rsidRPr="00AE0AA3">
        <w:rPr>
          <w:rFonts w:eastAsia="Calibri" w:cstheme="minorHAnsi"/>
          <w:szCs w:val="24"/>
        </w:rPr>
        <w:t xml:space="preserve"> = 0.023, but not for capital punishment, t(498) = 1.607, </w:t>
      </w:r>
      <w:r w:rsidRPr="00AE0AA3">
        <w:rPr>
          <w:rFonts w:eastAsia="Calibri" w:cstheme="minorHAnsi"/>
          <w:i/>
          <w:iCs/>
          <w:szCs w:val="24"/>
        </w:rPr>
        <w:t>p</w:t>
      </w:r>
      <w:r w:rsidRPr="00AE0AA3">
        <w:rPr>
          <w:rFonts w:eastAsia="Calibri" w:cstheme="minorHAnsi"/>
          <w:szCs w:val="24"/>
        </w:rPr>
        <w:t xml:space="preserve"> = 0.109 or climate change, t(498) = 1.334, </w:t>
      </w:r>
      <w:r w:rsidRPr="00AE0AA3">
        <w:rPr>
          <w:rFonts w:eastAsia="Calibri" w:cstheme="minorHAnsi"/>
          <w:i/>
          <w:iCs/>
          <w:szCs w:val="24"/>
        </w:rPr>
        <w:t>p</w:t>
      </w:r>
      <w:r w:rsidRPr="00AE0AA3">
        <w:rPr>
          <w:rFonts w:eastAsia="Calibri" w:cstheme="minorHAnsi"/>
          <w:szCs w:val="24"/>
        </w:rPr>
        <w:t xml:space="preserve"> = 0.183. Finally, there was no support for </w:t>
      </w:r>
      <w:r w:rsidRPr="00AE0AA3">
        <w:rPr>
          <w:rFonts w:eastAsia="Calibri" w:cstheme="minorHAnsi"/>
          <w:b/>
          <w:bCs/>
          <w:szCs w:val="24"/>
        </w:rPr>
        <w:t xml:space="preserve">H1c, </w:t>
      </w:r>
      <w:r w:rsidRPr="00AE0AA3">
        <w:rPr>
          <w:rFonts w:eastAsia="Calibri" w:cstheme="minorHAnsi"/>
          <w:szCs w:val="24"/>
        </w:rPr>
        <w:t xml:space="preserve">as a series of t-tests indicated that the low social consensus condition did not predict significantly decreased support at time 2 as compared to time 1 for 1) UHC, t(506) = -1.060, </w:t>
      </w:r>
      <w:r w:rsidRPr="00AE0AA3">
        <w:rPr>
          <w:rFonts w:eastAsia="Calibri" w:cstheme="minorHAnsi"/>
          <w:i/>
          <w:iCs/>
          <w:szCs w:val="24"/>
        </w:rPr>
        <w:t>p</w:t>
      </w:r>
      <w:r w:rsidRPr="00AE0AA3">
        <w:rPr>
          <w:rFonts w:eastAsia="Calibri" w:cstheme="minorHAnsi"/>
          <w:szCs w:val="24"/>
        </w:rPr>
        <w:t xml:space="preserve"> = 0.290; 2) capital punishment, t(505) = -1.470, </w:t>
      </w:r>
      <w:r w:rsidRPr="00AE0AA3">
        <w:rPr>
          <w:rFonts w:eastAsia="Calibri" w:cstheme="minorHAnsi"/>
          <w:i/>
          <w:iCs/>
          <w:szCs w:val="24"/>
        </w:rPr>
        <w:t>p</w:t>
      </w:r>
      <w:r w:rsidRPr="00AE0AA3">
        <w:rPr>
          <w:rFonts w:eastAsia="Calibri" w:cstheme="minorHAnsi"/>
          <w:szCs w:val="24"/>
        </w:rPr>
        <w:t xml:space="preserve"> = 0.1424; or 3) climate change, t(499) = -1.550, </w:t>
      </w:r>
      <w:r w:rsidRPr="00AE0AA3">
        <w:rPr>
          <w:rFonts w:eastAsia="Calibri" w:cstheme="minorHAnsi"/>
          <w:i/>
          <w:iCs/>
          <w:szCs w:val="24"/>
        </w:rPr>
        <w:t>p</w:t>
      </w:r>
      <w:r w:rsidRPr="00AE0AA3">
        <w:rPr>
          <w:rFonts w:eastAsia="Calibri" w:cstheme="minorHAnsi"/>
          <w:szCs w:val="24"/>
        </w:rPr>
        <w:t xml:space="preserve"> = 0.1219. Additionally, please see Table 1 below for more information regarding model coefficients (ß) as well as significance for the main effects of condition and time, as well as the interaction effect.</w:t>
      </w:r>
      <w:r w:rsidRPr="00AE0AA3">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AE0AA3" w14:paraId="013DD805" w14:textId="77777777" w:rsidTr="00630FB2">
        <w:trPr>
          <w:trHeight w:val="530"/>
        </w:trPr>
        <w:tc>
          <w:tcPr>
            <w:tcW w:w="3741" w:type="dxa"/>
            <w:gridSpan w:val="4"/>
            <w:vMerge w:val="restart"/>
          </w:tcPr>
          <w:p w14:paraId="03BA2354" w14:textId="77777777" w:rsidR="00B7274A" w:rsidRPr="00AE0AA3" w:rsidRDefault="00B7274A" w:rsidP="00630FB2">
            <w:pPr>
              <w:spacing w:after="100" w:afterAutospacing="1" w:line="480" w:lineRule="auto"/>
              <w:rPr>
                <w:rFonts w:eastAsia="Calibri" w:cstheme="minorHAnsi"/>
                <w:szCs w:val="24"/>
              </w:rPr>
            </w:pPr>
            <w:r w:rsidRPr="00AE0AA3">
              <w:rPr>
                <w:rFonts w:eastAsia="Calibri" w:cstheme="minorHAnsi"/>
                <w:szCs w:val="24"/>
              </w:rPr>
              <w:t>Table 1 - Data expressed as mean (SD)</w:t>
            </w:r>
          </w:p>
        </w:tc>
        <w:tc>
          <w:tcPr>
            <w:tcW w:w="3690" w:type="dxa"/>
            <w:gridSpan w:val="4"/>
          </w:tcPr>
          <w:p w14:paraId="16E9F4DB"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IV 2: Social Consensus Condition</w:t>
            </w:r>
          </w:p>
        </w:tc>
        <w:tc>
          <w:tcPr>
            <w:tcW w:w="3999" w:type="dxa"/>
            <w:gridSpan w:val="5"/>
          </w:tcPr>
          <w:p w14:paraId="286336E6"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Model Coefficients</w:t>
            </w:r>
          </w:p>
        </w:tc>
      </w:tr>
      <w:tr w:rsidR="00B7274A" w:rsidRPr="00AE0AA3" w14:paraId="6B6AF323" w14:textId="77777777" w:rsidTr="00630FB2">
        <w:trPr>
          <w:trHeight w:val="377"/>
        </w:trPr>
        <w:tc>
          <w:tcPr>
            <w:tcW w:w="3741" w:type="dxa"/>
            <w:gridSpan w:val="4"/>
            <w:vMerge/>
          </w:tcPr>
          <w:p w14:paraId="3C94EFB7" w14:textId="77777777" w:rsidR="00B7274A" w:rsidRPr="00AE0AA3"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High Consensus</w:t>
            </w:r>
          </w:p>
        </w:tc>
        <w:tc>
          <w:tcPr>
            <w:tcW w:w="1822" w:type="dxa"/>
            <w:gridSpan w:val="2"/>
          </w:tcPr>
          <w:p w14:paraId="46A71CC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Low Consensus</w:t>
            </w:r>
          </w:p>
        </w:tc>
        <w:tc>
          <w:tcPr>
            <w:tcW w:w="1320" w:type="dxa"/>
            <w:gridSpan w:val="2"/>
          </w:tcPr>
          <w:p w14:paraId="1407B43F"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Consensus</w:t>
            </w:r>
          </w:p>
        </w:tc>
        <w:tc>
          <w:tcPr>
            <w:tcW w:w="1380" w:type="dxa"/>
            <w:gridSpan w:val="2"/>
          </w:tcPr>
          <w:p w14:paraId="069A7FF9"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Time</w:t>
            </w:r>
          </w:p>
        </w:tc>
        <w:tc>
          <w:tcPr>
            <w:tcW w:w="1299" w:type="dxa"/>
          </w:tcPr>
          <w:p w14:paraId="702C37F0"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Interaction</w:t>
            </w:r>
          </w:p>
        </w:tc>
      </w:tr>
      <w:tr w:rsidR="00B7274A" w:rsidRPr="00AE0AA3" w14:paraId="31377D30" w14:textId="77777777" w:rsidTr="00630FB2">
        <w:trPr>
          <w:trHeight w:val="512"/>
        </w:trPr>
        <w:tc>
          <w:tcPr>
            <w:tcW w:w="1332" w:type="dxa"/>
            <w:vMerge w:val="restart"/>
          </w:tcPr>
          <w:p w14:paraId="00FE76C9" w14:textId="77777777" w:rsidR="00B7274A" w:rsidRPr="00AE0AA3" w:rsidRDefault="00B7274A" w:rsidP="00630FB2">
            <w:pPr>
              <w:spacing w:after="100" w:afterAutospacing="1" w:line="480" w:lineRule="auto"/>
              <w:jc w:val="center"/>
              <w:rPr>
                <w:rFonts w:eastAsia="Calibri" w:cstheme="minorHAnsi"/>
                <w:b/>
                <w:bCs/>
                <w:szCs w:val="24"/>
              </w:rPr>
            </w:pPr>
            <w:r w:rsidRPr="00AE0AA3">
              <w:rPr>
                <w:rFonts w:eastAsia="Calibri" w:cstheme="minorHAnsi"/>
                <w:b/>
                <w:bCs/>
                <w:szCs w:val="24"/>
              </w:rPr>
              <w:t>IV 1: Time</w:t>
            </w:r>
          </w:p>
        </w:tc>
        <w:tc>
          <w:tcPr>
            <w:tcW w:w="1676" w:type="dxa"/>
            <w:vMerge w:val="restart"/>
          </w:tcPr>
          <w:p w14:paraId="3D1FB43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UHC</w:t>
            </w:r>
          </w:p>
          <w:p w14:paraId="04528359" w14:textId="77777777" w:rsidR="00B7274A" w:rsidRPr="00AE0AA3" w:rsidRDefault="00B7274A" w:rsidP="00630FB2">
            <w:pPr>
              <w:jc w:val="center"/>
              <w:rPr>
                <w:rFonts w:eastAsia="Calibri" w:cstheme="minorHAnsi"/>
                <w:szCs w:val="24"/>
              </w:rPr>
            </w:pPr>
          </w:p>
        </w:tc>
        <w:tc>
          <w:tcPr>
            <w:tcW w:w="720" w:type="dxa"/>
          </w:tcPr>
          <w:p w14:paraId="6C859D95"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5CFB5C6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68.90 (25.24)</w:t>
            </w:r>
          </w:p>
        </w:tc>
        <w:tc>
          <w:tcPr>
            <w:tcW w:w="1822" w:type="dxa"/>
            <w:gridSpan w:val="2"/>
          </w:tcPr>
          <w:p w14:paraId="3215D92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67.43 (26.74)</w:t>
            </w:r>
          </w:p>
        </w:tc>
        <w:tc>
          <w:tcPr>
            <w:tcW w:w="1320" w:type="dxa"/>
            <w:gridSpan w:val="2"/>
            <w:vMerge w:val="restart"/>
          </w:tcPr>
          <w:p w14:paraId="0B397EC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-8.688,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37C21DB8"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-5.060, </w:t>
            </w:r>
            <w:r w:rsidRPr="00AE0AA3">
              <w:rPr>
                <w:rFonts w:eastAsia="Calibri" w:cstheme="minorHAnsi"/>
                <w:i/>
                <w:iCs/>
                <w:szCs w:val="24"/>
              </w:rPr>
              <w:t>p</w:t>
            </w:r>
            <w:r w:rsidRPr="00AE0AA3">
              <w:rPr>
                <w:rFonts w:eastAsia="Calibri" w:cstheme="minorHAnsi"/>
                <w:szCs w:val="24"/>
              </w:rPr>
              <w:t xml:space="preserve"> = 0.0218*</w:t>
            </w:r>
          </w:p>
        </w:tc>
        <w:tc>
          <w:tcPr>
            <w:tcW w:w="1312" w:type="dxa"/>
            <w:gridSpan w:val="2"/>
            <w:vMerge w:val="restart"/>
          </w:tcPr>
          <w:p w14:paraId="2CFAEBD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7.600, </w:t>
            </w:r>
            <w:r w:rsidRPr="00AE0AA3">
              <w:rPr>
                <w:rFonts w:eastAsia="Calibri" w:cstheme="minorHAnsi"/>
                <w:i/>
                <w:iCs/>
                <w:szCs w:val="24"/>
              </w:rPr>
              <w:t>p</w:t>
            </w:r>
            <w:r w:rsidRPr="00AE0AA3">
              <w:rPr>
                <w:rFonts w:eastAsia="Calibri" w:cstheme="minorHAnsi"/>
                <w:szCs w:val="24"/>
              </w:rPr>
              <w:t xml:space="preserve"> = 0.015*</w:t>
            </w:r>
          </w:p>
        </w:tc>
      </w:tr>
      <w:tr w:rsidR="00B7274A" w:rsidRPr="00AE0AA3" w14:paraId="7068A0CF" w14:textId="77777777" w:rsidTr="00630FB2">
        <w:trPr>
          <w:trHeight w:val="440"/>
        </w:trPr>
        <w:tc>
          <w:tcPr>
            <w:tcW w:w="1332" w:type="dxa"/>
            <w:vMerge/>
          </w:tcPr>
          <w:p w14:paraId="38CA769A"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2DBBAF4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72.96 (24.30)</w:t>
            </w:r>
          </w:p>
        </w:tc>
        <w:tc>
          <w:tcPr>
            <w:tcW w:w="1822" w:type="dxa"/>
            <w:gridSpan w:val="2"/>
          </w:tcPr>
          <w:p w14:paraId="143FE21B"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64.90 (27.18)</w:t>
            </w:r>
          </w:p>
        </w:tc>
        <w:tc>
          <w:tcPr>
            <w:tcW w:w="1320" w:type="dxa"/>
            <w:gridSpan w:val="2"/>
            <w:vMerge/>
          </w:tcPr>
          <w:p w14:paraId="71D1D8D5"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AE0AA3" w:rsidRDefault="00B7274A" w:rsidP="00630FB2">
            <w:pPr>
              <w:spacing w:after="100" w:afterAutospacing="1" w:line="480" w:lineRule="auto"/>
              <w:jc w:val="center"/>
              <w:rPr>
                <w:rFonts w:eastAsia="Calibri" w:cstheme="minorHAnsi"/>
                <w:szCs w:val="24"/>
              </w:rPr>
            </w:pPr>
          </w:p>
        </w:tc>
      </w:tr>
      <w:tr w:rsidR="00B7274A" w:rsidRPr="00AE0AA3" w14:paraId="66EFB7FD" w14:textId="77777777" w:rsidTr="00630FB2">
        <w:trPr>
          <w:trHeight w:val="395"/>
        </w:trPr>
        <w:tc>
          <w:tcPr>
            <w:tcW w:w="1332" w:type="dxa"/>
            <w:vMerge/>
          </w:tcPr>
          <w:p w14:paraId="78EE0614"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Capital Punishment</w:t>
            </w:r>
          </w:p>
        </w:tc>
        <w:tc>
          <w:tcPr>
            <w:tcW w:w="720" w:type="dxa"/>
          </w:tcPr>
          <w:p w14:paraId="764FEF6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739FC39D"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40.94 (30.14)</w:t>
            </w:r>
          </w:p>
        </w:tc>
        <w:tc>
          <w:tcPr>
            <w:tcW w:w="1822" w:type="dxa"/>
            <w:gridSpan w:val="2"/>
          </w:tcPr>
          <w:p w14:paraId="53205AA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40.60 (28.91)</w:t>
            </w:r>
          </w:p>
        </w:tc>
        <w:tc>
          <w:tcPr>
            <w:tcW w:w="1320" w:type="dxa"/>
            <w:gridSpan w:val="2"/>
            <w:vMerge w:val="restart"/>
          </w:tcPr>
          <w:p w14:paraId="1B42221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-9.151,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532398E3"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-4.466, </w:t>
            </w:r>
            <w:r w:rsidRPr="00AE0AA3">
              <w:rPr>
                <w:rFonts w:eastAsia="Calibri" w:cstheme="minorHAnsi"/>
                <w:i/>
                <w:iCs/>
                <w:szCs w:val="24"/>
              </w:rPr>
              <w:t>p</w:t>
            </w:r>
            <w:r w:rsidRPr="00AE0AA3">
              <w:rPr>
                <w:rFonts w:eastAsia="Calibri" w:cstheme="minorHAnsi"/>
                <w:szCs w:val="24"/>
              </w:rPr>
              <w:t xml:space="preserve"> = 0.086</w:t>
            </w:r>
          </w:p>
        </w:tc>
        <w:tc>
          <w:tcPr>
            <w:tcW w:w="1312" w:type="dxa"/>
            <w:gridSpan w:val="2"/>
            <w:vMerge w:val="restart"/>
          </w:tcPr>
          <w:p w14:paraId="17AD1AF4"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8.238, </w:t>
            </w:r>
            <w:r w:rsidRPr="00AE0AA3">
              <w:rPr>
                <w:rFonts w:eastAsia="Calibri" w:cstheme="minorHAnsi"/>
                <w:i/>
                <w:iCs/>
                <w:szCs w:val="24"/>
              </w:rPr>
              <w:t>p</w:t>
            </w:r>
            <w:r w:rsidRPr="00AE0AA3">
              <w:rPr>
                <w:rFonts w:eastAsia="Calibri" w:cstheme="minorHAnsi"/>
                <w:szCs w:val="24"/>
              </w:rPr>
              <w:t xml:space="preserve"> = 0.025*</w:t>
            </w:r>
          </w:p>
        </w:tc>
      </w:tr>
      <w:tr w:rsidR="00B7274A" w:rsidRPr="00AE0AA3" w14:paraId="5D8D0935" w14:textId="77777777" w:rsidTr="00630FB2">
        <w:trPr>
          <w:trHeight w:val="305"/>
        </w:trPr>
        <w:tc>
          <w:tcPr>
            <w:tcW w:w="1332" w:type="dxa"/>
            <w:vMerge/>
          </w:tcPr>
          <w:p w14:paraId="15724B57"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64C3176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45.40 (32.12)</w:t>
            </w:r>
          </w:p>
        </w:tc>
        <w:tc>
          <w:tcPr>
            <w:tcW w:w="1822" w:type="dxa"/>
            <w:gridSpan w:val="2"/>
          </w:tcPr>
          <w:p w14:paraId="2B661F7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36.84 (28.72)</w:t>
            </w:r>
          </w:p>
        </w:tc>
        <w:tc>
          <w:tcPr>
            <w:tcW w:w="1320" w:type="dxa"/>
            <w:gridSpan w:val="2"/>
            <w:vMerge/>
          </w:tcPr>
          <w:p w14:paraId="07D0F50A"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AE0AA3" w:rsidRDefault="00B7274A" w:rsidP="00630FB2">
            <w:pPr>
              <w:spacing w:after="100" w:afterAutospacing="1" w:line="480" w:lineRule="auto"/>
              <w:jc w:val="center"/>
              <w:rPr>
                <w:rFonts w:eastAsia="Calibri" w:cstheme="minorHAnsi"/>
                <w:szCs w:val="24"/>
              </w:rPr>
            </w:pPr>
          </w:p>
        </w:tc>
      </w:tr>
      <w:tr w:rsidR="00B7274A" w:rsidRPr="00AE0AA3" w14:paraId="278B2484" w14:textId="77777777" w:rsidTr="00630FB2">
        <w:trPr>
          <w:trHeight w:val="70"/>
        </w:trPr>
        <w:tc>
          <w:tcPr>
            <w:tcW w:w="1332" w:type="dxa"/>
            <w:vMerge/>
          </w:tcPr>
          <w:p w14:paraId="06A7284C"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Climate Change</w:t>
            </w:r>
          </w:p>
        </w:tc>
        <w:tc>
          <w:tcPr>
            <w:tcW w:w="720" w:type="dxa"/>
          </w:tcPr>
          <w:p w14:paraId="02A18268"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Pre</w:t>
            </w:r>
          </w:p>
        </w:tc>
        <w:tc>
          <w:tcPr>
            <w:tcW w:w="1868" w:type="dxa"/>
            <w:gridSpan w:val="2"/>
          </w:tcPr>
          <w:p w14:paraId="09147D91"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76.01 (22.82)</w:t>
            </w:r>
          </w:p>
        </w:tc>
        <w:tc>
          <w:tcPr>
            <w:tcW w:w="1822" w:type="dxa"/>
            <w:gridSpan w:val="2"/>
          </w:tcPr>
          <w:p w14:paraId="7221D67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77.81 (20.28)</w:t>
            </w:r>
          </w:p>
        </w:tc>
        <w:tc>
          <w:tcPr>
            <w:tcW w:w="1320" w:type="dxa"/>
            <w:gridSpan w:val="2"/>
            <w:vMerge w:val="restart"/>
          </w:tcPr>
          <w:p w14:paraId="172DFD00"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-4.069, </w:t>
            </w:r>
            <w:r w:rsidRPr="00AE0AA3">
              <w:rPr>
                <w:rFonts w:eastAsia="Calibri" w:cstheme="minorHAnsi"/>
                <w:i/>
                <w:iCs/>
                <w:szCs w:val="24"/>
              </w:rPr>
              <w:t>p</w:t>
            </w:r>
            <w:r w:rsidRPr="00AE0AA3">
              <w:rPr>
                <w:rFonts w:eastAsia="Calibri" w:cstheme="minorHAnsi"/>
                <w:szCs w:val="24"/>
              </w:rPr>
              <w:t xml:space="preserve"> &lt; 0.01*</w:t>
            </w:r>
          </w:p>
        </w:tc>
        <w:tc>
          <w:tcPr>
            <w:tcW w:w="1380" w:type="dxa"/>
            <w:gridSpan w:val="2"/>
            <w:vMerge w:val="restart"/>
          </w:tcPr>
          <w:p w14:paraId="5A4FA8EA"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-2.637, </w:t>
            </w:r>
            <w:r w:rsidRPr="00AE0AA3">
              <w:rPr>
                <w:rFonts w:eastAsia="Calibri" w:cstheme="minorHAnsi"/>
                <w:i/>
                <w:iCs/>
                <w:szCs w:val="24"/>
              </w:rPr>
              <w:t>p</w:t>
            </w:r>
            <w:r w:rsidRPr="00AE0AA3">
              <w:rPr>
                <w:rFonts w:eastAsia="Calibri" w:cstheme="minorHAnsi"/>
                <w:szCs w:val="24"/>
              </w:rPr>
              <w:t xml:space="preserve"> = 0.136</w:t>
            </w:r>
          </w:p>
        </w:tc>
        <w:tc>
          <w:tcPr>
            <w:tcW w:w="1312" w:type="dxa"/>
            <w:gridSpan w:val="2"/>
            <w:vMerge w:val="restart"/>
          </w:tcPr>
          <w:p w14:paraId="3D0FF08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 xml:space="preserve">ß = 5.614, </w:t>
            </w:r>
            <w:r w:rsidRPr="00AE0AA3">
              <w:rPr>
                <w:rFonts w:eastAsia="Calibri" w:cstheme="minorHAnsi"/>
                <w:i/>
                <w:iCs/>
                <w:szCs w:val="24"/>
              </w:rPr>
              <w:t xml:space="preserve">p </w:t>
            </w:r>
            <w:r w:rsidRPr="00AE0AA3">
              <w:rPr>
                <w:rFonts w:eastAsia="Calibri" w:cstheme="minorHAnsi"/>
                <w:szCs w:val="24"/>
              </w:rPr>
              <w:t>= 0.025*</w:t>
            </w:r>
          </w:p>
        </w:tc>
      </w:tr>
      <w:tr w:rsidR="00B7274A" w:rsidRPr="00AE0AA3" w14:paraId="22EABA0F" w14:textId="77777777" w:rsidTr="00630FB2">
        <w:trPr>
          <w:trHeight w:val="70"/>
        </w:trPr>
        <w:tc>
          <w:tcPr>
            <w:tcW w:w="1332" w:type="dxa"/>
            <w:vMerge/>
          </w:tcPr>
          <w:p w14:paraId="20049BA5" w14:textId="77777777" w:rsidR="00B7274A" w:rsidRPr="00AE0AA3"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AE0AA3"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Post</w:t>
            </w:r>
          </w:p>
        </w:tc>
        <w:tc>
          <w:tcPr>
            <w:tcW w:w="1868" w:type="dxa"/>
            <w:gridSpan w:val="2"/>
          </w:tcPr>
          <w:p w14:paraId="7F9309CC"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78.65 (21.45)</w:t>
            </w:r>
          </w:p>
        </w:tc>
        <w:tc>
          <w:tcPr>
            <w:tcW w:w="1822" w:type="dxa"/>
            <w:gridSpan w:val="2"/>
          </w:tcPr>
          <w:p w14:paraId="46EBCAA6" w14:textId="77777777" w:rsidR="00B7274A" w:rsidRPr="00AE0AA3" w:rsidRDefault="00B7274A" w:rsidP="00630FB2">
            <w:pPr>
              <w:spacing w:after="100" w:afterAutospacing="1" w:line="480" w:lineRule="auto"/>
              <w:jc w:val="center"/>
              <w:rPr>
                <w:rFonts w:eastAsia="Calibri" w:cstheme="minorHAnsi"/>
                <w:szCs w:val="24"/>
              </w:rPr>
            </w:pPr>
            <w:r w:rsidRPr="00AE0AA3">
              <w:rPr>
                <w:rFonts w:eastAsia="Calibri" w:cstheme="minorHAnsi"/>
                <w:szCs w:val="24"/>
              </w:rPr>
              <w:t>74.83 (22.93)</w:t>
            </w:r>
          </w:p>
        </w:tc>
        <w:tc>
          <w:tcPr>
            <w:tcW w:w="1320" w:type="dxa"/>
            <w:gridSpan w:val="2"/>
            <w:vMerge/>
          </w:tcPr>
          <w:p w14:paraId="5ECA1FBD" w14:textId="77777777" w:rsidR="00B7274A" w:rsidRPr="00AE0AA3"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AE0AA3"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AE0AA3" w:rsidRDefault="00B7274A" w:rsidP="00630FB2">
            <w:pPr>
              <w:spacing w:after="100" w:afterAutospacing="1" w:line="480" w:lineRule="auto"/>
              <w:jc w:val="center"/>
              <w:rPr>
                <w:rFonts w:eastAsia="Calibri" w:cstheme="minorHAnsi"/>
                <w:szCs w:val="24"/>
              </w:rPr>
            </w:pPr>
          </w:p>
        </w:tc>
      </w:tr>
    </w:tbl>
    <w:p w14:paraId="21F08D9E" w14:textId="77777777" w:rsidR="00B7274A" w:rsidRPr="00AE0AA3" w:rsidRDefault="00B7274A" w:rsidP="00B7274A">
      <w:pPr>
        <w:rPr>
          <w:rFonts w:eastAsia="Calibri" w:cstheme="minorHAnsi"/>
          <w:szCs w:val="24"/>
        </w:rPr>
      </w:pPr>
    </w:p>
    <w:p w14:paraId="2475BAC5" w14:textId="77777777" w:rsidR="00B7274A" w:rsidRPr="00AE0AA3" w:rsidRDefault="00B7274A" w:rsidP="00B7274A">
      <w:pPr>
        <w:spacing w:after="100" w:afterAutospacing="1" w:line="480" w:lineRule="auto"/>
        <w:ind w:firstLine="720"/>
        <w:rPr>
          <w:rFonts w:eastAsia="Calibri" w:cstheme="minorHAnsi"/>
          <w:szCs w:val="24"/>
        </w:rPr>
      </w:pPr>
      <w:r w:rsidRPr="00AE0AA3">
        <w:rPr>
          <w:rFonts w:cstheme="minorHAnsi"/>
          <w:noProof/>
          <w:szCs w:val="24"/>
        </w:rPr>
        <w:lastRenderedPageBreak/>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AA3">
        <w:rPr>
          <w:rFonts w:eastAsia="Calibri" w:cstheme="minorHAnsi"/>
          <w:szCs w:val="24"/>
        </w:rPr>
        <w:br w:type="page"/>
      </w:r>
    </w:p>
    <w:p w14:paraId="682DC5FD"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19" w:name="_Toc195620939"/>
      <w:r w:rsidRPr="00AE0AA3">
        <w:rPr>
          <w:rFonts w:eastAsia="Times New Roman" w:cstheme="minorHAnsi"/>
          <w:b/>
          <w:i/>
          <w:color w:val="000000"/>
          <w:sz w:val="28"/>
          <w:szCs w:val="28"/>
        </w:rPr>
        <w:lastRenderedPageBreak/>
        <w:t>Discussion</w:t>
      </w:r>
      <w:bookmarkEnd w:id="19"/>
    </w:p>
    <w:p w14:paraId="3F116190" w14:textId="03B831E5" w:rsidR="00B7274A" w:rsidRPr="00AE0AA3" w:rsidRDefault="00B7274A" w:rsidP="00B7274A">
      <w:pPr>
        <w:spacing w:after="100" w:afterAutospacing="1" w:line="480" w:lineRule="auto"/>
        <w:rPr>
          <w:rFonts w:eastAsia="Calibri" w:cstheme="minorHAnsi"/>
          <w:szCs w:val="24"/>
        </w:rPr>
      </w:pPr>
      <w:r w:rsidRPr="00AE0AA3">
        <w:rPr>
          <w:rFonts w:eastAsia="Calibri" w:cstheme="minorHAnsi"/>
          <w:szCs w:val="24"/>
        </w:rPr>
        <w:tab/>
        <w:t xml:space="preserve">The results for Study 1 are mixed. The manipulation of social consensus (whether in support or opposition of a position) resulted in a small but statistically significant increase in alignment with that consensus for the topic of UHC, but not for the topics of capital punishment or climate change. While there were not consistent significant differences across all topics </w:t>
      </w:r>
      <w:proofErr w:type="gramStart"/>
      <w:r w:rsidRPr="00AE0AA3">
        <w:rPr>
          <w:rFonts w:eastAsia="Calibri" w:cstheme="minorHAnsi"/>
          <w:szCs w:val="24"/>
        </w:rPr>
        <w:t>as per</w:t>
      </w:r>
      <w:proofErr w:type="gramEnd"/>
      <w:r w:rsidRPr="00AE0AA3">
        <w:rPr>
          <w:rFonts w:eastAsia="Calibri" w:cstheme="minorHAnsi"/>
          <w:szCs w:val="24"/>
        </w:rPr>
        <w:t xml:space="preserve"> hypothesized by </w:t>
      </w:r>
      <w:r w:rsidRPr="00AE0AA3">
        <w:rPr>
          <w:rFonts w:eastAsia="Calibri" w:cstheme="minorHAnsi"/>
          <w:b/>
          <w:bCs/>
          <w:szCs w:val="24"/>
        </w:rPr>
        <w:t>H1b</w:t>
      </w:r>
      <w:r w:rsidRPr="00AE0AA3">
        <w:rPr>
          <w:rFonts w:eastAsia="Calibri" w:cstheme="minorHAnsi"/>
          <w:szCs w:val="24"/>
        </w:rPr>
        <w:t xml:space="preserve"> and </w:t>
      </w:r>
      <w:r w:rsidRPr="00AE0AA3">
        <w:rPr>
          <w:rFonts w:eastAsia="Calibri" w:cstheme="minorHAnsi"/>
          <w:b/>
          <w:bCs/>
          <w:szCs w:val="24"/>
        </w:rPr>
        <w:t>H1c</w:t>
      </w:r>
      <w:r w:rsidRPr="00AE0AA3">
        <w:rPr>
          <w:rFonts w:eastAsia="Calibri" w:cstheme="minorHAnsi"/>
          <w:szCs w:val="24"/>
        </w:rPr>
        <w:t xml:space="preserve">, the significant interaction (as well as main effects) in </w:t>
      </w:r>
      <w:r w:rsidR="0027303A" w:rsidRPr="00AE0AA3">
        <w:rPr>
          <w:rFonts w:eastAsia="Calibri" w:cstheme="minorHAnsi"/>
          <w:szCs w:val="24"/>
        </w:rPr>
        <w:t>the</w:t>
      </w:r>
      <w:r w:rsidR="001F2779" w:rsidRPr="00AE0AA3">
        <w:rPr>
          <w:rFonts w:eastAsia="Calibri" w:cstheme="minorHAnsi"/>
          <w:szCs w:val="24"/>
        </w:rPr>
        <w:t xml:space="preserve"> </w:t>
      </w:r>
      <w:r w:rsidRPr="00AE0AA3">
        <w:rPr>
          <w:rFonts w:eastAsia="Calibri" w:cstheme="minorHAnsi"/>
          <w:szCs w:val="24"/>
        </w:rPr>
        <w:t>ANOVA models indicate that further research on the effects of social consensus is likely to be promising.</w:t>
      </w:r>
    </w:p>
    <w:p w14:paraId="18D8A54F" w14:textId="65486A4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Methodologically speaking, one major area of concern that was not addressed in this study was alternative methods for manipulation of support for a given topic. While manipulation of social consensus was somewhat effective, there are real concerns about the ethics of presenting a ‘false consensus’ in the process of informing and shaping public opinion. One promising avenue that lacks those ethical issues is the manipulation of moral conviction. The primary reason for manipulating moral conviction as a way to affect change in polarized beliefs is because, in practice, many polarizing topics are felt with ‘moral conviction’ (i.e., abortion, conflict in the middle east, etc.). Thus, while using moral conviction is not necessarily </w:t>
      </w:r>
      <w:r w:rsidRPr="00AE0AA3">
        <w:rPr>
          <w:rFonts w:eastAsia="Calibri" w:cstheme="minorHAnsi"/>
          <w:i/>
          <w:iCs/>
          <w:szCs w:val="24"/>
        </w:rPr>
        <w:t>a-priori</w:t>
      </w:r>
      <w:r w:rsidRPr="00AE0AA3">
        <w:rPr>
          <w:rFonts w:eastAsia="Calibri" w:cstheme="minorHAnsi"/>
          <w:szCs w:val="24"/>
        </w:rPr>
        <w:t xml:space="preserve"> more meaningful than manipulating social consensus, there are plausibly topics where social consensus does not exist (and thus, the effects of social consensus cannot be leveraged), </w:t>
      </w:r>
      <w:proofErr w:type="gramStart"/>
      <w:r w:rsidRPr="00AE0AA3">
        <w:rPr>
          <w:rFonts w:eastAsia="Calibri" w:cstheme="minorHAnsi"/>
          <w:szCs w:val="24"/>
        </w:rPr>
        <w:t>where  moral</w:t>
      </w:r>
      <w:proofErr w:type="gramEnd"/>
      <w:r w:rsidRPr="00AE0AA3">
        <w:rPr>
          <w:rFonts w:eastAsia="Calibri" w:cstheme="minorHAnsi"/>
          <w:szCs w:val="24"/>
        </w:rPr>
        <w:t xml:space="preserve"> conviction does.</w:t>
      </w:r>
    </w:p>
    <w:p w14:paraId="4A4A92ED" w14:textId="13A628BA"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AE0AA3">
        <w:rPr>
          <w:rFonts w:eastAsia="Calibri" w:cstheme="minorHAnsi"/>
          <w:szCs w:val="24"/>
        </w:rPr>
        <w:lastRenderedPageBreak/>
        <w:t>plausible reason to believe ethical concerns would affect the issue (Universal Health Care). However, I have not looked at how manipulations that can lead to perspective change could be different in the context of a ‘non-polarized’ topic. Therefore, I planned to incorporate an intentionally ‘non-polarized’ topic for our next study. With these issues in mind (manipulating moral conviction, choosing a non-polarized topic), Study 2 was initiated.</w:t>
      </w:r>
    </w:p>
    <w:p w14:paraId="29F37606" w14:textId="77777777" w:rsidR="00B7274A" w:rsidRPr="00AE0AA3" w:rsidRDefault="00B7274A" w:rsidP="00B7274A">
      <w:pPr>
        <w:rPr>
          <w:rFonts w:eastAsia="Calibri" w:cstheme="minorHAnsi"/>
          <w:szCs w:val="24"/>
        </w:rPr>
      </w:pPr>
      <w:r w:rsidRPr="00AE0AA3">
        <w:rPr>
          <w:rFonts w:eastAsia="Calibri" w:cstheme="minorHAnsi"/>
          <w:szCs w:val="24"/>
        </w:rPr>
        <w:br w:type="page"/>
      </w:r>
    </w:p>
    <w:p w14:paraId="7C039B8B" w14:textId="77777777" w:rsidR="00B7274A" w:rsidRPr="00AE0AA3" w:rsidRDefault="00B7274A" w:rsidP="00B7274A">
      <w:pPr>
        <w:pStyle w:val="Heading1"/>
        <w:rPr>
          <w:rFonts w:asciiTheme="minorHAnsi" w:eastAsia="Calibri" w:hAnsiTheme="minorHAnsi" w:cstheme="minorHAnsi"/>
          <w:sz w:val="32"/>
        </w:rPr>
      </w:pPr>
      <w:bookmarkStart w:id="20" w:name="_Toc195620940"/>
      <w:r w:rsidRPr="00AE0AA3">
        <w:rPr>
          <w:rFonts w:asciiTheme="minorHAnsi" w:eastAsia="Calibri" w:hAnsiTheme="minorHAnsi" w:cstheme="minorHAnsi"/>
          <w:sz w:val="32"/>
        </w:rPr>
        <w:lastRenderedPageBreak/>
        <w:t>Study 2</w:t>
      </w:r>
      <w:bookmarkEnd w:id="20"/>
    </w:p>
    <w:p w14:paraId="31731BC2"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620941"/>
      <w:r w:rsidRPr="00AE0AA3">
        <w:rPr>
          <w:rFonts w:eastAsia="Times New Roman" w:cstheme="minorHAnsi"/>
          <w:b/>
          <w:bCs/>
          <w:kern w:val="0"/>
          <w:sz w:val="28"/>
          <w:szCs w:val="28"/>
          <w14:ligatures w14:val="none"/>
        </w:rPr>
        <w:t>Introduction</w:t>
      </w:r>
      <w:bookmarkEnd w:id="21"/>
    </w:p>
    <w:p w14:paraId="27FCA97C" w14:textId="31BAAC79" w:rsidR="00B7274A" w:rsidRPr="00AE0AA3" w:rsidRDefault="00B7274A" w:rsidP="00B7274A">
      <w:pPr>
        <w:spacing w:line="480" w:lineRule="auto"/>
        <w:ind w:firstLine="720"/>
        <w:rPr>
          <w:rFonts w:cstheme="minorHAnsi"/>
          <w:szCs w:val="24"/>
        </w:rPr>
      </w:pPr>
      <w:r w:rsidRPr="00AE0AA3">
        <w:rPr>
          <w:rFonts w:cstheme="minorHAnsi"/>
          <w:szCs w:val="24"/>
        </w:rPr>
        <w:t xml:space="preserve">The purpose of Study 2 was to directly test how manipulating moral conviction affects support for polarized beliefs. One goal was to determine if the moral conviction manipulation, adapted from </w:t>
      </w:r>
      <w:proofErr w:type="spellStart"/>
      <w:r w:rsidRPr="00AE0AA3">
        <w:rPr>
          <w:rFonts w:cstheme="minorHAnsi"/>
          <w:szCs w:val="24"/>
        </w:rPr>
        <w:t>Kodapanakkal</w:t>
      </w:r>
      <w:proofErr w:type="spellEnd"/>
      <w:r w:rsidRPr="00AE0AA3">
        <w:rPr>
          <w:rFonts w:cstheme="minorHAnsi"/>
          <w:szCs w:val="24"/>
        </w:rPr>
        <w:t xml:space="preserve"> (2021) and Clifford (2019) would be successful for a series of topics chosen explicitly for their perception of polarization in America (UHC, climate change, capital punishment), as well as an explicitly non-polarized topic (exercise), which diverges significantly from the original topics used by </w:t>
      </w:r>
      <w:proofErr w:type="spellStart"/>
      <w:r w:rsidRPr="00AE0AA3">
        <w:rPr>
          <w:rFonts w:cstheme="minorHAnsi"/>
          <w:szCs w:val="24"/>
        </w:rPr>
        <w:t>Kodapanakkal</w:t>
      </w:r>
      <w:proofErr w:type="spellEnd"/>
      <w:r w:rsidRPr="00AE0AA3">
        <w:rPr>
          <w:rFonts w:cstheme="minorHAnsi"/>
          <w:szCs w:val="24"/>
        </w:rPr>
        <w:t xml:space="preserve"> (crime-surveillance technologies and hiring algorithms) and Clifford (genetically modified food, factory farming). </w:t>
      </w:r>
      <w:r w:rsidRPr="00AE0AA3">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(Wright et al., 2008;</w:t>
      </w:r>
      <w:r w:rsidRPr="00AE0AA3">
        <w:t xml:space="preserve"> </w:t>
      </w:r>
      <w:r w:rsidRPr="00AE0AA3">
        <w:rPr>
          <w:rFonts w:eastAsia="Calibri" w:cstheme="minorHAnsi"/>
          <w:kern w:val="0"/>
          <w:szCs w:val="24"/>
          <w14:ligatures w14:val="none"/>
        </w:rPr>
        <w:t xml:space="preserve">Stein, 2017; Bump, 2015). </w:t>
      </w:r>
      <w:r w:rsidRPr="00AE0AA3">
        <w:rPr>
          <w:rFonts w:cstheme="minorHAnsi"/>
          <w:szCs w:val="24"/>
        </w:rPr>
        <w:t xml:space="preserve">Additionally, </w:t>
      </w:r>
      <w:r w:rsidR="00DE7C70" w:rsidRPr="00AE0AA3">
        <w:rPr>
          <w:rFonts w:cstheme="minorHAnsi"/>
          <w:szCs w:val="24"/>
        </w:rPr>
        <w:t>I</w:t>
      </w:r>
      <w:r w:rsidRPr="00AE0AA3">
        <w:rPr>
          <w:rFonts w:cstheme="minorHAnsi"/>
          <w:szCs w:val="24"/>
        </w:rPr>
        <w:t xml:space="preserve"> wanted to determine which of the four different moral conviction manipulations would have the greatest effect on changing perceptions of moral conviction. Finally, </w:t>
      </w:r>
      <w:r w:rsidR="00DE7C70" w:rsidRPr="00AE0AA3">
        <w:rPr>
          <w:rFonts w:cstheme="minorHAnsi"/>
          <w:szCs w:val="24"/>
        </w:rPr>
        <w:t>I</w:t>
      </w:r>
      <w:r w:rsidRPr="00AE0AA3">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AE0AA3"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2" w:name="_Toc195620942"/>
      <w:r w:rsidRPr="00AE0AA3">
        <w:rPr>
          <w:rFonts w:eastAsia="Times New Roman" w:cstheme="minorHAnsi"/>
          <w:b/>
          <w:bCs/>
          <w:kern w:val="0"/>
          <w:sz w:val="28"/>
          <w:szCs w:val="28"/>
          <w14:ligatures w14:val="none"/>
        </w:rPr>
        <w:t>Method</w:t>
      </w:r>
      <w:bookmarkEnd w:id="22"/>
    </w:p>
    <w:p w14:paraId="2F449BED" w14:textId="77777777" w:rsidR="00B7274A" w:rsidRPr="00AE0AA3" w:rsidRDefault="00B7274A" w:rsidP="00B7274A">
      <w:pPr>
        <w:pStyle w:val="NoSpacing"/>
        <w:spacing w:line="480" w:lineRule="auto"/>
        <w:ind w:firstLine="720"/>
        <w:rPr>
          <w:rFonts w:cstheme="minorHAnsi"/>
          <w:sz w:val="24"/>
          <w:szCs w:val="24"/>
        </w:rPr>
      </w:pPr>
      <w:r w:rsidRPr="00AE0AA3">
        <w:rPr>
          <w:rFonts w:cstheme="minorHAnsi"/>
          <w:sz w:val="24"/>
          <w:szCs w:val="24"/>
        </w:rPr>
        <w:t xml:space="preserve">Study 2 analyzed the effects of the moral conviction manipulation on polarized and non-polarized beliefs using a between-subjects design. Participants were randomly assigned to </w:t>
      </w:r>
      <w:r w:rsidRPr="00AE0AA3">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Details about each condition are described in the ‘Materials and Procedure’ section below. The primary outcome, support for a given topic, was measured after presentation of the moral conviction manipulation. </w:t>
      </w:r>
      <w:r w:rsidRPr="00AE0AA3">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AE0AA3" w:rsidRDefault="00B7274A" w:rsidP="00B7274A">
      <w:pPr>
        <w:pStyle w:val="NoSpacing"/>
        <w:spacing w:line="480" w:lineRule="auto"/>
        <w:rPr>
          <w:rFonts w:cstheme="minorHAnsi"/>
          <w:sz w:val="24"/>
          <w:szCs w:val="24"/>
        </w:rPr>
      </w:pPr>
    </w:p>
    <w:p w14:paraId="0EE0A743"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620943"/>
      <w:r w:rsidRPr="00AE0AA3">
        <w:rPr>
          <w:rFonts w:eastAsia="Times New Roman" w:cstheme="minorHAnsi"/>
          <w:b/>
          <w:i/>
          <w:color w:val="000000"/>
          <w:sz w:val="28"/>
          <w:szCs w:val="28"/>
        </w:rPr>
        <w:t>Participants</w:t>
      </w:r>
      <w:bookmarkEnd w:id="23"/>
    </w:p>
    <w:p w14:paraId="5B7D7E65" w14:textId="4B2D123C"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Since the original purpose of this study was primarily an exploratory pilot in nature, </w:t>
      </w:r>
      <w:r w:rsidR="00B004D7" w:rsidRPr="00AE0AA3">
        <w:rPr>
          <w:rFonts w:eastAsia="Calibri" w:cstheme="minorHAnsi"/>
          <w:szCs w:val="24"/>
        </w:rPr>
        <w:t>I</w:t>
      </w:r>
      <w:r w:rsidRPr="00AE0AA3">
        <w:rPr>
          <w:rFonts w:eastAsia="Calibri" w:cstheme="minorHAnsi"/>
          <w:szCs w:val="24"/>
        </w:rPr>
        <w:t xml:space="preserve"> did not collect any demographic information.</w:t>
      </w:r>
    </w:p>
    <w:p w14:paraId="7866C659"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620944"/>
      <w:r w:rsidRPr="00AE0AA3">
        <w:rPr>
          <w:rFonts w:eastAsia="Times New Roman" w:cstheme="minorHAnsi"/>
          <w:b/>
          <w:i/>
          <w:color w:val="000000"/>
          <w:sz w:val="28"/>
          <w:szCs w:val="28"/>
        </w:rPr>
        <w:t>Materials and Procedure</w:t>
      </w:r>
      <w:bookmarkEnd w:id="24"/>
    </w:p>
    <w:p w14:paraId="19D4467C" w14:textId="384BFB5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For each of the four issues (UHC, climate change, capital punishment, and exercise), participants in the experimental conditions were asked to read a short essay and then respond to a series of survey questions; Participants in the control condition were not asked to read any essay and instead were directly provided with the survey questions. To manipulate the </w:t>
      </w:r>
      <w:r w:rsidRPr="00AE0AA3">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 (ranges were – UHC: 153-199; capital punishment: 162-201; exercising: 147-202; and climate change: 136-189).</w:t>
      </w:r>
    </w:p>
    <w:p w14:paraId="56782278"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620945"/>
      <w:r w:rsidRPr="00AE0AA3">
        <w:rPr>
          <w:rFonts w:eastAsia="Times New Roman" w:cstheme="minorHAnsi"/>
          <w:b/>
          <w:i/>
          <w:color w:val="000000"/>
          <w:sz w:val="28"/>
          <w:szCs w:val="28"/>
        </w:rPr>
        <w:t>Measures</w:t>
      </w:r>
      <w:bookmarkEnd w:id="25"/>
    </w:p>
    <w:p w14:paraId="59CF2970" w14:textId="7777777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Primary outcome.</w:t>
      </w:r>
      <w:r w:rsidRPr="00AE0AA3">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AE0AA3">
        <w:rPr>
          <w:rFonts w:eastAsia="Calibri" w:cstheme="minorHAnsi"/>
          <w:kern w:val="0"/>
          <w:szCs w:val="24"/>
          <w14:ligatures w14:val="none"/>
        </w:rPr>
        <w:tab/>
        <w:t xml:space="preserve"> personal </w:t>
      </w:r>
      <w:r w:rsidRPr="00AE0AA3">
        <w:rPr>
          <w:rFonts w:eastAsia="Calibri" w:cstheme="minorHAnsi"/>
          <w:kern w:val="0"/>
          <w:szCs w:val="24"/>
          <w14:ligatures w14:val="none"/>
        </w:rPr>
        <w:lastRenderedPageBreak/>
        <w:t xml:space="preserve">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w:t>
      </w:r>
      <w:proofErr w:type="gramStart"/>
      <w:r w:rsidRPr="00AE0AA3">
        <w:rPr>
          <w:rFonts w:eastAsia="Calibri" w:cstheme="minorHAnsi"/>
          <w:kern w:val="0"/>
          <w:szCs w:val="24"/>
          <w14:ligatures w14:val="none"/>
        </w:rPr>
        <w:t>is a reflection of</w:t>
      </w:r>
      <w:proofErr w:type="gramEnd"/>
      <w:r w:rsidRPr="00AE0AA3">
        <w:rPr>
          <w:rFonts w:eastAsia="Calibri" w:cstheme="minorHAnsi"/>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(c</w:t>
      </w:r>
      <w:r w:rsidRPr="00AE0AA3">
        <w:rPr>
          <w:rFonts w:eastAsia="Calibri" w:cstheme="minorHAnsi"/>
          <w:i/>
          <w:iCs/>
          <w:kern w:val="0"/>
          <w:szCs w:val="24"/>
          <w14:ligatures w14:val="none"/>
        </w:rPr>
        <w:t>limate change</w:t>
      </w:r>
      <w:r w:rsidRPr="00AE0AA3">
        <w:rPr>
          <w:rFonts w:eastAsia="Calibri" w:cstheme="minorHAnsi"/>
          <w:kern w:val="0"/>
          <w:szCs w:val="24"/>
          <w14:ligatures w14:val="none"/>
        </w:rPr>
        <w:t>); 2) “The US government needs to implement Universal Health Care because basic population needs are not being met.” (</w:t>
      </w:r>
      <w:r w:rsidRPr="00AE0AA3">
        <w:rPr>
          <w:rFonts w:eastAsia="Calibri" w:cstheme="minorHAnsi"/>
          <w:i/>
          <w:iCs/>
          <w:kern w:val="0"/>
          <w:szCs w:val="24"/>
          <w14:ligatures w14:val="none"/>
        </w:rPr>
        <w:t>UHC</w:t>
      </w:r>
      <w:r w:rsidRPr="00AE0AA3">
        <w:rPr>
          <w:rFonts w:eastAsia="Calibri" w:cstheme="minorHAnsi"/>
          <w:kern w:val="0"/>
          <w:szCs w:val="24"/>
          <w14:ligatures w14:val="none"/>
        </w:rPr>
        <w:t>); 3) “Capital Punishment (the Death Penalty) is necessary in the US” (</w:t>
      </w:r>
      <w:r w:rsidRPr="00AE0AA3">
        <w:rPr>
          <w:rFonts w:eastAsia="Calibri" w:cstheme="minorHAnsi"/>
          <w:i/>
          <w:iCs/>
          <w:kern w:val="0"/>
          <w:szCs w:val="24"/>
          <w14:ligatures w14:val="none"/>
        </w:rPr>
        <w:t>capital punishment</w:t>
      </w:r>
      <w:r w:rsidRPr="00AE0AA3">
        <w:rPr>
          <w:rFonts w:eastAsia="Calibri" w:cstheme="minorHAnsi"/>
          <w:kern w:val="0"/>
          <w:szCs w:val="24"/>
          <w14:ligatures w14:val="none"/>
        </w:rPr>
        <w:t>), and 4) “Regular exercise is necessary for Americans.” (e</w:t>
      </w:r>
      <w:r w:rsidRPr="00AE0AA3">
        <w:rPr>
          <w:rFonts w:eastAsia="Calibri" w:cstheme="minorHAnsi"/>
          <w:i/>
          <w:iCs/>
          <w:kern w:val="0"/>
          <w:szCs w:val="24"/>
          <w14:ligatures w14:val="none"/>
        </w:rPr>
        <w:t>xercise</w:t>
      </w:r>
      <w:r w:rsidRPr="00AE0AA3">
        <w:rPr>
          <w:rFonts w:eastAsia="Calibri" w:cstheme="minorHAnsi"/>
          <w:kern w:val="0"/>
          <w:szCs w:val="24"/>
          <w14:ligatures w14:val="none"/>
        </w:rPr>
        <w:t>).</w:t>
      </w:r>
    </w:p>
    <w:p w14:paraId="7B759157" w14:textId="77777777" w:rsidR="00B7274A" w:rsidRPr="00AE0AA3" w:rsidRDefault="00B7274A" w:rsidP="00B7274A">
      <w:pPr>
        <w:spacing w:before="180" w:after="180" w:afterAutospacing="1" w:line="480" w:lineRule="auto"/>
        <w:ind w:firstLine="720"/>
        <w:rPr>
          <w:rFonts w:eastAsia="Calibri" w:cstheme="minorHAnsi"/>
          <w:kern w:val="0"/>
          <w:szCs w:val="24"/>
          <w14:ligatures w14:val="none"/>
        </w:rPr>
      </w:pPr>
      <w:r w:rsidRPr="00AE0AA3">
        <w:rPr>
          <w:rFonts w:eastAsia="Calibri" w:cstheme="minorHAnsi"/>
          <w:b/>
          <w:bCs/>
          <w:kern w:val="0"/>
          <w:szCs w:val="24"/>
          <w14:ligatures w14:val="none"/>
        </w:rPr>
        <w:t>Secondary Outcomes.</w:t>
      </w:r>
      <w:r w:rsidRPr="00AE0AA3">
        <w:rPr>
          <w:rFonts w:eastAsia="Calibri" w:cstheme="minorHAnsi"/>
          <w:kern w:val="0"/>
          <w:szCs w:val="24"/>
          <w14:ligatures w14:val="none"/>
        </w:rPr>
        <w:t xml:space="preserve"> Openness to belief change on each issue was assessed with a </w:t>
      </w:r>
      <w:proofErr w:type="gramStart"/>
      <w:r w:rsidRPr="00AE0AA3">
        <w:rPr>
          <w:rFonts w:eastAsia="Calibri" w:cstheme="minorHAnsi"/>
          <w:kern w:val="0"/>
          <w:szCs w:val="24"/>
          <w14:ligatures w14:val="none"/>
        </w:rPr>
        <w:t>single item</w:t>
      </w:r>
      <w:proofErr w:type="gramEnd"/>
      <w:r w:rsidRPr="00AE0AA3">
        <w:rPr>
          <w:rFonts w:eastAsia="Calibri" w:cstheme="minorHAnsi"/>
          <w:kern w:val="0"/>
          <w:szCs w:val="24"/>
          <w14:ligatures w14:val="none"/>
        </w:rPr>
        <w:t xml:space="preserve"> direct </w:t>
      </w:r>
      <w:proofErr w:type="gramStart"/>
      <w:r w:rsidRPr="00AE0AA3">
        <w:rPr>
          <w:rFonts w:eastAsia="Calibri" w:cstheme="minorHAnsi"/>
          <w:kern w:val="0"/>
          <w:szCs w:val="24"/>
          <w14:ligatures w14:val="none"/>
        </w:rPr>
        <w:t>measure</w:t>
      </w:r>
      <w:proofErr w:type="gramEnd"/>
      <w:r w:rsidRPr="00AE0AA3">
        <w:rPr>
          <w:rFonts w:eastAsia="Calibri" w:cstheme="minorHAnsi"/>
          <w:kern w:val="0"/>
          <w:szCs w:val="24"/>
          <w14:ligatures w14:val="none"/>
        </w:rPr>
        <w:t xml:space="preserv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w:t>
      </w:r>
      <w:proofErr w:type="gramStart"/>
      <w:r w:rsidRPr="00AE0AA3">
        <w:rPr>
          <w:rFonts w:eastAsia="Calibri" w:cstheme="minorHAnsi"/>
          <w:kern w:val="0"/>
          <w:szCs w:val="24"/>
          <w14:ligatures w14:val="none"/>
        </w:rPr>
        <w:t>item direct measure</w:t>
      </w:r>
      <w:proofErr w:type="gramEnd"/>
      <w:r w:rsidRPr="00AE0AA3">
        <w:rPr>
          <w:rFonts w:eastAsia="Calibri" w:cstheme="minorHAnsi"/>
          <w:kern w:val="0"/>
          <w:szCs w:val="24"/>
          <w14:ligatures w14:val="none"/>
        </w:rPr>
        <w:t xml:space="preserve"> (e.g., How persuasive was the above essay on your beliefs regarding [topic]). Agreement with this statement was measured on a continuous scale ranging from extremely unpersuasive (-50), to extremely persuasive (50).</w:t>
      </w:r>
    </w:p>
    <w:p w14:paraId="6855A6C5"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620946"/>
      <w:r w:rsidRPr="00AE0AA3">
        <w:rPr>
          <w:rFonts w:eastAsia="Times New Roman" w:cstheme="minorHAnsi"/>
          <w:b/>
          <w:i/>
          <w:color w:val="000000"/>
          <w:sz w:val="28"/>
          <w:szCs w:val="28"/>
        </w:rPr>
        <w:lastRenderedPageBreak/>
        <w:t>Power and Statistical Analysis</w:t>
      </w:r>
      <w:bookmarkEnd w:id="26"/>
    </w:p>
    <w:p w14:paraId="38EBD09F" w14:textId="470A809F"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sidRPr="00AE0AA3">
        <w:rPr>
          <w:rFonts w:eastAsia="Calibri" w:cstheme="minorHAnsi"/>
          <w:szCs w:val="24"/>
        </w:rPr>
        <w:t>I</w:t>
      </w:r>
      <w:r w:rsidRPr="00AE0AA3">
        <w:rPr>
          <w:rFonts w:eastAsia="Calibri" w:cstheme="minorHAnsi"/>
          <w:szCs w:val="24"/>
        </w:rPr>
        <w:t xml:space="preserve"> examined the effects of experimental condition (four moral conviction intervention conditions and a control) on our outcome measures. </w:t>
      </w:r>
      <w:r w:rsidR="004B272F" w:rsidRPr="00AE0AA3">
        <w:rPr>
          <w:rFonts w:eastAsia="Calibri" w:cstheme="minorHAnsi"/>
          <w:szCs w:val="24"/>
        </w:rPr>
        <w:t>I</w:t>
      </w:r>
      <w:r w:rsidRPr="00AE0AA3">
        <w:rPr>
          <w:rFonts w:eastAsia="Calibri" w:cstheme="minorHAnsi"/>
          <w:szCs w:val="24"/>
        </w:rPr>
        <w:t xml:space="preserve"> examined the main effect. All tests were conducted in R and considered statistically significant when P &lt;.05, however, in the case of multiple planned comparisons, </w:t>
      </w:r>
      <w:r w:rsidR="004B272F" w:rsidRPr="00AE0AA3">
        <w:rPr>
          <w:rFonts w:eastAsia="Calibri" w:cstheme="minorHAnsi"/>
          <w:szCs w:val="24"/>
        </w:rPr>
        <w:t>I</w:t>
      </w:r>
      <w:r w:rsidRPr="00AE0AA3">
        <w:rPr>
          <w:rFonts w:eastAsia="Calibri" w:cstheme="minorHAnsi"/>
          <w:szCs w:val="24"/>
        </w:rPr>
        <w:t xml:space="preserve"> chose to use the Bonferroni adjustment. </w:t>
      </w:r>
      <w:r w:rsidR="00FF06D5" w:rsidRPr="00AE0AA3">
        <w:rPr>
          <w:rFonts w:eastAsia="Calibri" w:cstheme="minorHAnsi"/>
          <w:szCs w:val="24"/>
        </w:rPr>
        <w:t>I</w:t>
      </w:r>
      <w:r w:rsidRPr="00AE0AA3">
        <w:rPr>
          <w:rFonts w:eastAsia="Calibri" w:cstheme="minorHAnsi"/>
          <w:szCs w:val="24"/>
        </w:rPr>
        <w:t xml:space="preserve"> used R version 4.4.1 (R Core Team 2024).</w:t>
      </w:r>
    </w:p>
    <w:p w14:paraId="49AF43AB"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7" w:name="_Toc195620947"/>
      <w:r w:rsidRPr="00AE0AA3">
        <w:rPr>
          <w:rFonts w:eastAsia="Times New Roman" w:cstheme="minorHAnsi"/>
          <w:b/>
          <w:i/>
          <w:color w:val="000000"/>
          <w:sz w:val="28"/>
          <w:szCs w:val="28"/>
        </w:rPr>
        <w:t>Study 2 Hypothesis:</w:t>
      </w:r>
      <w:bookmarkEnd w:id="27"/>
    </w:p>
    <w:p w14:paraId="63C3E424" w14:textId="31A844EB" w:rsidR="00B7274A" w:rsidRPr="00AE0AA3" w:rsidRDefault="00B7274A" w:rsidP="00BF3ED5">
      <w:pPr>
        <w:pStyle w:val="BodyText"/>
        <w:spacing w:line="480" w:lineRule="auto"/>
        <w:rPr>
          <w:szCs w:val="24"/>
        </w:rPr>
      </w:pPr>
      <w:r w:rsidRPr="00AE0AA3">
        <w:rPr>
          <w:szCs w:val="24"/>
        </w:rPr>
        <w:tab/>
        <w:t>Our first hypothesis (</w:t>
      </w:r>
      <w:r w:rsidRPr="00AE0AA3">
        <w:rPr>
          <w:b/>
          <w:bCs/>
          <w:szCs w:val="24"/>
        </w:rPr>
        <w:t>H1</w:t>
      </w:r>
      <w:r w:rsidRPr="00AE0AA3">
        <w:rPr>
          <w:szCs w:val="24"/>
        </w:rPr>
        <w:t>) is a complex comparison, predicting that the combination of the moral piggybacking and moral responsibility groups will have increased moral conviction as compared to the control group. Our second hypothesis (</w:t>
      </w:r>
      <w:r w:rsidRPr="00AE0AA3">
        <w:rPr>
          <w:b/>
          <w:bCs/>
          <w:szCs w:val="24"/>
        </w:rPr>
        <w:t>H2</w:t>
      </w:r>
      <w:r w:rsidRPr="00AE0AA3">
        <w:rPr>
          <w:szCs w:val="24"/>
        </w:rPr>
        <w:t>) is another complex comparison, predicting that the combination of the pragmatic and hedonic groups will have decreased moral conviction as compared to the control group.</w:t>
      </w:r>
    </w:p>
    <w:p w14:paraId="6D141DEE" w14:textId="77777777" w:rsidR="00B7274A" w:rsidRPr="00AE0AA3" w:rsidRDefault="00B7274A" w:rsidP="00BF3ED5">
      <w:pPr>
        <w:pStyle w:val="BodyText"/>
        <w:rPr>
          <w:sz w:val="22"/>
        </w:rPr>
      </w:pPr>
    </w:p>
    <w:p w14:paraId="37CD2008" w14:textId="77777777" w:rsidR="00B7274A" w:rsidRPr="00AE0AA3"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8" w:name="_Toc195620948"/>
      <w:r w:rsidRPr="00AE0AA3">
        <w:rPr>
          <w:rFonts w:eastAsia="Times New Roman" w:cstheme="minorHAnsi"/>
          <w:b/>
          <w:bCs/>
          <w:kern w:val="0"/>
          <w:sz w:val="28"/>
          <w:szCs w:val="28"/>
          <w14:ligatures w14:val="none"/>
        </w:rPr>
        <w:t>Results</w:t>
      </w:r>
      <w:bookmarkEnd w:id="28"/>
    </w:p>
    <w:p w14:paraId="5352B463" w14:textId="0A1B226C" w:rsidR="00B7274A" w:rsidRPr="00AE0AA3" w:rsidRDefault="00FF06D5" w:rsidP="00B7274A">
      <w:pPr>
        <w:pStyle w:val="NoSpacing"/>
        <w:spacing w:line="480" w:lineRule="auto"/>
        <w:ind w:firstLine="720"/>
        <w:rPr>
          <w:rFonts w:eastAsia="Calibri" w:cstheme="minorHAnsi"/>
          <w:sz w:val="24"/>
          <w:szCs w:val="24"/>
        </w:rPr>
      </w:pPr>
      <w:r w:rsidRPr="00AE0AA3">
        <w:rPr>
          <w:rFonts w:eastAsia="Calibri" w:cstheme="minorHAnsi"/>
          <w:sz w:val="24"/>
          <w:szCs w:val="24"/>
        </w:rPr>
        <w:t>I</w:t>
      </w:r>
      <w:r w:rsidR="00B7274A" w:rsidRPr="00AE0AA3">
        <w:rPr>
          <w:rFonts w:eastAsia="Calibri" w:cstheme="minorHAnsi"/>
          <w:sz w:val="24"/>
          <w:szCs w:val="24"/>
        </w:rPr>
        <w:t xml:space="preserve"> tested both hypotheses with an analysis of variance model comparing our outcome measure (support or level of moral conviction for [topic]) after our moral conviction manipulation using a series of complex contrasts</w:t>
      </w:r>
    </w:p>
    <w:p w14:paraId="6DC9FF44"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620949"/>
      <w:r w:rsidRPr="00AE0AA3">
        <w:rPr>
          <w:rFonts w:eastAsia="Times New Roman" w:cstheme="minorHAnsi"/>
          <w:b/>
          <w:i/>
          <w:color w:val="000000"/>
          <w:sz w:val="28"/>
          <w:szCs w:val="28"/>
        </w:rPr>
        <w:lastRenderedPageBreak/>
        <w:t>Moral Conviction Manipulation – Level of Moral Conviction Regarding [Topic]</w:t>
      </w:r>
      <w:bookmarkEnd w:id="29"/>
    </w:p>
    <w:p w14:paraId="7952CE48" w14:textId="77777777"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Each of our four analysis of variance models was composed of our dependent variable (quantified as level of support for our issues), predicted by experimental condition, after generating the relevant contrast coding.</w:t>
      </w:r>
    </w:p>
    <w:p w14:paraId="78C0A6A6" w14:textId="4FD26BD2"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There was no support for </w:t>
      </w:r>
      <w:r w:rsidRPr="00AE0AA3">
        <w:rPr>
          <w:rFonts w:eastAsia="Calibri" w:cstheme="minorHAnsi"/>
          <w:b/>
          <w:bCs/>
          <w:szCs w:val="24"/>
        </w:rPr>
        <w:t>H1</w:t>
      </w:r>
      <w:r w:rsidRPr="00AE0AA3">
        <w:rPr>
          <w:rFonts w:eastAsia="Calibri" w:cstheme="minorHAnsi"/>
          <w:szCs w:val="24"/>
        </w:rPr>
        <w:t>, as our moral piggybacking and moral responsibility groups combined did not have increased moral conviction as compared to the control group for: 1) UHC, (</w:t>
      </w:r>
      <w:r w:rsidRPr="00AE0AA3">
        <w:rPr>
          <w:rFonts w:eastAsia="Calibri" w:cstheme="minorHAnsi"/>
          <w:i/>
          <w:iCs/>
          <w:szCs w:val="24"/>
        </w:rPr>
        <w:t>t</w:t>
      </w:r>
      <w:r w:rsidRPr="00AE0AA3">
        <w:rPr>
          <w:rFonts w:eastAsia="Calibri" w:cstheme="minorHAnsi"/>
          <w:szCs w:val="24"/>
        </w:rPr>
        <w:t xml:space="preserve"> (4, 203) = 0.970, </w:t>
      </w:r>
      <w:r w:rsidRPr="00AE0AA3">
        <w:rPr>
          <w:rFonts w:eastAsia="Calibri" w:cstheme="minorHAnsi"/>
          <w:i/>
          <w:iCs/>
          <w:szCs w:val="24"/>
        </w:rPr>
        <w:t>p</w:t>
      </w:r>
      <w:r w:rsidRPr="00AE0AA3">
        <w:rPr>
          <w:rFonts w:eastAsia="Calibri" w:cstheme="minorHAnsi"/>
          <w:szCs w:val="24"/>
        </w:rPr>
        <w:t xml:space="preserve"> = 0.333); 2) capital punishment, (</w:t>
      </w:r>
      <w:r w:rsidRPr="00AE0AA3">
        <w:rPr>
          <w:rFonts w:eastAsia="Calibri" w:cstheme="minorHAnsi"/>
          <w:i/>
          <w:iCs/>
          <w:szCs w:val="24"/>
        </w:rPr>
        <w:t>t</w:t>
      </w:r>
      <w:r w:rsidRPr="00AE0AA3">
        <w:rPr>
          <w:rFonts w:eastAsia="Calibri" w:cstheme="minorHAnsi"/>
          <w:szCs w:val="24"/>
        </w:rPr>
        <w:t xml:space="preserve"> (4, 202) = -0.515, </w:t>
      </w:r>
      <w:r w:rsidRPr="00AE0AA3">
        <w:rPr>
          <w:rFonts w:eastAsia="Calibri" w:cstheme="minorHAnsi"/>
          <w:i/>
          <w:iCs/>
          <w:szCs w:val="24"/>
        </w:rPr>
        <w:t>p</w:t>
      </w:r>
      <w:r w:rsidRPr="00AE0AA3">
        <w:rPr>
          <w:rFonts w:eastAsia="Calibri" w:cstheme="minorHAnsi"/>
          <w:szCs w:val="24"/>
        </w:rPr>
        <w:t xml:space="preserve"> = 0.607); 3) climate change, (</w:t>
      </w:r>
      <w:r w:rsidRPr="00AE0AA3">
        <w:rPr>
          <w:rFonts w:eastAsia="Calibri" w:cstheme="minorHAnsi"/>
          <w:i/>
          <w:iCs/>
          <w:szCs w:val="24"/>
        </w:rPr>
        <w:t>t</w:t>
      </w:r>
      <w:r w:rsidRPr="00AE0AA3">
        <w:rPr>
          <w:rFonts w:eastAsia="Calibri" w:cstheme="minorHAnsi"/>
          <w:szCs w:val="24"/>
        </w:rPr>
        <w:t xml:space="preserve"> (4, 200) = 0.863, </w:t>
      </w:r>
      <w:r w:rsidRPr="00AE0AA3">
        <w:rPr>
          <w:rFonts w:eastAsia="Calibri" w:cstheme="minorHAnsi"/>
          <w:i/>
          <w:iCs/>
          <w:szCs w:val="24"/>
        </w:rPr>
        <w:t>p</w:t>
      </w:r>
      <w:r w:rsidRPr="00AE0AA3">
        <w:rPr>
          <w:rFonts w:eastAsia="Calibri" w:cstheme="minorHAnsi"/>
          <w:szCs w:val="24"/>
        </w:rPr>
        <w:t xml:space="preserve"> = 0.389); or 4) exercise, (</w:t>
      </w:r>
      <w:r w:rsidRPr="00AE0AA3">
        <w:rPr>
          <w:rFonts w:eastAsia="Calibri" w:cstheme="minorHAnsi"/>
          <w:i/>
          <w:iCs/>
          <w:szCs w:val="24"/>
        </w:rPr>
        <w:t>t</w:t>
      </w:r>
      <w:r w:rsidRPr="00AE0AA3">
        <w:rPr>
          <w:rFonts w:eastAsia="Calibri" w:cstheme="minorHAnsi"/>
          <w:szCs w:val="24"/>
        </w:rPr>
        <w:t xml:space="preserve"> (4, 201) = 1.052, </w:t>
      </w:r>
      <w:r w:rsidRPr="00AE0AA3">
        <w:rPr>
          <w:rFonts w:eastAsia="Calibri" w:cstheme="minorHAnsi"/>
          <w:i/>
          <w:iCs/>
          <w:szCs w:val="24"/>
        </w:rPr>
        <w:t>p</w:t>
      </w:r>
      <w:r w:rsidRPr="00AE0AA3">
        <w:rPr>
          <w:rFonts w:eastAsia="Calibri" w:cstheme="minorHAnsi"/>
          <w:szCs w:val="24"/>
        </w:rPr>
        <w:t xml:space="preserve"> = 0.294). The two interventions that </w:t>
      </w:r>
      <w:r w:rsidR="00D15718" w:rsidRPr="00AE0AA3">
        <w:rPr>
          <w:rFonts w:eastAsia="Calibri" w:cstheme="minorHAnsi"/>
          <w:szCs w:val="24"/>
        </w:rPr>
        <w:t xml:space="preserve">I </w:t>
      </w:r>
      <w:r w:rsidRPr="00AE0AA3">
        <w:rPr>
          <w:rFonts w:eastAsia="Calibri" w:cstheme="minorHAnsi"/>
          <w:szCs w:val="24"/>
        </w:rPr>
        <w:t>designed to increase moral conviction did not seem to increase moral conviction as compared to the control condition.</w:t>
      </w:r>
    </w:p>
    <w:p w14:paraId="11C6304F" w14:textId="29D57F73"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There was no support for </w:t>
      </w:r>
      <w:r w:rsidRPr="00AE0AA3">
        <w:rPr>
          <w:rFonts w:eastAsia="Calibri" w:cstheme="minorHAnsi"/>
          <w:b/>
          <w:bCs/>
          <w:szCs w:val="24"/>
        </w:rPr>
        <w:t>H2</w:t>
      </w:r>
      <w:r w:rsidRPr="00AE0AA3">
        <w:rPr>
          <w:rFonts w:eastAsia="Calibri" w:cstheme="minorHAnsi"/>
          <w:szCs w:val="24"/>
        </w:rPr>
        <w:t>, as our pragmatic and hedonic groups combined did not have decreased moral conviction as compared to the control group for: 1) Universal Health Care, (</w:t>
      </w:r>
      <w:r w:rsidRPr="00AE0AA3">
        <w:rPr>
          <w:rFonts w:eastAsia="Calibri" w:cstheme="minorHAnsi"/>
          <w:i/>
          <w:iCs/>
          <w:szCs w:val="24"/>
        </w:rPr>
        <w:t>t</w:t>
      </w:r>
      <w:r w:rsidRPr="00AE0AA3">
        <w:rPr>
          <w:rFonts w:eastAsia="Calibri" w:cstheme="minorHAnsi"/>
          <w:szCs w:val="24"/>
        </w:rPr>
        <w:t xml:space="preserve"> (4, 203) = -1.56, </w:t>
      </w:r>
      <w:r w:rsidRPr="00AE0AA3">
        <w:rPr>
          <w:rFonts w:eastAsia="Calibri" w:cstheme="minorHAnsi"/>
          <w:i/>
          <w:iCs/>
          <w:szCs w:val="24"/>
        </w:rPr>
        <w:t>p</w:t>
      </w:r>
      <w:r w:rsidRPr="00AE0AA3">
        <w:rPr>
          <w:rFonts w:eastAsia="Calibri" w:cstheme="minorHAnsi"/>
          <w:szCs w:val="24"/>
        </w:rPr>
        <w:t xml:space="preserve"> = 0.1212); 2) capital punishment, (</w:t>
      </w:r>
      <w:r w:rsidRPr="00AE0AA3">
        <w:rPr>
          <w:rFonts w:eastAsia="Calibri" w:cstheme="minorHAnsi"/>
          <w:i/>
          <w:iCs/>
          <w:szCs w:val="24"/>
        </w:rPr>
        <w:t>t</w:t>
      </w:r>
      <w:r w:rsidRPr="00AE0AA3">
        <w:rPr>
          <w:rFonts w:eastAsia="Calibri" w:cstheme="minorHAnsi"/>
          <w:szCs w:val="24"/>
        </w:rPr>
        <w:t xml:space="preserve"> (4, 202) = -0.150, </w:t>
      </w:r>
      <w:r w:rsidRPr="00AE0AA3">
        <w:rPr>
          <w:rFonts w:eastAsia="Calibri" w:cstheme="minorHAnsi"/>
          <w:i/>
          <w:iCs/>
          <w:szCs w:val="24"/>
        </w:rPr>
        <w:t>p</w:t>
      </w:r>
      <w:r w:rsidRPr="00AE0AA3">
        <w:rPr>
          <w:rFonts w:eastAsia="Calibri" w:cstheme="minorHAnsi"/>
          <w:szCs w:val="24"/>
        </w:rPr>
        <w:t xml:space="preserve"> = 0.881); 3) exercise, (</w:t>
      </w:r>
      <w:r w:rsidRPr="00AE0AA3">
        <w:rPr>
          <w:rFonts w:eastAsia="Calibri" w:cstheme="minorHAnsi"/>
          <w:i/>
          <w:iCs/>
          <w:szCs w:val="24"/>
        </w:rPr>
        <w:t>F</w:t>
      </w:r>
      <w:r w:rsidRPr="00AE0AA3">
        <w:rPr>
          <w:rFonts w:eastAsia="Calibri" w:cstheme="minorHAnsi"/>
          <w:szCs w:val="24"/>
        </w:rPr>
        <w:t xml:space="preserve"> (4, 201) = -0.543, </w:t>
      </w:r>
      <w:r w:rsidRPr="00AE0AA3">
        <w:rPr>
          <w:rFonts w:eastAsia="Calibri" w:cstheme="minorHAnsi"/>
          <w:i/>
          <w:iCs/>
          <w:szCs w:val="24"/>
        </w:rPr>
        <w:t>p</w:t>
      </w:r>
      <w:r w:rsidRPr="00AE0AA3">
        <w:rPr>
          <w:rFonts w:eastAsia="Calibri" w:cstheme="minorHAnsi"/>
          <w:szCs w:val="24"/>
        </w:rPr>
        <w:t xml:space="preserve"> = 0.588); or 4) climate change (</w:t>
      </w:r>
      <w:r w:rsidRPr="00AE0AA3">
        <w:rPr>
          <w:rFonts w:eastAsia="Calibri" w:cstheme="minorHAnsi"/>
          <w:i/>
          <w:iCs/>
          <w:szCs w:val="24"/>
        </w:rPr>
        <w:t>F</w:t>
      </w:r>
      <w:r w:rsidRPr="00AE0AA3">
        <w:rPr>
          <w:rFonts w:eastAsia="Calibri" w:cstheme="minorHAnsi"/>
          <w:szCs w:val="24"/>
        </w:rPr>
        <w:t xml:space="preserve"> (4, 200) = -2.023, </w:t>
      </w:r>
      <w:r w:rsidRPr="00AE0AA3">
        <w:rPr>
          <w:rFonts w:eastAsia="Calibri" w:cstheme="minorHAnsi"/>
          <w:i/>
          <w:iCs/>
          <w:szCs w:val="24"/>
        </w:rPr>
        <w:t>p</w:t>
      </w:r>
      <w:r w:rsidRPr="00AE0AA3">
        <w:rPr>
          <w:rFonts w:eastAsia="Calibri" w:cstheme="minorHAnsi"/>
          <w:szCs w:val="24"/>
        </w:rPr>
        <w:t xml:space="preserve"> = 0.0445). The two interventions that </w:t>
      </w:r>
      <w:r w:rsidR="000D0BD6" w:rsidRPr="00AE0AA3">
        <w:rPr>
          <w:rFonts w:eastAsia="Calibri" w:cstheme="minorHAnsi"/>
          <w:szCs w:val="24"/>
        </w:rPr>
        <w:t>I</w:t>
      </w:r>
      <w:r w:rsidRPr="00AE0AA3">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AE0AA3" w:rsidRDefault="00B7274A" w:rsidP="00B7274A">
      <w:pPr>
        <w:keepNext/>
        <w:keepLines/>
        <w:spacing w:after="0" w:afterAutospacing="1" w:line="480" w:lineRule="auto"/>
        <w:outlineLvl w:val="2"/>
        <w:rPr>
          <w:rFonts w:eastAsia="Times New Roman" w:cstheme="minorHAnsi"/>
          <w:b/>
          <w:i/>
          <w:color w:val="000000"/>
          <w:sz w:val="28"/>
          <w:szCs w:val="28"/>
        </w:rPr>
      </w:pPr>
      <w:bookmarkStart w:id="30" w:name="_Toc195620950"/>
      <w:r w:rsidRPr="00AE0AA3">
        <w:rPr>
          <w:rFonts w:eastAsia="Times New Roman" w:cstheme="minorHAnsi"/>
          <w:b/>
          <w:i/>
          <w:color w:val="000000"/>
          <w:sz w:val="28"/>
          <w:szCs w:val="28"/>
        </w:rPr>
        <w:t>Discussion</w:t>
      </w:r>
      <w:bookmarkEnd w:id="30"/>
    </w:p>
    <w:p w14:paraId="2DF5A30C" w14:textId="762DC523" w:rsidR="00B7274A" w:rsidRPr="00AE0AA3" w:rsidRDefault="00B7274A" w:rsidP="00B7274A">
      <w:pPr>
        <w:spacing w:after="100" w:afterAutospacing="1" w:line="480" w:lineRule="auto"/>
        <w:ind w:firstLine="720"/>
        <w:rPr>
          <w:rFonts w:eastAsia="Calibri" w:cstheme="minorHAnsi"/>
          <w:szCs w:val="24"/>
        </w:rPr>
      </w:pPr>
      <w:r w:rsidRPr="00AE0AA3">
        <w:rPr>
          <w:rFonts w:eastAsia="Calibri" w:cstheme="minorHAnsi"/>
          <w:szCs w:val="24"/>
        </w:rPr>
        <w:t xml:space="preserve">The results for Study 2 provide evidence of two main points. First, using the same methodology as </w:t>
      </w:r>
      <w:proofErr w:type="spellStart"/>
      <w:r w:rsidRPr="00AE0AA3">
        <w:rPr>
          <w:rFonts w:eastAsia="Calibri" w:cstheme="minorHAnsi"/>
          <w:szCs w:val="24"/>
        </w:rPr>
        <w:t>Kodapanakkal</w:t>
      </w:r>
      <w:proofErr w:type="spellEnd"/>
      <w:r w:rsidRPr="00AE0AA3">
        <w:rPr>
          <w:rFonts w:eastAsia="Calibri" w:cstheme="minorHAnsi"/>
          <w:szCs w:val="24"/>
        </w:rPr>
        <w:t xml:space="preserve"> (2021) or Clifford (2019), </w:t>
      </w:r>
      <w:r w:rsidR="008D5B13" w:rsidRPr="00AE0AA3">
        <w:rPr>
          <w:rFonts w:eastAsia="Calibri" w:cstheme="minorHAnsi"/>
          <w:szCs w:val="24"/>
        </w:rPr>
        <w:t>I was</w:t>
      </w:r>
      <w:r w:rsidRPr="00AE0AA3">
        <w:rPr>
          <w:rFonts w:eastAsia="Calibri" w:cstheme="minorHAnsi"/>
          <w:szCs w:val="24"/>
        </w:rPr>
        <w:t xml:space="preserve"> unable to increase perceptions of </w:t>
      </w:r>
      <w:r w:rsidRPr="00AE0AA3">
        <w:rPr>
          <w:rFonts w:eastAsia="Calibri" w:cstheme="minorHAnsi"/>
          <w:szCs w:val="24"/>
        </w:rPr>
        <w:lastRenderedPageBreak/>
        <w:t xml:space="preserve">moral conviction for our polarized and non-polarized topics by using moral responsibility or moral piggybacking framing for essays. Secondly, </w:t>
      </w:r>
      <w:r w:rsidR="00B119A6" w:rsidRPr="00AE0AA3">
        <w:rPr>
          <w:rFonts w:eastAsia="Calibri" w:cstheme="minorHAnsi"/>
          <w:szCs w:val="24"/>
        </w:rPr>
        <w:t xml:space="preserve">I was </w:t>
      </w:r>
      <w:r w:rsidRPr="00AE0AA3">
        <w:rPr>
          <w:rFonts w:eastAsia="Calibri" w:cstheme="minorHAnsi"/>
          <w:szCs w:val="24"/>
        </w:rPr>
        <w:t>unable to decrease perceptions of moral conviction reliably for those same topics using pragmatic or hedonic framing in the essays.</w:t>
      </w:r>
    </w:p>
    <w:p w14:paraId="271C6C43" w14:textId="38B8FEA2" w:rsidR="00B7274A" w:rsidRPr="00AE0AA3" w:rsidRDefault="00B7274A" w:rsidP="00B7274A">
      <w:pPr>
        <w:spacing w:after="100" w:afterAutospacing="1" w:line="480" w:lineRule="auto"/>
        <w:ind w:firstLine="720"/>
        <w:rPr>
          <w:rFonts w:cstheme="minorHAnsi"/>
          <w:szCs w:val="24"/>
        </w:rPr>
      </w:pPr>
      <w:r w:rsidRPr="00AE0AA3">
        <w:rPr>
          <w:rFonts w:eastAsia="Calibri" w:cstheme="minorHAnsi"/>
          <w:szCs w:val="24"/>
        </w:rPr>
        <w:t xml:space="preserve">While </w:t>
      </w:r>
      <w:r w:rsidR="0068274C" w:rsidRPr="00AE0AA3">
        <w:rPr>
          <w:rFonts w:eastAsia="Calibri" w:cstheme="minorHAnsi"/>
          <w:szCs w:val="24"/>
        </w:rPr>
        <w:t>I was</w:t>
      </w:r>
      <w:r w:rsidRPr="00AE0AA3">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w:t>
      </w:r>
      <w:proofErr w:type="spellStart"/>
      <w:r w:rsidRPr="00AE0AA3">
        <w:rPr>
          <w:rFonts w:eastAsia="Calibri" w:cstheme="minorHAnsi"/>
          <w:szCs w:val="24"/>
        </w:rPr>
        <w:t>Skitka</w:t>
      </w:r>
      <w:proofErr w:type="spellEnd"/>
      <w:r w:rsidRPr="00AE0AA3">
        <w:rPr>
          <w:rFonts w:eastAsia="Calibri" w:cstheme="minorHAnsi"/>
          <w:szCs w:val="24"/>
        </w:rPr>
        <w:t xml:space="preserve">, 2021). It is still eminently possible that there is no detectable ‘main effect’ of our moral conviction manipulation, but that there could be an otherwise significant interaction with the effects of social consensus. Given this, </w:t>
      </w:r>
      <w:r w:rsidRPr="00AE0AA3">
        <w:rPr>
          <w:rFonts w:cstheme="minorHAnsi"/>
          <w:szCs w:val="24"/>
        </w:rPr>
        <w:t>the next step is to test the theorized relationship between moral conviction and social consensus empirically. Study 3 was designed to examine whether the effectiveness of social consensus can be increased by decreasing moral conviction, and conversely, if experimentally ‘inoculating’ individuals against the effect of social consensus can be achieved through increasing perceived moral conviction.</w:t>
      </w:r>
    </w:p>
    <w:p w14:paraId="6239987F" w14:textId="77777777" w:rsidR="00B7274A" w:rsidRPr="00AE0AA3" w:rsidRDefault="00B7274A">
      <w:pPr>
        <w:rPr>
          <w:szCs w:val="24"/>
        </w:rPr>
      </w:pPr>
      <w:r w:rsidRPr="00AE0AA3">
        <w:rPr>
          <w:szCs w:val="24"/>
        </w:rPr>
        <w:br w:type="page"/>
      </w:r>
    </w:p>
    <w:p w14:paraId="6ABA877D" w14:textId="77777777" w:rsidR="00B7274A" w:rsidRPr="00AE0AA3" w:rsidRDefault="00B7274A" w:rsidP="00BF3ED5">
      <w:pPr>
        <w:rPr>
          <w:szCs w:val="24"/>
        </w:rPr>
      </w:pPr>
    </w:p>
    <w:bookmarkEnd w:id="0"/>
    <w:p w14:paraId="66EEFA65" w14:textId="77777777" w:rsidR="00685849" w:rsidRPr="00AE0AA3" w:rsidRDefault="00685849">
      <w:pPr>
        <w:rPr>
          <w:rFonts w:ascii="Calibri Light" w:eastAsia="Times New Roman" w:hAnsi="Calibri Light" w:cs="Times New Roman"/>
          <w:b/>
          <w:bCs/>
          <w:kern w:val="0"/>
          <w:sz w:val="28"/>
          <w:szCs w:val="28"/>
          <w14:ligatures w14:val="none"/>
        </w:rPr>
      </w:pPr>
    </w:p>
    <w:p w14:paraId="61A54397" w14:textId="77777777" w:rsidR="00AF3464" w:rsidRPr="00AE0AA3" w:rsidRDefault="00AF3464" w:rsidP="00AF3464">
      <w:pPr>
        <w:pStyle w:val="Heading1"/>
        <w:rPr>
          <w:rFonts w:eastAsia="Times New Roman"/>
        </w:rPr>
      </w:pPr>
      <w:bookmarkStart w:id="31" w:name="_Toc195620951"/>
      <w:r w:rsidRPr="00AE0AA3">
        <w:rPr>
          <w:rFonts w:eastAsia="Times New Roman"/>
        </w:rPr>
        <w:t>Study 3</w:t>
      </w:r>
      <w:bookmarkEnd w:id="31"/>
    </w:p>
    <w:p w14:paraId="49135CE8" w14:textId="6670EFEC" w:rsidR="000A3842" w:rsidRPr="00AE0AA3"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620952"/>
      <w:r w:rsidRPr="00AE0AA3">
        <w:rPr>
          <w:rFonts w:ascii="Calibri Light" w:eastAsia="Times New Roman" w:hAnsi="Calibri Light" w:cs="Times New Roman"/>
          <w:b/>
          <w:bCs/>
          <w:kern w:val="0"/>
          <w:sz w:val="28"/>
          <w:szCs w:val="28"/>
          <w14:ligatures w14:val="none"/>
        </w:rPr>
        <w:t>Introduction</w:t>
      </w:r>
      <w:bookmarkEnd w:id="32"/>
    </w:p>
    <w:p w14:paraId="6A7590C0" w14:textId="078AFFD9" w:rsidR="00AF3464" w:rsidRPr="00AE0AA3" w:rsidRDefault="000A3842" w:rsidP="00BF3ED5">
      <w:pPr>
        <w:spacing w:line="480" w:lineRule="auto"/>
        <w:ind w:firstLine="720"/>
      </w:pPr>
      <w:r w:rsidRPr="00AE0AA3">
        <w:t>The purpose of Study 3 was to directly test the interaction between the effects of social consensus and moral conviction on belief formation and change.</w:t>
      </w:r>
      <w:r w:rsidR="00153491" w:rsidRPr="00AE0AA3">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rsidRPr="00AE0AA3">
        <w:t xml:space="preserve"> </w:t>
      </w:r>
      <w:r w:rsidR="00E60A6C" w:rsidRPr="00AE0AA3">
        <w:t xml:space="preserve">I </w:t>
      </w:r>
      <w:r w:rsidR="00AF3464" w:rsidRPr="00AE0AA3">
        <w:t>predicted this due to previous literature indicating that high levels of moral conviction inoculate individuals from the effects of social consensus; however, this has not been experimentally tested previously</w:t>
      </w:r>
      <w:r w:rsidR="00B72187" w:rsidRPr="00AE0AA3">
        <w:t xml:space="preserve"> (</w:t>
      </w:r>
      <w:r w:rsidR="00321431" w:rsidRPr="00AE0AA3">
        <w:t xml:space="preserve">Hornsey, 2003; </w:t>
      </w:r>
      <w:proofErr w:type="spellStart"/>
      <w:r w:rsidR="00321431" w:rsidRPr="00AE0AA3">
        <w:t>Skitka</w:t>
      </w:r>
      <w:proofErr w:type="spellEnd"/>
      <w:r w:rsidR="00321431" w:rsidRPr="00AE0AA3">
        <w:t xml:space="preserve">, 2008; Wisneski, 2009; </w:t>
      </w:r>
      <w:proofErr w:type="spellStart"/>
      <w:r w:rsidR="00321431" w:rsidRPr="00AE0AA3">
        <w:t>Aramovich</w:t>
      </w:r>
      <w:proofErr w:type="spellEnd"/>
      <w:r w:rsidR="00321431" w:rsidRPr="00AE0AA3">
        <w:t>, 2012; Conover, 2017</w:t>
      </w:r>
      <w:r w:rsidR="00B72187" w:rsidRPr="00AE0AA3">
        <w:t>)</w:t>
      </w:r>
      <w:r w:rsidR="00AF3464" w:rsidRPr="00AE0AA3">
        <w:t>.</w:t>
      </w:r>
      <w:r w:rsidR="00321431" w:rsidRPr="00AE0AA3">
        <w:t xml:space="preserve"> Furthermore, </w:t>
      </w:r>
      <w:r w:rsidR="00E60A6C" w:rsidRPr="00AE0AA3">
        <w:t>I</w:t>
      </w:r>
      <w:r w:rsidR="00321431" w:rsidRPr="00AE0AA3">
        <w:t xml:space="preserve"> also wished to </w:t>
      </w:r>
      <w:r w:rsidR="00C8531E" w:rsidRPr="00AE0AA3">
        <w:t>examine</w:t>
      </w:r>
      <w:r w:rsidR="00321431" w:rsidRPr="00AE0AA3">
        <w:t xml:space="preserve"> the effects of topic familiarity (e.g., how familiar are you with the topic, is it a novel concept?)</w:t>
      </w:r>
      <w:r w:rsidR="00EB4A5F" w:rsidRPr="00AE0AA3">
        <w:t xml:space="preserve"> on belief change and formation for polarized and non-polarized topics. This relevant from a fundamental perspective, as definitionally, every topic that is considered polarized today, originally began as an unfamiliar topic. </w:t>
      </w:r>
      <w:r w:rsidR="008D5276" w:rsidRPr="00AE0AA3">
        <w:t>I</w:t>
      </w:r>
      <w:r w:rsidR="00EB4A5F" w:rsidRPr="00AE0AA3">
        <w:t xml:space="preserve"> chose the contemporaneously relevant concept of ‘usage of AI in the workplace’</w:t>
      </w:r>
      <w:r w:rsidR="00240FCB" w:rsidRPr="00AE0AA3">
        <w:t xml:space="preserve"> for our ‘novel topic’</w:t>
      </w:r>
      <w:r w:rsidR="00EB4A5F" w:rsidRPr="00AE0AA3">
        <w:t>, as integration of AI tools has been increasingly relevant in ordinary life</w:t>
      </w:r>
      <w:r w:rsidR="008B042B" w:rsidRPr="00AE0AA3">
        <w:t>. Furthermore,</w:t>
      </w:r>
      <w:r w:rsidR="00EB4A5F" w:rsidRPr="00AE0AA3">
        <w:t xml:space="preserve"> </w:t>
      </w:r>
      <w:r w:rsidR="008B042B" w:rsidRPr="00AE0AA3">
        <w:t xml:space="preserve">usage of </w:t>
      </w:r>
      <w:r w:rsidR="00890DAE" w:rsidRPr="00AE0AA3">
        <w:t xml:space="preserve">AI is </w:t>
      </w:r>
      <w:r w:rsidR="00E86FC8" w:rsidRPr="00AE0AA3">
        <w:t xml:space="preserve">a </w:t>
      </w:r>
      <w:r w:rsidR="00890DAE" w:rsidRPr="00AE0AA3">
        <w:t xml:space="preserve">novel enough </w:t>
      </w:r>
      <w:r w:rsidR="00E86FC8" w:rsidRPr="00AE0AA3">
        <w:t xml:space="preserve">topic </w:t>
      </w:r>
      <w:proofErr w:type="gramStart"/>
      <w:r w:rsidR="00890DAE" w:rsidRPr="00AE0AA3">
        <w:t>that it</w:t>
      </w:r>
      <w:proofErr w:type="gramEnd"/>
      <w:r w:rsidR="00890DAE" w:rsidRPr="00AE0AA3">
        <w:t xml:space="preserve"> </w:t>
      </w:r>
      <w:r w:rsidR="00202908" w:rsidRPr="00AE0AA3">
        <w:t xml:space="preserve">has </w:t>
      </w:r>
      <w:r w:rsidR="00890DAE" w:rsidRPr="00AE0AA3">
        <w:t xml:space="preserve">not </w:t>
      </w:r>
      <w:r w:rsidR="00202908" w:rsidRPr="00AE0AA3">
        <w:t xml:space="preserve">become </w:t>
      </w:r>
      <w:r w:rsidR="00EB4A5F" w:rsidRPr="00AE0AA3">
        <w:t>polarized (</w:t>
      </w:r>
      <w:r w:rsidR="00145DE0" w:rsidRPr="00AE0AA3">
        <w:rPr>
          <w:rFonts w:ascii="Calibri" w:eastAsia="Calibri" w:hAnsi="Calibri" w:cs="Times New Roman"/>
          <w:kern w:val="0"/>
          <w:szCs w:val="24"/>
          <w14:ligatures w14:val="none"/>
        </w:rPr>
        <w:t>Fast &amp; Horvitz, 2017</w:t>
      </w:r>
      <w:r w:rsidR="00EB4A5F" w:rsidRPr="00AE0AA3">
        <w:t>)</w:t>
      </w:r>
      <w:r w:rsidR="00221A72" w:rsidRPr="00AE0AA3">
        <w:t>.</w:t>
      </w:r>
    </w:p>
    <w:p w14:paraId="405B6044" w14:textId="77777777" w:rsidR="00A34D88" w:rsidRPr="00AE0AA3"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AE0AA3"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3" w:name="_Toc195620953"/>
      <w:r w:rsidRPr="00AE0AA3">
        <w:rPr>
          <w:rFonts w:ascii="Calibri Light" w:eastAsia="Times New Roman" w:hAnsi="Calibri Light" w:cs="Times New Roman"/>
          <w:b/>
          <w:bCs/>
          <w:kern w:val="0"/>
          <w:sz w:val="28"/>
          <w:szCs w:val="28"/>
          <w14:ligatures w14:val="none"/>
        </w:rPr>
        <w:lastRenderedPageBreak/>
        <w:t>Method</w:t>
      </w:r>
      <w:bookmarkEnd w:id="33"/>
    </w:p>
    <w:p w14:paraId="7A5A4FED" w14:textId="77777777" w:rsidR="00AF3464" w:rsidRPr="00AE0AA3" w:rsidRDefault="00AF3464" w:rsidP="00AF3464">
      <w:pPr>
        <w:pStyle w:val="NoSpacing"/>
        <w:spacing w:line="480" w:lineRule="auto"/>
        <w:ind w:firstLine="720"/>
        <w:rPr>
          <w:rFonts w:ascii="Calibri" w:hAnsi="Calibri" w:cs="Calibri"/>
          <w:sz w:val="24"/>
          <w:szCs w:val="24"/>
        </w:rPr>
      </w:pPr>
      <w:r w:rsidRPr="00AE0AA3">
        <w:rPr>
          <w:rFonts w:ascii="Calibri" w:hAnsi="Calibri" w:cs="Calibri"/>
          <w:sz w:val="24"/>
          <w:szCs w:val="24"/>
        </w:rPr>
        <w:t xml:space="preserve">Study 3 analyzed the interaction between moral conviction and social consensus on a series of polarized and non-polarized beliefs using </w:t>
      </w:r>
      <w:proofErr w:type="gramStart"/>
      <w:r w:rsidRPr="00AE0AA3">
        <w:rPr>
          <w:rFonts w:ascii="Calibri" w:hAnsi="Calibri" w:cs="Calibri"/>
          <w:sz w:val="24"/>
          <w:szCs w:val="24"/>
        </w:rPr>
        <w:t>a 2x2</w:t>
      </w:r>
      <w:proofErr w:type="gramEnd"/>
      <w:r w:rsidRPr="00AE0AA3">
        <w:rPr>
          <w:rFonts w:ascii="Calibri" w:hAnsi="Calibri" w:cs="Calibri"/>
          <w:sz w:val="24"/>
          <w:szCs w:val="24"/>
        </w:rPr>
        <w:t xml:space="preserve"> within-subjects design. Participants were randomly assigned to one of two social consensus (low vs. high) and moral conviction manipulation conditions (moral responsibility vs. pragmatic framing). The primary outcome, support for [topic], was measured both before and after experimental manipulation. </w:t>
      </w:r>
      <w:r w:rsidRPr="00AE0AA3">
        <w:rPr>
          <w:rFonts w:ascii="Calibri" w:eastAsia="Calibri" w:hAnsi="Calibri" w:cs="Times New Roman"/>
          <w:kern w:val="0"/>
          <w:sz w:val="24"/>
          <w:szCs w:val="24"/>
          <w14:ligatures w14:val="none"/>
        </w:rPr>
        <w:t>The Institutional Review Board at the University of Missouri reviewed and approved all submitted materials for Study 3.</w:t>
      </w:r>
    </w:p>
    <w:p w14:paraId="75B9392C" w14:textId="77777777" w:rsidR="00AF3464" w:rsidRPr="00AE0AA3" w:rsidRDefault="00AF3464" w:rsidP="00AF3464">
      <w:pPr>
        <w:pStyle w:val="NoSpacing"/>
        <w:spacing w:line="480" w:lineRule="auto"/>
      </w:pPr>
    </w:p>
    <w:p w14:paraId="5DD33369"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620954"/>
      <w:r w:rsidRPr="00AE0AA3">
        <w:rPr>
          <w:rFonts w:ascii="Calibri Light" w:eastAsia="Times New Roman" w:hAnsi="Calibri Light" w:cs="Times New Roman"/>
          <w:b/>
          <w:i/>
          <w:color w:val="000000"/>
          <w:sz w:val="28"/>
          <w:szCs w:val="24"/>
        </w:rPr>
        <w:t>Participants</w:t>
      </w:r>
      <w:bookmarkEnd w:id="34"/>
    </w:p>
    <w:p w14:paraId="0A6828AD"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A total of 491 undergraduate students 18 years of age or older at the University of Missouri participated in this study. </w:t>
      </w:r>
      <w:r w:rsidRPr="00AE0AA3">
        <w:rPr>
          <w:rFonts w:ascii="Calibri" w:eastAsia="Calibri" w:hAnsi="Calibri" w:cs="Times New Roman"/>
          <w:szCs w:val="24"/>
        </w:rPr>
        <w:t>Participants were recruited through an online survey platform and offered psychology course credit in exchange for their participation.</w:t>
      </w:r>
      <w:r w:rsidRPr="00AE0AA3">
        <w:rPr>
          <w:rFonts w:ascii="Calibri" w:eastAsia="Calibri" w:hAnsi="Calibri" w:cs="Times New Roman"/>
        </w:rPr>
        <w:t xml:space="preserve"> Participants were asked to select categories that best described their race/ethnicity.</w:t>
      </w:r>
      <w:r w:rsidRPr="00AE0AA3">
        <w:t xml:space="preserve"> </w:t>
      </w:r>
      <w:r w:rsidRPr="00AE0AA3">
        <w:rPr>
          <w:rFonts w:ascii="Calibri" w:eastAsia="Calibri" w:hAnsi="Calibri" w:cs="Times New Roman"/>
        </w:rPr>
        <w:t>Participants self-identified as: White (90%), Black (6.1%), Hispanic (5.7%), Asian (4.5%), Native American (1.2%), or ‘other’ (0.8%).  Participants also self-selected their preferred gender identity. 69% participants identified as ‘Female’, 30% ‘Male’, and 0.4% as ‘Gender Variant or Nonconforming’. They ranged in age from 18 to 46 years (</w:t>
      </w:r>
      <w:r w:rsidRPr="00AE0AA3">
        <w:rPr>
          <w:rFonts w:ascii="Calibri" w:eastAsia="Calibri" w:hAnsi="Calibri" w:cs="Times New Roman"/>
          <w:i/>
          <w:iCs/>
        </w:rPr>
        <w:t xml:space="preserve">M </w:t>
      </w:r>
      <w:r w:rsidRPr="00AE0AA3">
        <w:rPr>
          <w:rFonts w:ascii="Calibri" w:eastAsia="Calibri" w:hAnsi="Calibri" w:cs="Times New Roman"/>
        </w:rPr>
        <w:t xml:space="preserve">= 18.7, </w:t>
      </w:r>
      <w:r w:rsidRPr="00AE0AA3">
        <w:rPr>
          <w:rFonts w:ascii="Calibri" w:eastAsia="Calibri" w:hAnsi="Calibri" w:cs="Times New Roman"/>
          <w:i/>
          <w:iCs/>
        </w:rPr>
        <w:t>SD</w:t>
      </w:r>
      <w:r w:rsidRPr="00AE0AA3">
        <w:rPr>
          <w:rFonts w:ascii="Calibri" w:eastAsia="Calibri" w:hAnsi="Calibri" w:cs="Times New Roman"/>
        </w:rPr>
        <w:t xml:space="preserve"> = 2.07).</w:t>
      </w:r>
    </w:p>
    <w:p w14:paraId="58ED2D0B"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620955"/>
      <w:r w:rsidRPr="00AE0AA3">
        <w:rPr>
          <w:rFonts w:ascii="Calibri Light" w:eastAsia="Times New Roman" w:hAnsi="Calibri Light" w:cs="Times New Roman"/>
          <w:b/>
          <w:i/>
          <w:color w:val="000000"/>
          <w:sz w:val="28"/>
          <w:szCs w:val="24"/>
        </w:rPr>
        <w:lastRenderedPageBreak/>
        <w:t>Materials and Procedure</w:t>
      </w:r>
      <w:bookmarkEnd w:id="35"/>
    </w:p>
    <w:p w14:paraId="1DE5E1AE"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Participants first completed the Ethical Standards of Judgement Questionnaire. Then, for each of the three topics (universal health care, capital punishment, and usage of AI in the workplace), participants provided their initial level of support for the topic (the primary outcome), as well as how much moral conviction they have regarding their position. Additionally, our participants self-reported their level of familiarity with each topic, as well as their openness to changing their mind. 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(Stein, 2017; Bump, 2015). Usage of AI in the workplace was chosen as a topic explicitly because of its high level of novelty. The usage of AI is not currently seen in a politically polarized way, and the public does not have the same level of familiarity as the other two topics, given its relative newness (Fast &amp; Horvitz, 2017).</w:t>
      </w:r>
    </w:p>
    <w:p w14:paraId="170F8C28" w14:textId="3A06E54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 xml:space="preserve">As in Study 2, participants were then asked to read three short essays about universal health care, capital punishment, and the usage of AI in the workplace designed to manipulate the perception of moral conviction. They were randomized into one of two conditions: 1) Moral Responsibility or 2) Pragmatic. Thus, each participant received three essays, one on each topic, that all share the same moral framing. As in Study 2, the focus was on the moral responsibility </w:t>
      </w:r>
      <w:r w:rsidRPr="00AE0AA3">
        <w:rPr>
          <w:rFonts w:ascii="Calibri" w:eastAsia="Calibri" w:hAnsi="Calibri" w:cs="Times New Roman"/>
          <w:kern w:val="0"/>
          <w:szCs w:val="24"/>
          <w14:ligatures w14:val="none"/>
        </w:rPr>
        <w:lastRenderedPageBreak/>
        <w:t xml:space="preserve">and pragmatic framings because these conditions had the greatest </w:t>
      </w:r>
      <w:proofErr w:type="gramStart"/>
      <w:r w:rsidRPr="00AE0AA3">
        <w:rPr>
          <w:rFonts w:ascii="Calibri" w:eastAsia="Calibri" w:hAnsi="Calibri" w:cs="Times New Roman"/>
          <w:kern w:val="0"/>
          <w:szCs w:val="24"/>
          <w14:ligatures w14:val="none"/>
        </w:rPr>
        <w:t>between group differences</w:t>
      </w:r>
      <w:proofErr w:type="gramEnd"/>
      <w:r w:rsidRPr="00AE0AA3">
        <w:rPr>
          <w:rFonts w:ascii="Calibri" w:eastAsia="Calibri" w:hAnsi="Calibri" w:cs="Times New Roman"/>
          <w:kern w:val="0"/>
          <w:szCs w:val="24"/>
          <w14:ligatures w14:val="none"/>
        </w:rPr>
        <w:t xml:space="preserve"> in the preliminary data.</w:t>
      </w:r>
      <w:r w:rsidRPr="00AE0AA3">
        <w:t xml:space="preserve"> </w:t>
      </w:r>
      <w:r w:rsidRPr="00AE0AA3">
        <w:rPr>
          <w:rFonts w:ascii="Calibri" w:eastAsia="Calibri" w:hAnsi="Calibri" w:cs="Times New Roman"/>
          <w:kern w:val="0"/>
          <w:szCs w:val="24"/>
          <w14:ligatures w14:val="none"/>
        </w:rPr>
        <w:t>All essays were readable at a high school level, as assessed by a Flesh-Kincaid readability score, and have comparable word counts</w:t>
      </w:r>
      <w:r w:rsidR="009D35C7" w:rsidRPr="00AE0AA3">
        <w:rPr>
          <w:rFonts w:ascii="Calibri" w:eastAsia="Calibri" w:hAnsi="Calibri" w:cs="Times New Roman"/>
          <w:kern w:val="0"/>
          <w:szCs w:val="24"/>
          <w14:ligatures w14:val="none"/>
        </w:rPr>
        <w:t xml:space="preserve"> (</w:t>
      </w:r>
      <w:r w:rsidR="007D43A3" w:rsidRPr="00AE0AA3">
        <w:rPr>
          <w:rFonts w:ascii="Calibri" w:eastAsia="Calibri" w:hAnsi="Calibri" w:cs="Times New Roman"/>
          <w:kern w:val="0"/>
          <w:szCs w:val="24"/>
          <w14:ligatures w14:val="none"/>
        </w:rPr>
        <w:t>ranges were – UHC: 153-199; capital punishment: 1</w:t>
      </w:r>
      <w:r w:rsidR="0011346B" w:rsidRPr="00AE0AA3">
        <w:rPr>
          <w:rFonts w:ascii="Calibri" w:eastAsia="Calibri" w:hAnsi="Calibri" w:cs="Times New Roman"/>
          <w:kern w:val="0"/>
          <w:szCs w:val="24"/>
          <w14:ligatures w14:val="none"/>
        </w:rPr>
        <w:t>08</w:t>
      </w:r>
      <w:r w:rsidR="007D43A3" w:rsidRPr="00AE0AA3">
        <w:rPr>
          <w:rFonts w:ascii="Calibri" w:eastAsia="Calibri" w:hAnsi="Calibri" w:cs="Times New Roman"/>
          <w:kern w:val="0"/>
          <w:szCs w:val="24"/>
          <w14:ligatures w14:val="none"/>
        </w:rPr>
        <w:t>-1</w:t>
      </w:r>
      <w:r w:rsidR="0011346B" w:rsidRPr="00AE0AA3">
        <w:rPr>
          <w:rFonts w:ascii="Calibri" w:eastAsia="Calibri" w:hAnsi="Calibri" w:cs="Times New Roman"/>
          <w:kern w:val="0"/>
          <w:szCs w:val="24"/>
          <w14:ligatures w14:val="none"/>
        </w:rPr>
        <w:t>19</w:t>
      </w:r>
      <w:r w:rsidR="007D43A3" w:rsidRPr="00AE0AA3">
        <w:rPr>
          <w:rFonts w:ascii="Calibri" w:eastAsia="Calibri" w:hAnsi="Calibri" w:cs="Times New Roman"/>
          <w:kern w:val="0"/>
          <w:szCs w:val="24"/>
          <w14:ligatures w14:val="none"/>
        </w:rPr>
        <w:t xml:space="preserve">; and </w:t>
      </w:r>
      <w:r w:rsidR="00164D12" w:rsidRPr="00AE0AA3">
        <w:rPr>
          <w:rFonts w:ascii="Calibri" w:eastAsia="Calibri" w:hAnsi="Calibri" w:cs="Times New Roman"/>
          <w:kern w:val="0"/>
          <w:szCs w:val="24"/>
          <w14:ligatures w14:val="none"/>
        </w:rPr>
        <w:t>AI in the Workforce</w:t>
      </w:r>
      <w:r w:rsidR="007D43A3" w:rsidRPr="00AE0AA3">
        <w:rPr>
          <w:rFonts w:ascii="Calibri" w:eastAsia="Calibri" w:hAnsi="Calibri" w:cs="Times New Roman"/>
          <w:kern w:val="0"/>
          <w:szCs w:val="24"/>
          <w14:ligatures w14:val="none"/>
        </w:rPr>
        <w:t>: 1</w:t>
      </w:r>
      <w:r w:rsidR="00F42D1B" w:rsidRPr="00AE0AA3">
        <w:rPr>
          <w:rFonts w:ascii="Calibri" w:eastAsia="Calibri" w:hAnsi="Calibri" w:cs="Times New Roman"/>
          <w:kern w:val="0"/>
          <w:szCs w:val="24"/>
          <w14:ligatures w14:val="none"/>
        </w:rPr>
        <w:t>2</w:t>
      </w:r>
      <w:r w:rsidR="007D43A3" w:rsidRPr="00AE0AA3">
        <w:rPr>
          <w:rFonts w:ascii="Calibri" w:eastAsia="Calibri" w:hAnsi="Calibri" w:cs="Times New Roman"/>
          <w:kern w:val="0"/>
          <w:szCs w:val="24"/>
          <w14:ligatures w14:val="none"/>
        </w:rPr>
        <w:t>3-1</w:t>
      </w:r>
      <w:r w:rsidR="00F42D1B" w:rsidRPr="00AE0AA3">
        <w:rPr>
          <w:rFonts w:ascii="Calibri" w:eastAsia="Calibri" w:hAnsi="Calibri" w:cs="Times New Roman"/>
          <w:kern w:val="0"/>
          <w:szCs w:val="24"/>
          <w14:ligatures w14:val="none"/>
        </w:rPr>
        <w:t>32</w:t>
      </w:r>
      <w:r w:rsidR="009D35C7" w:rsidRPr="00AE0AA3">
        <w:rPr>
          <w:rFonts w:ascii="Calibri" w:eastAsia="Calibri" w:hAnsi="Calibri" w:cs="Times New Roman"/>
          <w:kern w:val="0"/>
          <w:szCs w:val="24"/>
          <w14:ligatures w14:val="none"/>
        </w:rPr>
        <w:t>)</w:t>
      </w:r>
      <w:r w:rsidRPr="00AE0AA3">
        <w:rPr>
          <w:rFonts w:ascii="Calibri" w:eastAsia="Calibri" w:hAnsi="Calibri" w:cs="Times New Roman"/>
          <w:kern w:val="0"/>
          <w:szCs w:val="24"/>
          <w14:ligatures w14:val="none"/>
        </w:rPr>
        <w:t>.</w:t>
      </w:r>
    </w:p>
    <w:p w14:paraId="4A8099FF"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t>Then, as in Study 1, participants estimated the proportion of the US population in 2018 that would be in support of the three issues. Afterwards, participants were given information about social consensus on both of these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three issues. Participants in the ‘high social consensus’ condition saw results that were</w:t>
      </w:r>
      <w:r w:rsidRPr="00AE0AA3">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agreed that</w:t>
      </w:r>
      <w:r w:rsidRPr="00AE0AA3">
        <w:rPr>
          <w:rFonts w:ascii="Calibri" w:eastAsia="Calibri" w:hAnsi="Calibri" w:cs="Times New Roman"/>
          <w:kern w:val="0"/>
          <w:szCs w:val="24"/>
          <w14:ligatures w14:val="none"/>
        </w:rPr>
        <w:t xml:space="preserve"> capital punishment is necessary in the US</w:t>
      </w:r>
      <w:r w:rsidRPr="00AE0AA3">
        <w:rPr>
          <w:rFonts w:ascii="Calibri" w:eastAsia="Calibri" w:hAnsi="Calibri" w:cs="Times New Roman"/>
          <w:szCs w:val="24"/>
        </w:rPr>
        <w:t>, the high social consensus condition would be told that 85% agree, and the low social consensus condition would be told that 45% agree.</w:t>
      </w:r>
      <w:r w:rsidRPr="00AE0AA3">
        <w:rPr>
          <w:rFonts w:ascii="Calibri" w:eastAsia="Calibri" w:hAnsi="Calibri" w:cs="Times New Roman"/>
          <w:kern w:val="0"/>
          <w:szCs w:val="24"/>
          <w14:ligatures w14:val="none"/>
        </w:rPr>
        <w:t xml:space="preserve"> After the social consensus information, participants were asked to indicate their degree of surprise at the stated level of public support and then estimate levels of public levels support in 2024. After receiving both the moral conviction and social consensus manipulations, participants again completed items measuring their level of support as well as their level of moral conviction for all three topics. Finally, participants completed several individual difference measures and provided demographic information.</w:t>
      </w:r>
    </w:p>
    <w:p w14:paraId="42A09FB5"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620956"/>
      <w:r w:rsidRPr="00AE0AA3">
        <w:rPr>
          <w:rFonts w:ascii="Calibri Light" w:eastAsia="Times New Roman" w:hAnsi="Calibri Light" w:cs="Times New Roman"/>
          <w:b/>
          <w:i/>
          <w:color w:val="000000"/>
          <w:sz w:val="28"/>
          <w:szCs w:val="24"/>
        </w:rPr>
        <w:lastRenderedPageBreak/>
        <w:t>Measures</w:t>
      </w:r>
      <w:bookmarkEnd w:id="36"/>
    </w:p>
    <w:p w14:paraId="271BB4F4"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b/>
          <w:bCs/>
          <w:kern w:val="0"/>
          <w:szCs w:val="24"/>
          <w14:ligatures w14:val="none"/>
        </w:rPr>
        <w:t>Primary Outcome.</w:t>
      </w:r>
      <w:r w:rsidRPr="00AE0AA3">
        <w:rPr>
          <w:rFonts w:ascii="Calibri" w:eastAsia="Calibri" w:hAnsi="Calibri" w:cs="Times New Roman"/>
          <w:kern w:val="0"/>
          <w:szCs w:val="24"/>
          <w14:ligatures w14:val="none"/>
        </w:rPr>
        <w:t xml:space="preserve"> Participant support for the issues was captured in the same way as Study 2, as a continuous variable ranging from strong disagreement (-50) to strong agreement (50) with the following statements: 1) “The US government needs to implement Universal Health Care because basic population needs are not being met.” (</w:t>
      </w:r>
      <w:r w:rsidRPr="00AE0AA3">
        <w:rPr>
          <w:rFonts w:ascii="Calibri" w:eastAsia="Calibri" w:hAnsi="Calibri" w:cs="Times New Roman"/>
          <w:i/>
          <w:iCs/>
          <w:kern w:val="0"/>
          <w:szCs w:val="24"/>
          <w14:ligatures w14:val="none"/>
        </w:rPr>
        <w:t>Universal Healthcare</w:t>
      </w:r>
      <w:r w:rsidRPr="00AE0AA3">
        <w:rPr>
          <w:rFonts w:ascii="Calibri" w:eastAsia="Calibri" w:hAnsi="Calibri" w:cs="Times New Roman"/>
          <w:kern w:val="0"/>
          <w:szCs w:val="24"/>
          <w14:ligatures w14:val="none"/>
        </w:rPr>
        <w:t>), 2) “Capital Punishment (the Death Penalty) is necessary in America” (</w:t>
      </w:r>
      <w:r w:rsidRPr="00AE0AA3">
        <w:rPr>
          <w:rFonts w:ascii="Calibri" w:eastAsia="Calibri" w:hAnsi="Calibri" w:cs="Times New Roman"/>
          <w:i/>
          <w:iCs/>
          <w:kern w:val="0"/>
          <w:szCs w:val="24"/>
          <w14:ligatures w14:val="none"/>
        </w:rPr>
        <w:t>Capital Punishment</w:t>
      </w:r>
      <w:r w:rsidRPr="00AE0AA3">
        <w:rPr>
          <w:rFonts w:ascii="Calibri" w:eastAsia="Calibri" w:hAnsi="Calibri" w:cs="Times New Roman"/>
          <w:kern w:val="0"/>
          <w:szCs w:val="24"/>
          <w14:ligatures w14:val="none"/>
        </w:rPr>
        <w:t>), and 3) “Americans should be able to use AI for job applications” (</w:t>
      </w:r>
      <w:r w:rsidRPr="00AE0AA3">
        <w:rPr>
          <w:rFonts w:ascii="Calibri" w:eastAsia="Calibri" w:hAnsi="Calibri" w:cs="Times New Roman"/>
          <w:i/>
          <w:iCs/>
          <w:kern w:val="0"/>
          <w:szCs w:val="24"/>
          <w14:ligatures w14:val="none"/>
        </w:rPr>
        <w:t>Use of AI in the Workplace</w:t>
      </w:r>
      <w:r w:rsidRPr="00AE0AA3">
        <w:rPr>
          <w:rFonts w:ascii="Calibri" w:eastAsia="Calibri" w:hAnsi="Calibri" w:cs="Times New Roman"/>
          <w:kern w:val="0"/>
          <w:szCs w:val="24"/>
          <w14:ligatures w14:val="none"/>
        </w:rPr>
        <w:t>). Likewise, moral conviction was assessed using the same composite measure as in Study 2.</w:t>
      </w:r>
    </w:p>
    <w:p w14:paraId="6CF9B214" w14:textId="77777777" w:rsidR="00AF3464" w:rsidRPr="00AE0AA3" w:rsidRDefault="00AF3464" w:rsidP="00AF3464">
      <w:pPr>
        <w:spacing w:before="180" w:after="180" w:afterAutospacing="1" w:line="480" w:lineRule="auto"/>
        <w:ind w:firstLine="720"/>
        <w:rPr>
          <w:rFonts w:ascii="Calibri" w:eastAsia="Calibri" w:hAnsi="Calibri" w:cs="Times New Roman"/>
          <w:szCs w:val="24"/>
        </w:rPr>
      </w:pPr>
      <w:r w:rsidRPr="00AE0AA3">
        <w:rPr>
          <w:rFonts w:ascii="Calibri" w:eastAsia="Calibri" w:hAnsi="Calibri" w:cs="Times New Roman"/>
          <w:b/>
          <w:bCs/>
          <w:kern w:val="0"/>
          <w:szCs w:val="24"/>
          <w14:ligatures w14:val="none"/>
        </w:rPr>
        <w:t>Secondary Outcomes</w:t>
      </w:r>
      <w:r w:rsidRPr="00AE0AA3">
        <w:rPr>
          <w:rFonts w:ascii="Calibri" w:eastAsia="Calibri" w:hAnsi="Calibri" w:cs="Times New Roman"/>
          <w:kern w:val="0"/>
          <w:szCs w:val="24"/>
          <w14:ligatures w14:val="none"/>
        </w:rPr>
        <w:t xml:space="preserve">. Estimates of public support for the three topics were obtained by asking participants to estimate what percentage of the American public would agree with the above statements measuring support for the topic. Participants provided a number ranging from 0-100%. Separate estimates were obtained for 2018 and 2024. Participants were also asked to rate </w:t>
      </w:r>
      <w:r w:rsidRPr="00AE0AA3">
        <w:rPr>
          <w:rFonts w:ascii="Calibri" w:eastAsia="Calibri" w:hAnsi="Calibri" w:cs="Times New Roman"/>
          <w:szCs w:val="24"/>
        </w:rPr>
        <w:t xml:space="preserve">how ‘surprised’ they were at the 2018 social consensus information provided. Surprise will be measured with a 5-point Likert scale ranging from ‘Not Surprised’ (1) to ‘Very Surprised’ (5). Topic familiarity was assessed by asking participants “How familiar are you with [topic]?”, measured as a continuous variable ranging from </w:t>
      </w:r>
      <w:r w:rsidRPr="00AE0AA3">
        <w:rPr>
          <w:rFonts w:ascii="Calibri" w:eastAsia="Calibri" w:hAnsi="Calibri" w:cs="Times New Roman"/>
          <w:kern w:val="0"/>
          <w:szCs w:val="24"/>
          <w14:ligatures w14:val="none"/>
        </w:rPr>
        <w:t xml:space="preserve">“I am extremely unfamiliar” (-50) to “I am extremely familiar” (50). Likewise, </w:t>
      </w:r>
      <w:r w:rsidRPr="00AE0AA3">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sidRPr="00AE0AA3">
        <w:rPr>
          <w:rFonts w:ascii="Calibri" w:eastAsia="Calibri" w:hAnsi="Calibri" w:cs="Times New Roman"/>
          <w:kern w:val="0"/>
          <w:szCs w:val="24"/>
          <w14:ligatures w14:val="none"/>
        </w:rPr>
        <w:t>“Extremely unlikely” (-50) to “Extremely likely” (50).</w:t>
      </w:r>
    </w:p>
    <w:p w14:paraId="4231A75F" w14:textId="77777777" w:rsidR="00AF3464" w:rsidRPr="00AE0AA3"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AE0AA3">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For Study 3, each six-item subscale showed satisfactory internal consistencies with Cronbach’s α of .68 (deontology) and .71 (utilitarianism).</w:t>
      </w:r>
    </w:p>
    <w:p w14:paraId="05EEB5F7"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620957"/>
      <w:r w:rsidRPr="00AE0AA3">
        <w:rPr>
          <w:rFonts w:ascii="Calibri Light" w:eastAsia="Times New Roman" w:hAnsi="Calibri Light" w:cs="Times New Roman"/>
          <w:b/>
          <w:i/>
          <w:color w:val="000000"/>
          <w:sz w:val="28"/>
          <w:szCs w:val="24"/>
        </w:rPr>
        <w:t>Power and Statistical Analysis</w:t>
      </w:r>
      <w:bookmarkEnd w:id="37"/>
    </w:p>
    <w:p w14:paraId="31C77F07" w14:textId="2E68246F" w:rsidR="00AF3464" w:rsidRPr="00AE0AA3" w:rsidRDefault="00AF3464" w:rsidP="00AF3464">
      <w:pPr>
        <w:spacing w:after="100" w:afterAutospacing="1" w:line="480" w:lineRule="auto"/>
        <w:ind w:firstLine="720"/>
        <w:rPr>
          <w:rFonts w:ascii="Calibri" w:eastAsia="Calibri" w:hAnsi="Calibri" w:cs="Times New Roman"/>
          <w:szCs w:val="24"/>
        </w:rPr>
      </w:pPr>
      <w:r w:rsidRPr="00AE0AA3">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AE0AA3">
        <w:rPr>
          <w:rFonts w:ascii="Calibri" w:eastAsia="Calibri" w:hAnsi="Calibri" w:cs="Times New Roman"/>
          <w:szCs w:val="24"/>
        </w:rPr>
        <w:t>Erdfelder</w:t>
      </w:r>
      <w:proofErr w:type="spellEnd"/>
      <w:r w:rsidRPr="00AE0AA3">
        <w:rPr>
          <w:rFonts w:ascii="Calibri" w:eastAsia="Calibri" w:hAnsi="Calibri" w:cs="Times New Roman"/>
          <w:szCs w:val="24"/>
        </w:rPr>
        <w:t xml:space="preserve">, Lang, and Buchner, 2007; Faul, </w:t>
      </w:r>
      <w:proofErr w:type="spellStart"/>
      <w:r w:rsidRPr="00AE0AA3">
        <w:rPr>
          <w:rFonts w:ascii="Calibri" w:eastAsia="Calibri" w:hAnsi="Calibri" w:cs="Times New Roman"/>
          <w:szCs w:val="24"/>
        </w:rPr>
        <w:t>Erdfelder</w:t>
      </w:r>
      <w:proofErr w:type="spellEnd"/>
      <w:r w:rsidRPr="00AE0AA3">
        <w:rPr>
          <w:rFonts w:ascii="Calibri" w:eastAsia="Calibri" w:hAnsi="Calibri" w:cs="Times New Roman"/>
          <w:szCs w:val="24"/>
        </w:rPr>
        <w:t xml:space="preserve">, Buchner, and Lang, 2009).  Support for the three topics was treated as a continuous variable. </w:t>
      </w:r>
      <w:r w:rsidR="004040D9" w:rsidRPr="00AE0AA3">
        <w:rPr>
          <w:rFonts w:ascii="Calibri" w:eastAsia="Calibri" w:hAnsi="Calibri" w:cs="Times New Roman"/>
          <w:szCs w:val="24"/>
        </w:rPr>
        <w:t>I</w:t>
      </w:r>
      <w:r w:rsidRPr="00AE0AA3">
        <w:rPr>
          <w:rFonts w:ascii="Calibri" w:eastAsia="Calibri" w:hAnsi="Calibri" w:cs="Times New Roman"/>
          <w:szCs w:val="24"/>
        </w:rPr>
        <w:t xml:space="preserve"> examined the effects of the moral conviction condition (increasing or decreasing moral conviction), the effect of the social consensus condition (high or low social consensus), as well as the interaction between moral conviction and social consensus on our outcome measure. All tests were conducted in R and considered statistically significant when P &lt;.05. </w:t>
      </w:r>
      <w:r w:rsidR="004040D9" w:rsidRPr="00AE0AA3">
        <w:rPr>
          <w:rFonts w:ascii="Calibri" w:eastAsia="Calibri" w:hAnsi="Calibri" w:cs="Times New Roman"/>
          <w:szCs w:val="24"/>
        </w:rPr>
        <w:t xml:space="preserve">I </w:t>
      </w:r>
      <w:r w:rsidRPr="00AE0AA3">
        <w:rPr>
          <w:rFonts w:ascii="Calibri" w:eastAsia="Calibri" w:hAnsi="Calibri" w:cs="Times New Roman"/>
          <w:szCs w:val="24"/>
        </w:rPr>
        <w:t>used R version 4.4.1 (R Core Team 2024).</w:t>
      </w:r>
    </w:p>
    <w:p w14:paraId="4D60EF28" w14:textId="77777777" w:rsidR="00AF3464" w:rsidRPr="00AE0AA3"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8" w:name="_Toc195620958"/>
      <w:r w:rsidRPr="00AE0AA3">
        <w:rPr>
          <w:rFonts w:ascii="Calibri Light" w:eastAsia="Times New Roman" w:hAnsi="Calibri Light" w:cs="Times New Roman"/>
          <w:b/>
          <w:i/>
          <w:color w:val="000000"/>
          <w:sz w:val="28"/>
          <w:szCs w:val="24"/>
        </w:rPr>
        <w:lastRenderedPageBreak/>
        <w:t>Study 3 Hypotheses</w:t>
      </w:r>
      <w:bookmarkEnd w:id="38"/>
      <w:r w:rsidRPr="00AE0AA3">
        <w:rPr>
          <w:rFonts w:ascii="Calibri Light" w:eastAsia="Times New Roman" w:hAnsi="Calibri Light" w:cs="Times New Roman"/>
          <w:b/>
          <w:i/>
          <w:color w:val="000000"/>
          <w:sz w:val="28"/>
          <w:szCs w:val="24"/>
        </w:rPr>
        <w:t xml:space="preserve"> </w:t>
      </w:r>
    </w:p>
    <w:p w14:paraId="1AC3B38A" w14:textId="77777777" w:rsidR="00AF3464" w:rsidRPr="00AE0AA3" w:rsidRDefault="00AF3464" w:rsidP="00AF3464">
      <w:pPr>
        <w:pStyle w:val="FirstParagraph"/>
        <w:spacing w:line="480" w:lineRule="auto"/>
        <w:ind w:firstLine="720"/>
        <w:rPr>
          <w:rFonts w:ascii="Calibri" w:hAnsi="Calibri" w:cs="Calibri"/>
          <w:szCs w:val="28"/>
        </w:rPr>
      </w:pPr>
      <w:r w:rsidRPr="00AE0AA3">
        <w:rPr>
          <w:rFonts w:ascii="Calibri" w:hAnsi="Calibri" w:cs="Calibri"/>
          <w:szCs w:val="28"/>
        </w:rPr>
        <w:t>The first hypothesis was that high social consensus would lead to greater positive support for each topic (</w:t>
      </w:r>
      <w:r w:rsidRPr="00AE0AA3">
        <w:rPr>
          <w:rFonts w:ascii="Calibri" w:hAnsi="Calibri" w:cs="Calibri"/>
          <w:b/>
          <w:bCs/>
          <w:szCs w:val="28"/>
        </w:rPr>
        <w:t>H1</w:t>
      </w:r>
      <w:r w:rsidRPr="00AE0AA3">
        <w:rPr>
          <w:rFonts w:ascii="Calibri" w:hAnsi="Calibri" w:cs="Calibri"/>
          <w:szCs w:val="28"/>
        </w:rPr>
        <w:t>), which would be a replication of Study 1. Additionally, social consensus and moral conviction were expected to have an interactive effect on support for universal health care, capital punishment, and the usage of AI in the workplace (</w:t>
      </w:r>
      <w:r w:rsidRPr="00AE0AA3">
        <w:rPr>
          <w:rFonts w:ascii="Calibri" w:hAnsi="Calibri" w:cs="Calibri"/>
          <w:b/>
          <w:bCs/>
          <w:szCs w:val="28"/>
        </w:rPr>
        <w:t>H2</w:t>
      </w:r>
      <w:r w:rsidRPr="00AE0AA3">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AE0AA3"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9" w:name="_Toc195620959"/>
      <w:r w:rsidRPr="00AE0AA3">
        <w:rPr>
          <w:rFonts w:ascii="Calibri Light" w:eastAsia="Times New Roman" w:hAnsi="Calibri Light" w:cs="Times New Roman"/>
          <w:b/>
          <w:bCs/>
          <w:kern w:val="0"/>
          <w:sz w:val="28"/>
          <w:szCs w:val="28"/>
          <w14:ligatures w14:val="none"/>
        </w:rPr>
        <w:t>Results</w:t>
      </w:r>
      <w:bookmarkEnd w:id="39"/>
    </w:p>
    <w:p w14:paraId="79D7538B" w14:textId="0B10C054" w:rsidR="00AF3464" w:rsidRPr="00AE0AA3" w:rsidRDefault="00AF3464" w:rsidP="00AF3464">
      <w:pPr>
        <w:spacing w:after="100" w:afterAutospacing="1" w:line="480" w:lineRule="auto"/>
        <w:ind w:firstLine="720"/>
      </w:pPr>
      <w:r w:rsidRPr="00AE0AA3">
        <w:rPr>
          <w:rFonts w:ascii="Calibri" w:eastAsia="Calibri" w:hAnsi="Calibri" w:cs="Times New Roman"/>
          <w:szCs w:val="24"/>
        </w:rPr>
        <w:t xml:space="preserve">Both hypotheses were tested with a series of within-subjects analysis of variance (ANOVA) models comparing support for the topics both before and after the social consensus and </w:t>
      </w:r>
      <w:r w:rsidRPr="00AE0AA3">
        <w:rPr>
          <w:rFonts w:ascii="Calibri" w:eastAsia="Calibri" w:hAnsi="Calibri" w:cs="Calibri"/>
          <w:szCs w:val="24"/>
        </w:rPr>
        <w:t xml:space="preserve">moral conviction manipulations. The outcome for </w:t>
      </w:r>
      <w:r w:rsidRPr="00AE0AA3">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sidRPr="00AE0AA3">
        <w:rPr>
          <w:rFonts w:ascii="Calibri" w:eastAsia="Calibri" w:hAnsi="Calibri" w:cs="Calibri"/>
        </w:rPr>
        <w:t>I</w:t>
      </w:r>
      <w:r w:rsidRPr="00AE0AA3">
        <w:rPr>
          <w:rFonts w:ascii="Calibri" w:eastAsia="Calibri" w:hAnsi="Calibri" w:cs="Calibri"/>
        </w:rPr>
        <w:t xml:space="preserve"> also plan</w:t>
      </w:r>
      <w:r w:rsidR="00D62429" w:rsidRPr="00AE0AA3">
        <w:rPr>
          <w:rFonts w:ascii="Calibri" w:eastAsia="Calibri" w:hAnsi="Calibri" w:cs="Calibri"/>
        </w:rPr>
        <w:t>ned</w:t>
      </w:r>
      <w:r w:rsidRPr="00AE0AA3">
        <w:rPr>
          <w:rFonts w:ascii="Calibri" w:eastAsia="Calibri" w:hAnsi="Calibri" w:cs="Calibri"/>
        </w:rPr>
        <w:t xml:space="preserve"> on examining the interaction of </w:t>
      </w:r>
      <w:proofErr w:type="gramStart"/>
      <w:r w:rsidRPr="00AE0AA3">
        <w:rPr>
          <w:rFonts w:ascii="Calibri" w:eastAsia="Calibri" w:hAnsi="Calibri" w:cs="Calibri"/>
        </w:rPr>
        <w:t>the moral</w:t>
      </w:r>
      <w:proofErr w:type="gramEnd"/>
      <w:r w:rsidRPr="00AE0AA3">
        <w:rPr>
          <w:rFonts w:ascii="Calibri" w:eastAsia="Calibri" w:hAnsi="Calibri" w:cs="Calibri"/>
        </w:rPr>
        <w:t xml:space="preserve"> conviction and social consensus manipulations. To test H1, </w:t>
      </w:r>
      <w:r w:rsidR="00B01BE1" w:rsidRPr="00AE0AA3">
        <w:rPr>
          <w:rFonts w:ascii="Calibri" w:eastAsia="Calibri" w:hAnsi="Calibri" w:cs="Calibri"/>
        </w:rPr>
        <w:t>I</w:t>
      </w:r>
      <w:r w:rsidR="00F470EC" w:rsidRPr="00AE0AA3">
        <w:rPr>
          <w:rFonts w:ascii="Calibri" w:eastAsia="Calibri" w:hAnsi="Calibri" w:cs="Calibri"/>
        </w:rPr>
        <w:t xml:space="preserve"> </w:t>
      </w:r>
      <w:r w:rsidRPr="00AE0AA3">
        <w:rPr>
          <w:rFonts w:ascii="Calibri" w:eastAsia="Calibri" w:hAnsi="Calibri" w:cs="Calibri"/>
        </w:rPr>
        <w:t>conducted an ANOVA model with</w:t>
      </w:r>
      <w:r w:rsidR="00B97014" w:rsidRPr="00AE0AA3">
        <w:rPr>
          <w:rFonts w:ascii="Calibri" w:eastAsia="Calibri" w:hAnsi="Calibri" w:cs="Calibri"/>
        </w:rPr>
        <w:t xml:space="preserve"> the</w:t>
      </w:r>
      <w:r w:rsidRPr="00AE0AA3">
        <w:rPr>
          <w:rFonts w:ascii="Calibri" w:eastAsia="Calibri" w:hAnsi="Calibri" w:cs="Calibri"/>
        </w:rPr>
        <w:t xml:space="preserve"> two manipulations (moral conviction and social consensus) as between-subjects factors.</w:t>
      </w:r>
    </w:p>
    <w:p w14:paraId="54ACF28E" w14:textId="77777777" w:rsidR="00AF3464" w:rsidRPr="00AE0AA3" w:rsidRDefault="00AF3464" w:rsidP="00AF3464">
      <w:pPr>
        <w:pStyle w:val="NoSpacing"/>
        <w:spacing w:line="480" w:lineRule="auto"/>
        <w:rPr>
          <w:rFonts w:ascii="Calibri" w:eastAsia="Calibri" w:hAnsi="Calibri" w:cs="Times New Roman"/>
          <w:i/>
          <w:iCs/>
          <w:sz w:val="24"/>
          <w:szCs w:val="24"/>
        </w:rPr>
      </w:pPr>
      <w:r w:rsidRPr="00AE0AA3">
        <w:rPr>
          <w:rFonts w:ascii="Calibri" w:eastAsia="Calibri" w:hAnsi="Calibri" w:cs="Times New Roman"/>
          <w:i/>
          <w:iCs/>
          <w:sz w:val="24"/>
          <w:szCs w:val="24"/>
        </w:rPr>
        <w:lastRenderedPageBreak/>
        <w:t>Support for the Topic</w:t>
      </w:r>
    </w:p>
    <w:p w14:paraId="09E2238E"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These results of these analyses did not support Hypothesis 1. There was no main effect of the social consensus manipulation on support for: 1) Universal Health Care, (ß = -1.712, </w:t>
      </w:r>
      <w:r w:rsidRPr="00AE0AA3">
        <w:rPr>
          <w:rFonts w:ascii="Calibri" w:eastAsia="Calibri" w:hAnsi="Calibri" w:cs="Times New Roman"/>
          <w:i/>
          <w:iCs/>
        </w:rPr>
        <w:t>p</w:t>
      </w:r>
      <w:r w:rsidRPr="00AE0AA3">
        <w:rPr>
          <w:rFonts w:ascii="Calibri" w:eastAsia="Calibri" w:hAnsi="Calibri" w:cs="Times New Roman"/>
        </w:rPr>
        <w:t xml:space="preserve"> = 0.335); 2) Capital Punishment, (ß = -0.823, </w:t>
      </w:r>
      <w:r w:rsidRPr="00AE0AA3">
        <w:rPr>
          <w:rFonts w:ascii="Calibri" w:eastAsia="Calibri" w:hAnsi="Calibri" w:cs="Times New Roman"/>
          <w:i/>
          <w:iCs/>
        </w:rPr>
        <w:t>p</w:t>
      </w:r>
      <w:r w:rsidRPr="00AE0AA3">
        <w:rPr>
          <w:rFonts w:ascii="Calibri" w:eastAsia="Calibri" w:hAnsi="Calibri" w:cs="Times New Roman"/>
        </w:rPr>
        <w:t xml:space="preserve"> = 0.721); or 3) AI in the Workplace, (ß = -2.67, </w:t>
      </w:r>
      <w:r w:rsidRPr="00AE0AA3">
        <w:rPr>
          <w:rFonts w:ascii="Calibri" w:eastAsia="Calibri" w:hAnsi="Calibri" w:cs="Times New Roman"/>
          <w:i/>
          <w:iCs/>
        </w:rPr>
        <w:t>p</w:t>
      </w:r>
      <w:r w:rsidRPr="00AE0AA3">
        <w:rPr>
          <w:rFonts w:ascii="Calibri" w:eastAsia="Calibri" w:hAnsi="Calibri" w:cs="Times New Roman"/>
        </w:rPr>
        <w:t xml:space="preserve"> = 0.299). There was no main effect of moral conviction on support for: 1) Universal Health Care, (ß = -2.226, </w:t>
      </w:r>
      <w:r w:rsidRPr="00AE0AA3">
        <w:rPr>
          <w:rFonts w:ascii="Calibri" w:eastAsia="Calibri" w:hAnsi="Calibri" w:cs="Times New Roman"/>
          <w:i/>
          <w:iCs/>
        </w:rPr>
        <w:t>p</w:t>
      </w:r>
      <w:r w:rsidRPr="00AE0AA3">
        <w:rPr>
          <w:rFonts w:ascii="Calibri" w:eastAsia="Calibri" w:hAnsi="Calibri" w:cs="Times New Roman"/>
        </w:rPr>
        <w:t xml:space="preserve"> =</w:t>
      </w:r>
      <w:r w:rsidRPr="00AE0AA3">
        <w:rPr>
          <w:rFonts w:ascii="Calibri" w:eastAsia="Calibri" w:hAnsi="Calibri" w:cs="Times New Roman"/>
          <w:i/>
          <w:iCs/>
        </w:rPr>
        <w:t xml:space="preserve"> </w:t>
      </w:r>
      <w:r w:rsidRPr="00AE0AA3">
        <w:rPr>
          <w:rFonts w:ascii="Calibri" w:eastAsia="Calibri" w:hAnsi="Calibri" w:cs="Times New Roman"/>
        </w:rPr>
        <w:t xml:space="preserve">0.207); 2) Capital Punishment, (ß = -1.926, </w:t>
      </w:r>
      <w:r w:rsidRPr="00AE0AA3">
        <w:rPr>
          <w:rFonts w:ascii="Calibri" w:eastAsia="Calibri" w:hAnsi="Calibri" w:cs="Times New Roman"/>
          <w:i/>
          <w:iCs/>
        </w:rPr>
        <w:t>p</w:t>
      </w:r>
      <w:r w:rsidRPr="00AE0AA3">
        <w:rPr>
          <w:rFonts w:ascii="Calibri" w:eastAsia="Calibri" w:hAnsi="Calibri" w:cs="Times New Roman"/>
        </w:rPr>
        <w:t xml:space="preserve"> = 0.408); or 3) AI in the Workplace, (ß= -1.863, </w:t>
      </w:r>
      <w:r w:rsidRPr="00AE0AA3">
        <w:rPr>
          <w:rFonts w:ascii="Calibri" w:eastAsia="Calibri" w:hAnsi="Calibri" w:cs="Times New Roman"/>
          <w:i/>
          <w:iCs/>
        </w:rPr>
        <w:t>p</w:t>
      </w:r>
      <w:r w:rsidRPr="00AE0AA3">
        <w:rPr>
          <w:rFonts w:ascii="Calibri" w:eastAsia="Calibri" w:hAnsi="Calibri" w:cs="Times New Roman"/>
        </w:rPr>
        <w:t xml:space="preserve"> = 0.467). There was also no evidence to support Hypothesis 2 as there was not a significant interaction between social consensus and moral conviction on support for 1) Universal Health Care, (ß</w:t>
      </w:r>
      <w:r w:rsidRPr="00AE0AA3">
        <w:rPr>
          <w:rFonts w:ascii="Calibri" w:eastAsia="Calibri" w:hAnsi="Calibri" w:cs="Times New Roman"/>
          <w:vertAlign w:val="subscript"/>
        </w:rPr>
        <w:t xml:space="preserve"> </w:t>
      </w:r>
      <w:r w:rsidRPr="00AE0AA3">
        <w:rPr>
          <w:rFonts w:ascii="Calibri" w:eastAsia="Calibri" w:hAnsi="Calibri" w:cs="Times New Roman"/>
        </w:rPr>
        <w:t xml:space="preserve">= -0.0762, </w:t>
      </w:r>
      <w:r w:rsidRPr="00AE0AA3">
        <w:rPr>
          <w:rFonts w:ascii="Calibri" w:eastAsia="Calibri" w:hAnsi="Calibri" w:cs="Times New Roman"/>
          <w:i/>
          <w:iCs/>
        </w:rPr>
        <w:t>p</w:t>
      </w:r>
      <w:r w:rsidRPr="00AE0AA3">
        <w:rPr>
          <w:rFonts w:ascii="Calibri" w:eastAsia="Calibri" w:hAnsi="Calibri" w:cs="Times New Roman"/>
        </w:rPr>
        <w:t xml:space="preserve"> = 0.975); 2) Capital Punishment, (ß = -2.607, </w:t>
      </w:r>
      <w:r w:rsidRPr="00AE0AA3">
        <w:rPr>
          <w:rFonts w:ascii="Calibri" w:eastAsia="Calibri" w:hAnsi="Calibri" w:cs="Times New Roman"/>
          <w:i/>
          <w:iCs/>
        </w:rPr>
        <w:t>p</w:t>
      </w:r>
      <w:r w:rsidRPr="00AE0AA3">
        <w:rPr>
          <w:rFonts w:ascii="Calibri" w:eastAsia="Calibri" w:hAnsi="Calibri" w:cs="Times New Roman"/>
        </w:rPr>
        <w:t xml:space="preserve"> = 0.419); or 3) AI in the Workplace, (ß = -3.31, </w:t>
      </w:r>
      <w:r w:rsidRPr="00AE0AA3">
        <w:rPr>
          <w:rFonts w:ascii="Calibri" w:eastAsia="Calibri" w:hAnsi="Calibri" w:cs="Times New Roman"/>
          <w:i/>
          <w:iCs/>
        </w:rPr>
        <w:t>p</w:t>
      </w:r>
      <w:r w:rsidRPr="00AE0AA3">
        <w:rPr>
          <w:rFonts w:ascii="Calibri" w:eastAsia="Calibri" w:hAnsi="Calibri" w:cs="Times New Roman"/>
        </w:rPr>
        <w:t xml:space="preserve"> = 0.358). </w:t>
      </w:r>
    </w:p>
    <w:p w14:paraId="437ABCA0" w14:textId="7777777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There was a significant effect of Time on support for the topics. Support was greater post-intervention than pre-intervention for: Universal Health Care, Capital Punishment, and AI in the Workplace. See figures 1-3 below, illustrating this pattern of effects from pre- to post- intervention for each topic. This indicates that the interventions increased support across all topics, which was not expected given that there were cases where the intervention was expected to decrease support for the topic (i.e., in the low social consensus and pragmatic framing condition).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4D587E05" w14:textId="77777777" w:rsidTr="0053741E">
        <w:trPr>
          <w:trHeight w:val="458"/>
        </w:trPr>
        <w:tc>
          <w:tcPr>
            <w:tcW w:w="8768" w:type="dxa"/>
            <w:gridSpan w:val="7"/>
          </w:tcPr>
          <w:p w14:paraId="56A32F40"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t>UHC Support by Intervention – Pre to Post Manipulation</w:t>
            </w:r>
          </w:p>
        </w:tc>
      </w:tr>
      <w:tr w:rsidR="00AF3464" w:rsidRPr="00AE0AA3" w14:paraId="67E967A0" w14:textId="77777777" w:rsidTr="0053741E">
        <w:trPr>
          <w:trHeight w:val="298"/>
        </w:trPr>
        <w:tc>
          <w:tcPr>
            <w:tcW w:w="3309" w:type="dxa"/>
            <w:gridSpan w:val="2"/>
            <w:vMerge w:val="restart"/>
          </w:tcPr>
          <w:p w14:paraId="56E7628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1 – M(SD)</w:t>
            </w:r>
          </w:p>
        </w:tc>
        <w:tc>
          <w:tcPr>
            <w:tcW w:w="5459" w:type="dxa"/>
            <w:gridSpan w:val="5"/>
          </w:tcPr>
          <w:p w14:paraId="05BABCCB"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7D8073E7" w14:textId="77777777" w:rsidTr="0053741E">
        <w:trPr>
          <w:trHeight w:val="150"/>
        </w:trPr>
        <w:tc>
          <w:tcPr>
            <w:tcW w:w="3309" w:type="dxa"/>
            <w:gridSpan w:val="2"/>
            <w:vMerge/>
          </w:tcPr>
          <w:p w14:paraId="00394197"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1" w:type="dxa"/>
            <w:gridSpan w:val="2"/>
          </w:tcPr>
          <w:p w14:paraId="272CD1F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78307C50" w14:textId="77777777" w:rsidTr="0053741E">
        <w:trPr>
          <w:trHeight w:val="150"/>
        </w:trPr>
        <w:tc>
          <w:tcPr>
            <w:tcW w:w="3309" w:type="dxa"/>
            <w:gridSpan w:val="2"/>
            <w:vMerge/>
          </w:tcPr>
          <w:p w14:paraId="43EB706F" w14:textId="77777777" w:rsidR="00AF3464" w:rsidRPr="00AE0AA3" w:rsidRDefault="00AF3464" w:rsidP="0053741E">
            <w:pPr>
              <w:spacing w:after="100" w:afterAutospacing="1"/>
              <w:rPr>
                <w:rFonts w:ascii="Calibri" w:eastAsia="Calibri" w:hAnsi="Calibri" w:cs="Times New Roman"/>
              </w:rPr>
            </w:pPr>
          </w:p>
        </w:tc>
        <w:tc>
          <w:tcPr>
            <w:tcW w:w="1188" w:type="dxa"/>
          </w:tcPr>
          <w:p w14:paraId="3A45348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0BFE0A7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2BE38F9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0" w:type="dxa"/>
          </w:tcPr>
          <w:p w14:paraId="5408FF2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48FA423" w14:textId="77777777" w:rsidTr="0053741E">
        <w:trPr>
          <w:trHeight w:val="1125"/>
        </w:trPr>
        <w:tc>
          <w:tcPr>
            <w:tcW w:w="1565" w:type="dxa"/>
            <w:vMerge w:val="restart"/>
          </w:tcPr>
          <w:p w14:paraId="771DF568"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lastRenderedPageBreak/>
              <w:t>IV 2: Moral Conviction Condition</w:t>
            </w:r>
          </w:p>
        </w:tc>
        <w:tc>
          <w:tcPr>
            <w:tcW w:w="1743" w:type="dxa"/>
          </w:tcPr>
          <w:p w14:paraId="535C89C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201F2A0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15.47 (22.55)</w:t>
            </w:r>
          </w:p>
        </w:tc>
        <w:tc>
          <w:tcPr>
            <w:tcW w:w="1494" w:type="dxa"/>
          </w:tcPr>
          <w:p w14:paraId="669D37D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19.96 (21.48)</w:t>
            </w:r>
          </w:p>
        </w:tc>
        <w:tc>
          <w:tcPr>
            <w:tcW w:w="1315" w:type="dxa"/>
            <w:gridSpan w:val="2"/>
          </w:tcPr>
          <w:p w14:paraId="387454B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17.61 (22.49)</w:t>
            </w:r>
          </w:p>
        </w:tc>
        <w:tc>
          <w:tcPr>
            <w:tcW w:w="1460" w:type="dxa"/>
          </w:tcPr>
          <w:p w14:paraId="61E335B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22.02 (21.21)</w:t>
            </w:r>
          </w:p>
        </w:tc>
      </w:tr>
      <w:tr w:rsidR="00AF3464" w:rsidRPr="00AE0AA3" w14:paraId="06D2ADDC" w14:textId="77777777" w:rsidTr="0053741E">
        <w:trPr>
          <w:trHeight w:val="1430"/>
        </w:trPr>
        <w:tc>
          <w:tcPr>
            <w:tcW w:w="1565" w:type="dxa"/>
            <w:vMerge/>
          </w:tcPr>
          <w:p w14:paraId="7598AE93" w14:textId="77777777" w:rsidR="00AF3464" w:rsidRPr="00AE0AA3" w:rsidRDefault="00AF3464" w:rsidP="0053741E">
            <w:pPr>
              <w:spacing w:after="100" w:afterAutospacing="1"/>
              <w:rPr>
                <w:rFonts w:ascii="Calibri" w:eastAsia="Calibri" w:hAnsi="Calibri" w:cs="Times New Roman"/>
              </w:rPr>
            </w:pPr>
          </w:p>
        </w:tc>
        <w:tc>
          <w:tcPr>
            <w:tcW w:w="1743" w:type="dxa"/>
          </w:tcPr>
          <w:p w14:paraId="7D6E31C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0778097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17.10 (22.06)</w:t>
            </w:r>
          </w:p>
        </w:tc>
        <w:tc>
          <w:tcPr>
            <w:tcW w:w="1494" w:type="dxa"/>
          </w:tcPr>
          <w:p w14:paraId="2310DFCC"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20.54 (20.97)</w:t>
            </w:r>
          </w:p>
        </w:tc>
        <w:tc>
          <w:tcPr>
            <w:tcW w:w="1315" w:type="dxa"/>
            <w:gridSpan w:val="2"/>
          </w:tcPr>
          <w:p w14:paraId="5966515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18.57 (21.45)</w:t>
            </w:r>
          </w:p>
        </w:tc>
        <w:tc>
          <w:tcPr>
            <w:tcW w:w="1460" w:type="dxa"/>
          </w:tcPr>
          <w:p w14:paraId="454BC50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22.13 (21.27)</w:t>
            </w:r>
          </w:p>
        </w:tc>
      </w:tr>
    </w:tbl>
    <w:p w14:paraId="5B647E41" w14:textId="77777777" w:rsidR="00AF3464" w:rsidRPr="00AE0AA3" w:rsidRDefault="00AF3464" w:rsidP="00AF3464">
      <w:pPr>
        <w:spacing w:after="100" w:afterAutospacing="1" w:line="480" w:lineRule="auto"/>
        <w:ind w:firstLine="720"/>
        <w:rPr>
          <w:rFonts w:ascii="Calibri" w:eastAsia="Calibri" w:hAnsi="Calibri" w:cs="Times New Roman"/>
        </w:rPr>
      </w:pPr>
    </w:p>
    <w:p w14:paraId="394C5955" w14:textId="77777777" w:rsidR="00AF3464" w:rsidRPr="00AE0AA3" w:rsidRDefault="00AF3464" w:rsidP="00AF3464">
      <w:pPr>
        <w:rPr>
          <w:rFonts w:ascii="Calibri" w:eastAsia="Calibri" w:hAnsi="Calibri" w:cs="Times New Roman"/>
        </w:rPr>
      </w:pPr>
      <w:r w:rsidRPr="00AE0AA3">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0033D0F8" w14:textId="77777777" w:rsidTr="0053741E">
        <w:trPr>
          <w:trHeight w:val="458"/>
        </w:trPr>
        <w:tc>
          <w:tcPr>
            <w:tcW w:w="8768" w:type="dxa"/>
            <w:gridSpan w:val="7"/>
          </w:tcPr>
          <w:p w14:paraId="410BE3E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lastRenderedPageBreak/>
              <w:t>Capital Punishment Support by Intervention – Pre to Post Manipulation</w:t>
            </w:r>
          </w:p>
        </w:tc>
      </w:tr>
      <w:tr w:rsidR="00AF3464" w:rsidRPr="00AE0AA3" w14:paraId="688F57ED" w14:textId="77777777" w:rsidTr="0053741E">
        <w:trPr>
          <w:trHeight w:val="298"/>
        </w:trPr>
        <w:tc>
          <w:tcPr>
            <w:tcW w:w="3309" w:type="dxa"/>
            <w:gridSpan w:val="2"/>
            <w:vMerge w:val="restart"/>
          </w:tcPr>
          <w:p w14:paraId="5EE473B6"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2 – M(SD)</w:t>
            </w:r>
          </w:p>
        </w:tc>
        <w:tc>
          <w:tcPr>
            <w:tcW w:w="5459" w:type="dxa"/>
            <w:gridSpan w:val="5"/>
          </w:tcPr>
          <w:p w14:paraId="7D38011B"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3695BF39" w14:textId="77777777" w:rsidTr="0053741E">
        <w:trPr>
          <w:trHeight w:val="150"/>
        </w:trPr>
        <w:tc>
          <w:tcPr>
            <w:tcW w:w="3309" w:type="dxa"/>
            <w:gridSpan w:val="2"/>
            <w:vMerge/>
          </w:tcPr>
          <w:p w14:paraId="5E2D0752"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2" w:type="dxa"/>
            <w:gridSpan w:val="2"/>
          </w:tcPr>
          <w:p w14:paraId="1ACC9C5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05AD46F8" w14:textId="77777777" w:rsidTr="0053741E">
        <w:trPr>
          <w:trHeight w:val="150"/>
        </w:trPr>
        <w:tc>
          <w:tcPr>
            <w:tcW w:w="3309" w:type="dxa"/>
            <w:gridSpan w:val="2"/>
            <w:vMerge/>
          </w:tcPr>
          <w:p w14:paraId="29D5ACFC" w14:textId="77777777" w:rsidR="00AF3464" w:rsidRPr="00AE0AA3" w:rsidRDefault="00AF3464" w:rsidP="0053741E">
            <w:pPr>
              <w:spacing w:after="100" w:afterAutospacing="1"/>
              <w:rPr>
                <w:rFonts w:ascii="Calibri" w:eastAsia="Calibri" w:hAnsi="Calibri" w:cs="Times New Roman"/>
              </w:rPr>
            </w:pPr>
          </w:p>
        </w:tc>
        <w:tc>
          <w:tcPr>
            <w:tcW w:w="1188" w:type="dxa"/>
          </w:tcPr>
          <w:p w14:paraId="055A156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6BF4637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1999A66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2" w:type="dxa"/>
          </w:tcPr>
          <w:p w14:paraId="369177C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360FE20C" w14:textId="77777777" w:rsidTr="0053741E">
        <w:trPr>
          <w:trHeight w:val="1125"/>
        </w:trPr>
        <w:tc>
          <w:tcPr>
            <w:tcW w:w="1565" w:type="dxa"/>
            <w:vMerge w:val="restart"/>
          </w:tcPr>
          <w:p w14:paraId="63884F9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2: Moral Conviction Condition</w:t>
            </w:r>
          </w:p>
        </w:tc>
        <w:tc>
          <w:tcPr>
            <w:tcW w:w="1744" w:type="dxa"/>
          </w:tcPr>
          <w:p w14:paraId="7F632AB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1A6B029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-7.34 (28.07)</w:t>
            </w:r>
          </w:p>
        </w:tc>
        <w:tc>
          <w:tcPr>
            <w:tcW w:w="1494" w:type="dxa"/>
          </w:tcPr>
          <w:p w14:paraId="164FB07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-1.912 (30.00)</w:t>
            </w:r>
          </w:p>
        </w:tc>
        <w:tc>
          <w:tcPr>
            <w:tcW w:w="1315" w:type="dxa"/>
            <w:gridSpan w:val="2"/>
          </w:tcPr>
          <w:p w14:paraId="0A320CB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-7.34 (28.07)</w:t>
            </w:r>
          </w:p>
        </w:tc>
        <w:tc>
          <w:tcPr>
            <w:tcW w:w="1462" w:type="dxa"/>
          </w:tcPr>
          <w:p w14:paraId="3D1DAA0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-0.052 (30.00)</w:t>
            </w:r>
          </w:p>
        </w:tc>
      </w:tr>
      <w:tr w:rsidR="00AF3464" w:rsidRPr="00AE0AA3" w14:paraId="312F3BFE" w14:textId="77777777" w:rsidTr="0053741E">
        <w:trPr>
          <w:trHeight w:val="1430"/>
        </w:trPr>
        <w:tc>
          <w:tcPr>
            <w:tcW w:w="1565" w:type="dxa"/>
            <w:vMerge/>
          </w:tcPr>
          <w:p w14:paraId="1A5FBF9A" w14:textId="77777777" w:rsidR="00AF3464" w:rsidRPr="00AE0AA3" w:rsidRDefault="00AF3464" w:rsidP="0053741E">
            <w:pPr>
              <w:spacing w:after="100" w:afterAutospacing="1"/>
              <w:rPr>
                <w:rFonts w:ascii="Calibri" w:eastAsia="Calibri" w:hAnsi="Calibri" w:cs="Times New Roman"/>
              </w:rPr>
            </w:pPr>
          </w:p>
        </w:tc>
        <w:tc>
          <w:tcPr>
            <w:tcW w:w="1744" w:type="dxa"/>
          </w:tcPr>
          <w:p w14:paraId="6646373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2EC1CCC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-5.94 (27.57)</w:t>
            </w:r>
          </w:p>
        </w:tc>
        <w:tc>
          <w:tcPr>
            <w:tcW w:w="1494" w:type="dxa"/>
          </w:tcPr>
          <w:p w14:paraId="5BDA52F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-0.375 (29.76)</w:t>
            </w:r>
          </w:p>
        </w:tc>
        <w:tc>
          <w:tcPr>
            <w:tcW w:w="1315" w:type="dxa"/>
            <w:gridSpan w:val="2"/>
          </w:tcPr>
          <w:p w14:paraId="61AE026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-6.847 (27.61)</w:t>
            </w:r>
          </w:p>
        </w:tc>
        <w:tc>
          <w:tcPr>
            <w:tcW w:w="1462" w:type="dxa"/>
          </w:tcPr>
          <w:p w14:paraId="6B9E40F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-1.140 (30.01)</w:t>
            </w:r>
          </w:p>
        </w:tc>
      </w:tr>
    </w:tbl>
    <w:p w14:paraId="7C1D4747" w14:textId="77777777" w:rsidR="00AF3464" w:rsidRPr="00AE0AA3"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AE0AA3" w14:paraId="7BD67BAA" w14:textId="77777777" w:rsidTr="0053741E">
        <w:trPr>
          <w:trHeight w:val="458"/>
        </w:trPr>
        <w:tc>
          <w:tcPr>
            <w:tcW w:w="8768" w:type="dxa"/>
            <w:gridSpan w:val="7"/>
          </w:tcPr>
          <w:p w14:paraId="0A445DFD"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sz w:val="28"/>
                <w:szCs w:val="24"/>
              </w:rPr>
              <w:t>AI in the Workplace Support by Intervention – Pre to Post Manipulation</w:t>
            </w:r>
          </w:p>
        </w:tc>
      </w:tr>
      <w:tr w:rsidR="00AF3464" w:rsidRPr="00AE0AA3" w14:paraId="71A24CEF" w14:textId="77777777" w:rsidTr="0053741E">
        <w:trPr>
          <w:trHeight w:val="298"/>
        </w:trPr>
        <w:tc>
          <w:tcPr>
            <w:tcW w:w="3309" w:type="dxa"/>
            <w:gridSpan w:val="2"/>
            <w:vMerge w:val="restart"/>
          </w:tcPr>
          <w:p w14:paraId="6E5310E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3 – M(SD)</w:t>
            </w:r>
          </w:p>
        </w:tc>
        <w:tc>
          <w:tcPr>
            <w:tcW w:w="5459" w:type="dxa"/>
            <w:gridSpan w:val="5"/>
          </w:tcPr>
          <w:p w14:paraId="03BC80B5"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1: Social Consensus Condition</w:t>
            </w:r>
          </w:p>
        </w:tc>
      </w:tr>
      <w:tr w:rsidR="00AF3464" w:rsidRPr="00AE0AA3" w14:paraId="72000798" w14:textId="77777777" w:rsidTr="0053741E">
        <w:trPr>
          <w:trHeight w:val="150"/>
        </w:trPr>
        <w:tc>
          <w:tcPr>
            <w:tcW w:w="3309" w:type="dxa"/>
            <w:gridSpan w:val="2"/>
            <w:vMerge/>
          </w:tcPr>
          <w:p w14:paraId="7A6E5AF7" w14:textId="77777777" w:rsidR="00AF3464" w:rsidRPr="00AE0AA3"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Low Social Consensus</w:t>
            </w:r>
          </w:p>
        </w:tc>
        <w:tc>
          <w:tcPr>
            <w:tcW w:w="2761" w:type="dxa"/>
            <w:gridSpan w:val="2"/>
          </w:tcPr>
          <w:p w14:paraId="27FB628A"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High Social Consensus</w:t>
            </w:r>
          </w:p>
        </w:tc>
      </w:tr>
      <w:tr w:rsidR="00AF3464" w:rsidRPr="00AE0AA3" w14:paraId="4C8721EE" w14:textId="77777777" w:rsidTr="0053741E">
        <w:trPr>
          <w:trHeight w:val="150"/>
        </w:trPr>
        <w:tc>
          <w:tcPr>
            <w:tcW w:w="3309" w:type="dxa"/>
            <w:gridSpan w:val="2"/>
            <w:vMerge/>
          </w:tcPr>
          <w:p w14:paraId="06304CA8" w14:textId="77777777" w:rsidR="00AF3464" w:rsidRPr="00AE0AA3" w:rsidRDefault="00AF3464" w:rsidP="0053741E">
            <w:pPr>
              <w:spacing w:after="100" w:afterAutospacing="1"/>
              <w:rPr>
                <w:rFonts w:ascii="Calibri" w:eastAsia="Calibri" w:hAnsi="Calibri" w:cs="Times New Roman"/>
              </w:rPr>
            </w:pPr>
          </w:p>
        </w:tc>
        <w:tc>
          <w:tcPr>
            <w:tcW w:w="1188" w:type="dxa"/>
          </w:tcPr>
          <w:p w14:paraId="05F9750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94" w:type="dxa"/>
          </w:tcPr>
          <w:p w14:paraId="4E0AE5D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315" w:type="dxa"/>
            <w:gridSpan w:val="2"/>
          </w:tcPr>
          <w:p w14:paraId="131FEBE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460" w:type="dxa"/>
          </w:tcPr>
          <w:p w14:paraId="4AA8E5D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7776BC8" w14:textId="77777777" w:rsidTr="0053741E">
        <w:trPr>
          <w:trHeight w:val="1125"/>
        </w:trPr>
        <w:tc>
          <w:tcPr>
            <w:tcW w:w="1565" w:type="dxa"/>
            <w:vMerge w:val="restart"/>
          </w:tcPr>
          <w:p w14:paraId="772D8EB6"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IV 2: Moral Conviction Condition</w:t>
            </w:r>
          </w:p>
        </w:tc>
        <w:tc>
          <w:tcPr>
            <w:tcW w:w="1743" w:type="dxa"/>
          </w:tcPr>
          <w:p w14:paraId="29C8C17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88" w:type="dxa"/>
          </w:tcPr>
          <w:p w14:paraId="15B3F5D6"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-7.937 (26.83)</w:t>
            </w:r>
          </w:p>
        </w:tc>
        <w:tc>
          <w:tcPr>
            <w:tcW w:w="1494" w:type="dxa"/>
          </w:tcPr>
          <w:p w14:paraId="33EADE4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2.074 (27.56)</w:t>
            </w:r>
          </w:p>
        </w:tc>
        <w:tc>
          <w:tcPr>
            <w:tcW w:w="1315" w:type="dxa"/>
            <w:gridSpan w:val="2"/>
          </w:tcPr>
          <w:p w14:paraId="545DDA8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-8.563 (26.73)</w:t>
            </w:r>
          </w:p>
        </w:tc>
        <w:tc>
          <w:tcPr>
            <w:tcW w:w="1460" w:type="dxa"/>
          </w:tcPr>
          <w:p w14:paraId="2F944DB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1.698 (27.66)</w:t>
            </w:r>
          </w:p>
        </w:tc>
      </w:tr>
      <w:tr w:rsidR="00AF3464" w:rsidRPr="00AE0AA3" w14:paraId="45E605ED" w14:textId="77777777" w:rsidTr="0053741E">
        <w:trPr>
          <w:trHeight w:val="1430"/>
        </w:trPr>
        <w:tc>
          <w:tcPr>
            <w:tcW w:w="1565" w:type="dxa"/>
            <w:vMerge/>
          </w:tcPr>
          <w:p w14:paraId="6B6EB7DD" w14:textId="77777777" w:rsidR="00AF3464" w:rsidRPr="00AE0AA3" w:rsidRDefault="00AF3464" w:rsidP="0053741E">
            <w:pPr>
              <w:spacing w:after="100" w:afterAutospacing="1"/>
              <w:rPr>
                <w:rFonts w:ascii="Calibri" w:eastAsia="Calibri" w:hAnsi="Calibri" w:cs="Times New Roman"/>
              </w:rPr>
            </w:pPr>
          </w:p>
        </w:tc>
        <w:tc>
          <w:tcPr>
            <w:tcW w:w="1743" w:type="dxa"/>
          </w:tcPr>
          <w:p w14:paraId="11907BD2"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88" w:type="dxa"/>
          </w:tcPr>
          <w:p w14:paraId="6EEAD55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-8.747 (26.64)</w:t>
            </w:r>
          </w:p>
        </w:tc>
        <w:tc>
          <w:tcPr>
            <w:tcW w:w="1494" w:type="dxa"/>
          </w:tcPr>
          <w:p w14:paraId="42086C3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1.066 (28.06)</w:t>
            </w:r>
          </w:p>
        </w:tc>
        <w:tc>
          <w:tcPr>
            <w:tcW w:w="1315" w:type="dxa"/>
            <w:gridSpan w:val="2"/>
          </w:tcPr>
          <w:p w14:paraId="582B3CC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-9.381 (26.44)</w:t>
            </w:r>
          </w:p>
        </w:tc>
        <w:tc>
          <w:tcPr>
            <w:tcW w:w="1460" w:type="dxa"/>
          </w:tcPr>
          <w:p w14:paraId="0DC7D29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1.573 (27.84)</w:t>
            </w:r>
          </w:p>
        </w:tc>
      </w:tr>
    </w:tbl>
    <w:p w14:paraId="247E3B9A" w14:textId="77777777" w:rsidR="00AF3464" w:rsidRPr="00AE0AA3" w:rsidRDefault="00AF3464" w:rsidP="00AF3464">
      <w:pPr>
        <w:spacing w:after="100" w:afterAutospacing="1" w:line="480" w:lineRule="auto"/>
        <w:ind w:firstLine="720"/>
        <w:rPr>
          <w:rFonts w:ascii="Calibri" w:eastAsia="Calibri" w:hAnsi="Calibri" w:cs="Times New Roman"/>
        </w:rPr>
      </w:pPr>
    </w:p>
    <w:p w14:paraId="19C14902" w14:textId="77777777" w:rsidR="00AF3464" w:rsidRPr="00AE0AA3" w:rsidRDefault="00AF3464" w:rsidP="00AF3464">
      <w:pPr>
        <w:spacing w:after="100" w:afterAutospacing="1" w:line="480" w:lineRule="auto"/>
        <w:rPr>
          <w:rFonts w:ascii="Calibri" w:eastAsia="Calibri" w:hAnsi="Calibri" w:cs="Times New Roman"/>
          <w:i/>
          <w:iCs/>
        </w:rPr>
      </w:pPr>
      <w:r w:rsidRPr="00AE0AA3">
        <w:rPr>
          <w:rFonts w:ascii="Calibri" w:eastAsia="Calibri" w:hAnsi="Calibri" w:cs="Times New Roman"/>
          <w:i/>
          <w:iCs/>
        </w:rPr>
        <w:t>Moral Conviction – Manipulation Check</w:t>
      </w:r>
    </w:p>
    <w:p w14:paraId="271A7ED6" w14:textId="094582A7"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sidRPr="00AE0AA3">
        <w:rPr>
          <w:rFonts w:ascii="Calibri" w:eastAsia="Calibri" w:hAnsi="Calibri" w:cs="Times New Roman"/>
        </w:rPr>
        <w:t>I</w:t>
      </w:r>
      <w:r w:rsidRPr="00AE0AA3">
        <w:rPr>
          <w:rFonts w:ascii="Calibri" w:eastAsia="Calibri" w:hAnsi="Calibri" w:cs="Times New Roman"/>
        </w:rPr>
        <w:t xml:space="preserve"> only measured moral conviction at a single point in time, for Study 3, </w:t>
      </w:r>
      <w:r w:rsidR="005A7B12" w:rsidRPr="00AE0AA3">
        <w:rPr>
          <w:rFonts w:ascii="Calibri" w:eastAsia="Calibri" w:hAnsi="Calibri" w:cs="Times New Roman"/>
        </w:rPr>
        <w:t>I</w:t>
      </w:r>
      <w:r w:rsidRPr="00AE0AA3">
        <w:rPr>
          <w:rFonts w:ascii="Calibri" w:eastAsia="Calibri" w:hAnsi="Calibri" w:cs="Times New Roman"/>
        </w:rPr>
        <w:t xml:space="preserve"> explicitly measured levels of moral conviction towards our </w:t>
      </w:r>
      <w:r w:rsidRPr="00AE0AA3">
        <w:rPr>
          <w:rFonts w:ascii="Calibri" w:eastAsia="Calibri" w:hAnsi="Calibri" w:cs="Times New Roman"/>
        </w:rPr>
        <w:lastRenderedPageBreak/>
        <w:t>topics both before and after our manipulation. This allowed a manipulation check, which determined if our moral conviction manipulations directly affected our measures of moral conviction. Additionally, see figure 4 below, illustrating pre-post measures of moral conviction by topic collapsed across social consensus manipulation.</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rsidRPr="00AE0AA3" w14:paraId="66695DFE" w14:textId="77777777" w:rsidTr="0053741E">
        <w:trPr>
          <w:trHeight w:val="458"/>
        </w:trPr>
        <w:tc>
          <w:tcPr>
            <w:tcW w:w="9471" w:type="dxa"/>
            <w:gridSpan w:val="9"/>
          </w:tcPr>
          <w:p w14:paraId="3E80988E" w14:textId="77777777" w:rsidR="00AF3464" w:rsidRPr="00AE0AA3" w:rsidRDefault="00AF3464" w:rsidP="0053741E">
            <w:pPr>
              <w:spacing w:after="100" w:afterAutospacing="1"/>
              <w:rPr>
                <w:rFonts w:ascii="Calibri" w:eastAsia="Calibri" w:hAnsi="Calibri" w:cs="Times New Roman"/>
                <w:b/>
                <w:bCs/>
                <w:sz w:val="28"/>
                <w:szCs w:val="24"/>
              </w:rPr>
            </w:pPr>
            <w:r w:rsidRPr="00AE0AA3">
              <w:rPr>
                <w:rFonts w:ascii="Calibri" w:eastAsia="Calibri" w:hAnsi="Calibri" w:cs="Times New Roman"/>
                <w:b/>
                <w:bCs/>
                <w:sz w:val="28"/>
                <w:szCs w:val="24"/>
              </w:rPr>
              <w:t>Moral Conviction by Topic – Collapsed across Social Consensus Conditions</w:t>
            </w:r>
          </w:p>
        </w:tc>
      </w:tr>
      <w:tr w:rsidR="00AF3464" w:rsidRPr="00AE0AA3" w14:paraId="3E1F3F40" w14:textId="77777777" w:rsidTr="0053741E">
        <w:trPr>
          <w:trHeight w:val="298"/>
        </w:trPr>
        <w:tc>
          <w:tcPr>
            <w:tcW w:w="2543" w:type="dxa"/>
            <w:gridSpan w:val="2"/>
            <w:vMerge w:val="restart"/>
          </w:tcPr>
          <w:p w14:paraId="7347D46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Fig. 4 – M(SD)</w:t>
            </w:r>
          </w:p>
        </w:tc>
        <w:tc>
          <w:tcPr>
            <w:tcW w:w="6928" w:type="dxa"/>
            <w:gridSpan w:val="7"/>
          </w:tcPr>
          <w:p w14:paraId="25AB77CA"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Topic</w:t>
            </w:r>
          </w:p>
        </w:tc>
      </w:tr>
      <w:tr w:rsidR="00AF3464" w:rsidRPr="00AE0AA3" w14:paraId="62944187" w14:textId="77777777" w:rsidTr="0053741E">
        <w:trPr>
          <w:trHeight w:val="150"/>
        </w:trPr>
        <w:tc>
          <w:tcPr>
            <w:tcW w:w="2543" w:type="dxa"/>
            <w:gridSpan w:val="2"/>
            <w:vMerge/>
          </w:tcPr>
          <w:p w14:paraId="4FCA3CEF" w14:textId="77777777" w:rsidR="00AF3464" w:rsidRPr="00AE0AA3"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UHC</w:t>
            </w:r>
          </w:p>
        </w:tc>
        <w:tc>
          <w:tcPr>
            <w:tcW w:w="2545" w:type="dxa"/>
            <w:gridSpan w:val="2"/>
          </w:tcPr>
          <w:p w14:paraId="70F0BDB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Capital Punishment</w:t>
            </w:r>
          </w:p>
        </w:tc>
        <w:tc>
          <w:tcPr>
            <w:tcW w:w="2006" w:type="dxa"/>
            <w:gridSpan w:val="3"/>
          </w:tcPr>
          <w:p w14:paraId="5EAB0965"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AI in the Workplace</w:t>
            </w:r>
          </w:p>
        </w:tc>
      </w:tr>
      <w:tr w:rsidR="00AF3464" w:rsidRPr="00AE0AA3" w14:paraId="7B877340" w14:textId="77777777" w:rsidTr="0053741E">
        <w:trPr>
          <w:gridAfter w:val="1"/>
          <w:wAfter w:w="8" w:type="dxa"/>
          <w:trHeight w:val="150"/>
        </w:trPr>
        <w:tc>
          <w:tcPr>
            <w:tcW w:w="2543" w:type="dxa"/>
            <w:gridSpan w:val="2"/>
            <w:vMerge/>
          </w:tcPr>
          <w:p w14:paraId="6CA2D013" w14:textId="77777777" w:rsidR="00AF3464" w:rsidRPr="00AE0AA3" w:rsidRDefault="00AF3464" w:rsidP="0053741E">
            <w:pPr>
              <w:spacing w:after="100" w:afterAutospacing="1"/>
              <w:rPr>
                <w:rFonts w:ascii="Calibri" w:eastAsia="Calibri" w:hAnsi="Calibri" w:cs="Times New Roman"/>
              </w:rPr>
            </w:pPr>
          </w:p>
        </w:tc>
        <w:tc>
          <w:tcPr>
            <w:tcW w:w="1173" w:type="dxa"/>
          </w:tcPr>
          <w:p w14:paraId="3D1568A8"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204" w:type="dxa"/>
          </w:tcPr>
          <w:p w14:paraId="795CC35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1186" w:type="dxa"/>
          </w:tcPr>
          <w:p w14:paraId="76BE669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359" w:type="dxa"/>
          </w:tcPr>
          <w:p w14:paraId="0172E9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c>
          <w:tcPr>
            <w:tcW w:w="990" w:type="dxa"/>
          </w:tcPr>
          <w:p w14:paraId="30803E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Pre</w:t>
            </w:r>
          </w:p>
        </w:tc>
        <w:tc>
          <w:tcPr>
            <w:tcW w:w="1008" w:type="dxa"/>
          </w:tcPr>
          <w:p w14:paraId="42F63CC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Post</w:t>
            </w:r>
          </w:p>
        </w:tc>
      </w:tr>
      <w:tr w:rsidR="00AF3464" w:rsidRPr="00AE0AA3" w14:paraId="6B54D341" w14:textId="77777777" w:rsidTr="0053741E">
        <w:trPr>
          <w:gridAfter w:val="1"/>
          <w:wAfter w:w="8" w:type="dxa"/>
          <w:trHeight w:val="1125"/>
        </w:trPr>
        <w:tc>
          <w:tcPr>
            <w:tcW w:w="1300" w:type="dxa"/>
            <w:vMerge w:val="restart"/>
          </w:tcPr>
          <w:p w14:paraId="165D60A1" w14:textId="77777777" w:rsidR="00AF3464" w:rsidRPr="00AE0AA3" w:rsidRDefault="00AF3464" w:rsidP="0053741E">
            <w:pPr>
              <w:spacing w:after="100" w:afterAutospacing="1"/>
              <w:rPr>
                <w:rFonts w:ascii="Calibri" w:eastAsia="Calibri" w:hAnsi="Calibri" w:cs="Times New Roman"/>
                <w:b/>
                <w:bCs/>
              </w:rPr>
            </w:pPr>
            <w:r w:rsidRPr="00AE0AA3">
              <w:rPr>
                <w:rFonts w:ascii="Calibri" w:eastAsia="Calibri" w:hAnsi="Calibri" w:cs="Times New Roman"/>
                <w:b/>
                <w:bCs/>
              </w:rPr>
              <w:t>Moral Conviction Condition</w:t>
            </w:r>
          </w:p>
        </w:tc>
        <w:tc>
          <w:tcPr>
            <w:tcW w:w="1243" w:type="dxa"/>
          </w:tcPr>
          <w:p w14:paraId="1750B61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Moral Framing</w:t>
            </w:r>
          </w:p>
        </w:tc>
        <w:tc>
          <w:tcPr>
            <w:tcW w:w="1173" w:type="dxa"/>
          </w:tcPr>
          <w:p w14:paraId="0E6558C9"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11.37 (14.59)</w:t>
            </w:r>
          </w:p>
        </w:tc>
        <w:tc>
          <w:tcPr>
            <w:tcW w:w="1204" w:type="dxa"/>
          </w:tcPr>
          <w:p w14:paraId="610BC9BF"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16.26 (14.36)</w:t>
            </w:r>
          </w:p>
        </w:tc>
        <w:tc>
          <w:tcPr>
            <w:tcW w:w="1186" w:type="dxa"/>
          </w:tcPr>
          <w:p w14:paraId="1C477D1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17.29 (15.98)</w:t>
            </w:r>
          </w:p>
        </w:tc>
        <w:tc>
          <w:tcPr>
            <w:tcW w:w="1359" w:type="dxa"/>
          </w:tcPr>
          <w:p w14:paraId="7D972AA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20.10 (15.60)</w:t>
            </w:r>
          </w:p>
        </w:tc>
        <w:tc>
          <w:tcPr>
            <w:tcW w:w="990" w:type="dxa"/>
          </w:tcPr>
          <w:p w14:paraId="2B4D460E"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7.433 (12.90)</w:t>
            </w:r>
          </w:p>
        </w:tc>
        <w:tc>
          <w:tcPr>
            <w:tcW w:w="1008" w:type="dxa"/>
          </w:tcPr>
          <w:p w14:paraId="4E854FD7"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9.510 (14.35)</w:t>
            </w:r>
          </w:p>
        </w:tc>
      </w:tr>
      <w:tr w:rsidR="00AF3464" w:rsidRPr="00AE0AA3" w14:paraId="43D66700" w14:textId="77777777" w:rsidTr="0053741E">
        <w:trPr>
          <w:gridAfter w:val="1"/>
          <w:wAfter w:w="8" w:type="dxa"/>
          <w:trHeight w:val="1430"/>
        </w:trPr>
        <w:tc>
          <w:tcPr>
            <w:tcW w:w="1300" w:type="dxa"/>
            <w:vMerge/>
          </w:tcPr>
          <w:p w14:paraId="303950E3" w14:textId="77777777" w:rsidR="00AF3464" w:rsidRPr="00AE0AA3" w:rsidRDefault="00AF3464" w:rsidP="0053741E">
            <w:pPr>
              <w:spacing w:after="100" w:afterAutospacing="1"/>
              <w:rPr>
                <w:rFonts w:ascii="Calibri" w:eastAsia="Calibri" w:hAnsi="Calibri" w:cs="Times New Roman"/>
              </w:rPr>
            </w:pPr>
          </w:p>
        </w:tc>
        <w:tc>
          <w:tcPr>
            <w:tcW w:w="1243" w:type="dxa"/>
          </w:tcPr>
          <w:p w14:paraId="21E0DA13"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Pragmatic Framing</w:t>
            </w:r>
          </w:p>
        </w:tc>
        <w:tc>
          <w:tcPr>
            <w:tcW w:w="1173" w:type="dxa"/>
          </w:tcPr>
          <w:p w14:paraId="4A1ADAED"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13.63 (14.34)</w:t>
            </w:r>
          </w:p>
        </w:tc>
        <w:tc>
          <w:tcPr>
            <w:tcW w:w="1204" w:type="dxa"/>
          </w:tcPr>
          <w:p w14:paraId="034D8FA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16.03 (14.55)</w:t>
            </w:r>
          </w:p>
        </w:tc>
        <w:tc>
          <w:tcPr>
            <w:tcW w:w="1186" w:type="dxa"/>
          </w:tcPr>
          <w:p w14:paraId="518C3C60"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19.51 (14.51)</w:t>
            </w:r>
          </w:p>
        </w:tc>
        <w:tc>
          <w:tcPr>
            <w:tcW w:w="1359" w:type="dxa"/>
          </w:tcPr>
          <w:p w14:paraId="0BF518C1"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21.30 (15.35)</w:t>
            </w:r>
          </w:p>
        </w:tc>
        <w:tc>
          <w:tcPr>
            <w:tcW w:w="990" w:type="dxa"/>
          </w:tcPr>
          <w:p w14:paraId="54C3617B"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8.105 (17.16)</w:t>
            </w:r>
          </w:p>
        </w:tc>
        <w:tc>
          <w:tcPr>
            <w:tcW w:w="1008" w:type="dxa"/>
          </w:tcPr>
          <w:p w14:paraId="667F7C74" w14:textId="77777777" w:rsidR="00AF3464" w:rsidRPr="00AE0AA3" w:rsidRDefault="00AF3464" w:rsidP="0053741E">
            <w:pPr>
              <w:spacing w:after="100" w:afterAutospacing="1"/>
              <w:rPr>
                <w:rFonts w:ascii="Calibri" w:eastAsia="Calibri" w:hAnsi="Calibri" w:cs="Times New Roman"/>
              </w:rPr>
            </w:pPr>
            <w:r w:rsidRPr="00AE0AA3">
              <w:rPr>
                <w:rFonts w:ascii="Calibri" w:eastAsia="Calibri" w:hAnsi="Calibri" w:cs="Times New Roman"/>
              </w:rPr>
              <w:t>9.984 (16.20)</w:t>
            </w:r>
          </w:p>
        </w:tc>
      </w:tr>
    </w:tbl>
    <w:p w14:paraId="133A4451" w14:textId="77777777" w:rsidR="00AF3464" w:rsidRPr="00AE0AA3" w:rsidRDefault="00AF3464" w:rsidP="00AF3464">
      <w:pPr>
        <w:spacing w:after="100" w:afterAutospacing="1" w:line="480" w:lineRule="auto"/>
        <w:rPr>
          <w:rFonts w:ascii="Calibri" w:eastAsia="Calibri" w:hAnsi="Calibri" w:cs="Times New Roman"/>
        </w:rPr>
      </w:pPr>
    </w:p>
    <w:p w14:paraId="3D5B9EAF" w14:textId="77777777" w:rsidR="00AF3464" w:rsidRPr="00AE0AA3" w:rsidRDefault="00AF3464" w:rsidP="00AF3464">
      <w:pPr>
        <w:spacing w:after="100" w:afterAutospacing="1" w:line="480" w:lineRule="auto"/>
        <w:rPr>
          <w:rFonts w:ascii="Calibri" w:eastAsia="Calibri" w:hAnsi="Calibri" w:cs="Times New Roman"/>
        </w:rPr>
      </w:pPr>
      <w:r w:rsidRPr="00AE0AA3">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for: Universal Health Care, (ß = 2.49, </w:t>
      </w:r>
      <w:r w:rsidRPr="00AE0AA3">
        <w:rPr>
          <w:rFonts w:ascii="Calibri" w:eastAsia="Calibri" w:hAnsi="Calibri" w:cs="Times New Roman"/>
          <w:i/>
          <w:iCs/>
        </w:rPr>
        <w:t>p</w:t>
      </w:r>
      <w:r w:rsidRPr="00AE0AA3">
        <w:rPr>
          <w:rFonts w:ascii="Calibri" w:eastAsia="Calibri" w:hAnsi="Calibri" w:cs="Times New Roman"/>
        </w:rPr>
        <w:t xml:space="preserve"> = 0.177); Capital Punishment, (ß = 1.02, </w:t>
      </w:r>
      <w:r w:rsidRPr="00AE0AA3">
        <w:rPr>
          <w:rFonts w:ascii="Calibri" w:eastAsia="Calibri" w:hAnsi="Calibri" w:cs="Times New Roman"/>
          <w:i/>
          <w:iCs/>
        </w:rPr>
        <w:t>p</w:t>
      </w:r>
      <w:r w:rsidRPr="00AE0AA3">
        <w:rPr>
          <w:rFonts w:ascii="Calibri" w:eastAsia="Calibri" w:hAnsi="Calibri" w:cs="Times New Roman"/>
        </w:rPr>
        <w:t xml:space="preserve"> = 0.601); or AI in the Workplace, (ß = 0.198, </w:t>
      </w:r>
      <w:r w:rsidRPr="00AE0AA3">
        <w:rPr>
          <w:rFonts w:ascii="Calibri" w:eastAsia="Calibri" w:hAnsi="Calibri" w:cs="Times New Roman"/>
          <w:i/>
          <w:iCs/>
        </w:rPr>
        <w:t>p</w:t>
      </w:r>
      <w:r w:rsidRPr="00AE0AA3">
        <w:rPr>
          <w:rFonts w:ascii="Calibri" w:eastAsia="Calibri" w:hAnsi="Calibri" w:cs="Times New Roman"/>
        </w:rPr>
        <w:t xml:space="preserve"> = 0.919). Given this, it seems unlikely that our manipulations were successfully differentiated from each other. </w:t>
      </w:r>
    </w:p>
    <w:p w14:paraId="7EE36F72" w14:textId="77777777" w:rsidR="00AF3464" w:rsidRPr="00AE0AA3" w:rsidRDefault="00AF3464" w:rsidP="00AF3464">
      <w:pPr>
        <w:spacing w:after="100" w:afterAutospacing="1" w:line="480" w:lineRule="auto"/>
        <w:rPr>
          <w:rFonts w:ascii="Calibri" w:eastAsia="Calibri" w:hAnsi="Calibri" w:cs="Times New Roman"/>
          <w:i/>
          <w:iCs/>
        </w:rPr>
      </w:pPr>
      <w:r w:rsidRPr="00AE0AA3">
        <w:rPr>
          <w:rFonts w:ascii="Calibri" w:eastAsia="Calibri" w:hAnsi="Calibri" w:cs="Times New Roman"/>
          <w:i/>
          <w:iCs/>
        </w:rPr>
        <w:t>Utilitarian and Deontological Orientation</w:t>
      </w:r>
    </w:p>
    <w:p w14:paraId="76375A61" w14:textId="77777777" w:rsidR="00AF3464" w:rsidRPr="00AE0AA3" w:rsidRDefault="00AF3464" w:rsidP="00AF3464">
      <w:pPr>
        <w:spacing w:after="100" w:afterAutospacing="1" w:line="480" w:lineRule="auto"/>
        <w:rPr>
          <w:rFonts w:ascii="Calibri" w:eastAsia="Calibri" w:hAnsi="Calibri" w:cs="Times New Roman"/>
        </w:rPr>
      </w:pPr>
    </w:p>
    <w:p w14:paraId="44931FB8" w14:textId="044F98FE" w:rsidR="00AF3464" w:rsidRPr="00AE0AA3" w:rsidRDefault="00AF3464" w:rsidP="00AF3464">
      <w:pPr>
        <w:spacing w:after="100" w:afterAutospacing="1" w:line="480" w:lineRule="auto"/>
        <w:ind w:firstLine="720"/>
        <w:rPr>
          <w:rFonts w:ascii="Calibri" w:eastAsia="Calibri" w:hAnsi="Calibri" w:cs="Times New Roman"/>
        </w:rPr>
      </w:pPr>
      <w:r w:rsidRPr="00AE0AA3">
        <w:rPr>
          <w:rFonts w:ascii="Calibri" w:eastAsia="Calibri" w:hAnsi="Calibri" w:cs="Times New Roman"/>
        </w:rPr>
        <w:lastRenderedPageBreak/>
        <w:t xml:space="preserve">Greater utilitarian orientation was associated with increased levels of final moral conviction for 1) Universal Health Care, (ß = 3.659, </w:t>
      </w:r>
      <w:r w:rsidRPr="00AE0AA3">
        <w:rPr>
          <w:rFonts w:ascii="Calibri" w:eastAsia="Calibri" w:hAnsi="Calibri" w:cs="Times New Roman"/>
          <w:i/>
          <w:iCs/>
        </w:rPr>
        <w:t>p</w:t>
      </w:r>
      <w:r w:rsidRPr="00AE0AA3">
        <w:rPr>
          <w:rFonts w:ascii="Calibri" w:eastAsia="Calibri" w:hAnsi="Calibri" w:cs="Times New Roman"/>
        </w:rPr>
        <w:t xml:space="preserve"> &lt; .001); 2) Capital Punishment, (ß = 2.896, </w:t>
      </w:r>
      <w:r w:rsidRPr="00AE0AA3">
        <w:rPr>
          <w:rFonts w:ascii="Calibri" w:eastAsia="Calibri" w:hAnsi="Calibri" w:cs="Times New Roman"/>
          <w:i/>
          <w:iCs/>
        </w:rPr>
        <w:t>p</w:t>
      </w:r>
      <w:r w:rsidRPr="00AE0AA3">
        <w:rPr>
          <w:rFonts w:ascii="Calibri" w:eastAsia="Calibri" w:hAnsi="Calibri" w:cs="Times New Roman"/>
        </w:rPr>
        <w:t xml:space="preserve"> = .0045); and 3) AI in the Workplace, (ß = 2.499, </w:t>
      </w:r>
      <w:r w:rsidRPr="00AE0AA3">
        <w:rPr>
          <w:rFonts w:ascii="Calibri" w:eastAsia="Calibri" w:hAnsi="Calibri" w:cs="Times New Roman"/>
          <w:i/>
          <w:iCs/>
        </w:rPr>
        <w:t>p</w:t>
      </w:r>
      <w:r w:rsidRPr="00AE0AA3">
        <w:rPr>
          <w:rFonts w:ascii="Calibri" w:eastAsia="Calibri" w:hAnsi="Calibri" w:cs="Times New Roman"/>
        </w:rPr>
        <w:t xml:space="preserve"> = .0217). Thus, those who had stronger inclinations to accept that the ‘ends </w:t>
      </w:r>
      <w:r w:rsidR="009E5A24" w:rsidRPr="00AE0AA3">
        <w:rPr>
          <w:rFonts w:ascii="Calibri" w:eastAsia="Calibri" w:hAnsi="Calibri" w:cs="Times New Roman"/>
        </w:rPr>
        <w:t>justify</w:t>
      </w:r>
      <w:r w:rsidRPr="00AE0AA3">
        <w:rPr>
          <w:rFonts w:ascii="Calibri" w:eastAsia="Calibri" w:hAnsi="Calibri" w:cs="Times New Roman"/>
        </w:rPr>
        <w:t xml:space="preserve"> the </w:t>
      </w:r>
      <w:proofErr w:type="gramStart"/>
      <w:r w:rsidRPr="00AE0AA3">
        <w:rPr>
          <w:rFonts w:ascii="Calibri" w:eastAsia="Calibri" w:hAnsi="Calibri" w:cs="Times New Roman"/>
        </w:rPr>
        <w:t>means’</w:t>
      </w:r>
      <w:proofErr w:type="gramEnd"/>
      <w:r w:rsidRPr="00AE0AA3">
        <w:rPr>
          <w:rFonts w:ascii="Calibri" w:eastAsia="Calibri" w:hAnsi="Calibri" w:cs="Times New Roman"/>
        </w:rPr>
        <w:t xml:space="preserve">, where shades of moral grey can be justified in the pursuit of a greater goal, also felt that those beliefs were also more likely rooted in fundamental perspectives of right and wrong. Conversely, greater deontological orientation was associated with decreased levels of final moral conviction for 1) Universal Health Care, (ß = -1.734, </w:t>
      </w:r>
      <w:r w:rsidRPr="00AE0AA3">
        <w:rPr>
          <w:rFonts w:ascii="Calibri" w:eastAsia="Calibri" w:hAnsi="Calibri" w:cs="Times New Roman"/>
          <w:i/>
          <w:iCs/>
        </w:rPr>
        <w:t>p</w:t>
      </w:r>
      <w:r w:rsidRPr="00AE0AA3">
        <w:rPr>
          <w:rFonts w:ascii="Calibri" w:eastAsia="Calibri" w:hAnsi="Calibri" w:cs="Times New Roman"/>
        </w:rPr>
        <w:t xml:space="preserve"> = 0.033); and 2) Capital Punishment (ß = -2.259, </w:t>
      </w:r>
      <w:r w:rsidRPr="00AE0AA3">
        <w:rPr>
          <w:rFonts w:ascii="Calibri" w:eastAsia="Calibri" w:hAnsi="Calibri" w:cs="Times New Roman"/>
          <w:i/>
          <w:iCs/>
        </w:rPr>
        <w:t>p</w:t>
      </w:r>
      <w:r w:rsidRPr="00AE0AA3">
        <w:rPr>
          <w:rFonts w:ascii="Calibri" w:eastAsia="Calibri" w:hAnsi="Calibri" w:cs="Times New Roman"/>
        </w:rPr>
        <w:t xml:space="preserve"> &lt; .0094), but not AI in the Workplace, (ß =   -1.569, </w:t>
      </w:r>
      <w:r w:rsidRPr="00AE0AA3">
        <w:rPr>
          <w:rFonts w:ascii="Calibri" w:eastAsia="Calibri" w:hAnsi="Calibri" w:cs="Times New Roman"/>
          <w:i/>
          <w:iCs/>
        </w:rPr>
        <w:t>p</w:t>
      </w:r>
      <w:r w:rsidRPr="00AE0AA3">
        <w:rPr>
          <w:rFonts w:ascii="Calibri" w:eastAsia="Calibri" w:hAnsi="Calibri" w:cs="Times New Roman"/>
        </w:rPr>
        <w:t xml:space="preserve"> = .0964). 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Pr="00AE0AA3" w:rsidRDefault="00AF3464" w:rsidP="00AF3464">
      <w:pPr>
        <w:rPr>
          <w:rFonts w:ascii="Calibri Light" w:eastAsia="Times New Roman" w:hAnsi="Calibri Light" w:cs="Times New Roman"/>
          <w:b/>
          <w:i/>
          <w:color w:val="000000"/>
          <w:sz w:val="28"/>
          <w:szCs w:val="24"/>
        </w:rPr>
      </w:pPr>
      <w:r w:rsidRPr="00AE0AA3">
        <w:rPr>
          <w:rFonts w:ascii="Calibri Light" w:eastAsia="Times New Roman" w:hAnsi="Calibri Light" w:cs="Times New Roman"/>
          <w:b/>
          <w:i/>
          <w:color w:val="000000"/>
          <w:sz w:val="28"/>
          <w:szCs w:val="24"/>
        </w:rPr>
        <w:t>Discussion</w:t>
      </w:r>
    </w:p>
    <w:p w14:paraId="0CDD79ED" w14:textId="77777777" w:rsidR="00AF3464" w:rsidRPr="00AE0AA3" w:rsidRDefault="00AF3464" w:rsidP="00AF3464">
      <w:pPr>
        <w:rPr>
          <w:rFonts w:ascii="Calibri Light" w:eastAsia="Times New Roman" w:hAnsi="Calibri Light" w:cs="Times New Roman"/>
          <w:b/>
          <w:i/>
          <w:color w:val="000000"/>
          <w:sz w:val="28"/>
          <w:szCs w:val="24"/>
        </w:rPr>
      </w:pPr>
    </w:p>
    <w:p w14:paraId="3D4CD2B6" w14:textId="11B42B38" w:rsidR="009E5A24" w:rsidRPr="00AE0AA3" w:rsidRDefault="009E5A24" w:rsidP="009E5A24">
      <w:pPr>
        <w:spacing w:after="100" w:afterAutospacing="1" w:line="480" w:lineRule="auto"/>
        <w:ind w:firstLine="720"/>
        <w:rPr>
          <w:rFonts w:ascii="Calibri" w:eastAsia="Calibri" w:hAnsi="Calibri" w:cs="Times New Roman"/>
          <w:szCs w:val="24"/>
        </w:rPr>
      </w:pPr>
      <w:r w:rsidRPr="00AE0AA3">
        <w:rPr>
          <w:rFonts w:ascii="Calibri" w:eastAsia="Calibri" w:hAnsi="Calibri" w:cs="Times New Roman"/>
          <w:szCs w:val="24"/>
        </w:rPr>
        <w:t xml:space="preserve">The results for Study 3 did not provide support for H1. </w:t>
      </w:r>
      <w:r w:rsidR="00EE018A" w:rsidRPr="00AE0AA3">
        <w:rPr>
          <w:rFonts w:ascii="Calibri" w:eastAsia="Calibri" w:hAnsi="Calibri" w:cs="Times New Roman"/>
          <w:szCs w:val="24"/>
        </w:rPr>
        <w:t xml:space="preserve">I </w:t>
      </w:r>
      <w:r w:rsidRPr="00AE0AA3">
        <w:rPr>
          <w:rFonts w:ascii="Calibri" w:eastAsia="Calibri" w:hAnsi="Calibri" w:cs="Times New Roman"/>
          <w:szCs w:val="24"/>
        </w:rPr>
        <w:t xml:space="preserve">did not find </w:t>
      </w:r>
      <w:proofErr w:type="gramStart"/>
      <w:r w:rsidRPr="00AE0AA3">
        <w:rPr>
          <w:rFonts w:ascii="Calibri" w:eastAsia="Calibri" w:hAnsi="Calibri" w:cs="Times New Roman"/>
          <w:szCs w:val="24"/>
        </w:rPr>
        <w:t>a main</w:t>
      </w:r>
      <w:proofErr w:type="gramEnd"/>
      <w:r w:rsidRPr="00AE0AA3">
        <w:rPr>
          <w:rFonts w:ascii="Calibri" w:eastAsia="Calibri" w:hAnsi="Calibri" w:cs="Times New Roman"/>
          <w:szCs w:val="24"/>
        </w:rPr>
        <w:t xml:space="preserve"> effect of social consensus on support for a topic.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also did not find support for H2, as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did not find a significant interaction between the effects of our social consensus and our moral conviction manipulations. However,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sidRPr="00AE0AA3">
        <w:rPr>
          <w:rFonts w:ascii="Calibri" w:eastAsia="Calibri" w:hAnsi="Calibri" w:cs="Times New Roman"/>
          <w:szCs w:val="24"/>
        </w:rPr>
        <w:t>I</w:t>
      </w:r>
      <w:r w:rsidRPr="00AE0AA3">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608D568E" w14:textId="19A9AFEA" w:rsidR="009662AC" w:rsidRPr="00AE0AA3" w:rsidRDefault="009E5A24" w:rsidP="00AF4D5D">
      <w:pPr>
        <w:spacing w:after="100" w:afterAutospacing="1" w:line="480" w:lineRule="auto"/>
        <w:ind w:firstLine="720"/>
      </w:pPr>
      <w:r w:rsidRPr="00AE0AA3">
        <w:rPr>
          <w:rFonts w:ascii="Calibri" w:eastAsia="Calibri" w:hAnsi="Calibri" w:cs="Times New Roman"/>
          <w:szCs w:val="24"/>
        </w:rPr>
        <w:lastRenderedPageBreak/>
        <w:t xml:space="preserve">Additionally, our moral conviction manipulations were </w:t>
      </w:r>
      <w:r w:rsidR="00E5159A" w:rsidRPr="00AE0AA3">
        <w:rPr>
          <w:rFonts w:ascii="Calibri" w:eastAsia="Calibri" w:hAnsi="Calibri" w:cs="Times New Roman"/>
          <w:szCs w:val="24"/>
        </w:rPr>
        <w:t xml:space="preserve">not </w:t>
      </w:r>
      <w:r w:rsidRPr="00AE0AA3">
        <w:rPr>
          <w:rFonts w:ascii="Calibri" w:eastAsia="Calibri" w:hAnsi="Calibri" w:cs="Times New Roman"/>
          <w:szCs w:val="24"/>
        </w:rPr>
        <w:t xml:space="preserve">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“the perception that one’s feelings about a given attitude object are based on one’s beliefs about right and wrong”.  In comparison, deontological orientation is defined as ‘ethical rules clearly distinguish right from wrong’ and utilitarian orientation can be defined as ‘consequences are what distinguishes right from wrong’. Given that both moral axis (deontology and utilitarianism) </w:t>
      </w:r>
      <w:proofErr w:type="gramStart"/>
      <w:r w:rsidRPr="00AE0AA3">
        <w:rPr>
          <w:rFonts w:ascii="Calibri" w:eastAsia="Calibri" w:hAnsi="Calibri" w:cs="Times New Roman"/>
          <w:szCs w:val="24"/>
        </w:rPr>
        <w:t>are</w:t>
      </w:r>
      <w:proofErr w:type="gramEnd"/>
      <w:r w:rsidRPr="00AE0AA3">
        <w:rPr>
          <w:rFonts w:ascii="Calibri" w:eastAsia="Calibri" w:hAnsi="Calibri" w:cs="Times New Roman"/>
          <w:szCs w:val="24"/>
        </w:rPr>
        <w:t xml:space="preserve"> focused on what determines ‘right from wrong’, definitionally, greater orientation on both of </w:t>
      </w:r>
      <w:r w:rsidR="00FB2E22" w:rsidRPr="00AE0AA3">
        <w:rPr>
          <w:rFonts w:ascii="Calibri" w:eastAsia="Calibri" w:hAnsi="Calibri" w:cs="Times New Roman"/>
          <w:szCs w:val="24"/>
        </w:rPr>
        <w:t>these axes</w:t>
      </w:r>
      <w:r w:rsidRPr="00AE0AA3">
        <w:rPr>
          <w:rFonts w:ascii="Calibri" w:eastAsia="Calibri" w:hAnsi="Calibri" w:cs="Times New Roman"/>
          <w:szCs w:val="24"/>
        </w:rPr>
        <w:t xml:space="preserve"> should plausibly be associated with greater moral conviction as a whole. However, </w:t>
      </w:r>
      <w:r w:rsidR="00B26B58" w:rsidRPr="00AE0AA3">
        <w:rPr>
          <w:rFonts w:ascii="Calibri" w:eastAsia="Calibri" w:hAnsi="Calibri" w:cs="Times New Roman"/>
          <w:szCs w:val="24"/>
        </w:rPr>
        <w:t>I found</w:t>
      </w:r>
      <w:r w:rsidRPr="00AE0AA3">
        <w:rPr>
          <w:rFonts w:ascii="Calibri" w:eastAsia="Calibri" w:hAnsi="Calibri" w:cs="Times New Roman"/>
          <w:szCs w:val="24"/>
        </w:rPr>
        <w:t xml:space="preserve"> in </w:t>
      </w:r>
      <w:r w:rsidR="00B26B58" w:rsidRPr="00AE0AA3">
        <w:rPr>
          <w:rFonts w:ascii="Calibri" w:eastAsia="Calibri" w:hAnsi="Calibri" w:cs="Times New Roman"/>
          <w:szCs w:val="24"/>
        </w:rPr>
        <w:t>the</w:t>
      </w:r>
      <w:r w:rsidRPr="00AE0AA3">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sidRPr="00AE0AA3">
        <w:rPr>
          <w:rFonts w:ascii="Calibri" w:eastAsia="Calibri" w:hAnsi="Calibri" w:cs="Times New Roman"/>
          <w:szCs w:val="24"/>
        </w:rPr>
        <w:t>research into</w:t>
      </w:r>
      <w:r w:rsidRPr="00AE0AA3">
        <w:rPr>
          <w:rFonts w:ascii="Calibri" w:eastAsia="Calibri" w:hAnsi="Calibri" w:cs="Times New Roman"/>
          <w:szCs w:val="24"/>
        </w:rPr>
        <w:t xml:space="preserve"> unpacking the mechanics behind this unexpected relationship is needed.</w:t>
      </w:r>
      <w:r w:rsidR="001C2C29" w:rsidRPr="00AE0AA3">
        <w:rPr>
          <w:rFonts w:ascii="Calibri" w:eastAsia="Calibri" w:hAnsi="Calibri" w:cs="Times New Roman"/>
          <w:szCs w:val="24"/>
        </w:rPr>
        <w:br w:type="page"/>
      </w:r>
    </w:p>
    <w:p w14:paraId="26E53B30" w14:textId="25C80BAC" w:rsidR="00AF4D5D" w:rsidRPr="00AE0AA3" w:rsidRDefault="00AF4D5D" w:rsidP="00AF4D5D">
      <w:pPr>
        <w:pStyle w:val="Heading1"/>
      </w:pPr>
      <w:bookmarkStart w:id="40" w:name="_Toc195620960"/>
      <w:r w:rsidRPr="00AE0AA3">
        <w:lastRenderedPageBreak/>
        <w:t>Conclusions</w:t>
      </w:r>
      <w:bookmarkEnd w:id="40"/>
    </w:p>
    <w:p w14:paraId="133ADC7A" w14:textId="77777777" w:rsidR="00AF4D5D" w:rsidRPr="00AE0AA3" w:rsidRDefault="00AF4D5D" w:rsidP="00AF4D5D"/>
    <w:p w14:paraId="293E68B8" w14:textId="77777777" w:rsidR="009662AC" w:rsidRPr="00AE0AA3" w:rsidRDefault="009662AC" w:rsidP="009662AC">
      <w:pPr>
        <w:spacing w:after="100" w:afterAutospacing="1" w:line="480" w:lineRule="auto"/>
        <w:rPr>
          <w:rFonts w:ascii="Calibri" w:hAnsi="Calibri" w:cs="Calibri"/>
          <w:szCs w:val="28"/>
        </w:rPr>
      </w:pPr>
      <w:r w:rsidRPr="00AE0AA3">
        <w:tab/>
        <w:t xml:space="preserve">The purpose of this dissertation was to test different strategies for increasing openness </w:t>
      </w:r>
      <w:proofErr w:type="gramStart"/>
      <w:r w:rsidRPr="00AE0AA3">
        <w:t>to belief</w:t>
      </w:r>
      <w:proofErr w:type="gramEnd"/>
      <w:r w:rsidRPr="00AE0AA3">
        <w:t xml:space="preserve"> change, as well as to understand resistance to change and the effects of belief polarization on that resistance. To do this, I created an experiment directly testing the effectiveness of increasing or decreasing social consensus on support for a variety of polarized topics (Study 1). Study 1 demonstrated that, across a variety of topics, there was a significant interaction between the effects of </w:t>
      </w:r>
      <w:proofErr w:type="gramStart"/>
      <w:r w:rsidRPr="00AE0AA3">
        <w:t>a social</w:t>
      </w:r>
      <w:proofErr w:type="gramEnd"/>
      <w:r w:rsidRPr="00AE0AA3">
        <w:t xml:space="preserve"> consensus manipulation and time. Furthermore, there was evidence that </w:t>
      </w:r>
      <w:proofErr w:type="gramStart"/>
      <w:r w:rsidRPr="00AE0AA3">
        <w:t>a social</w:t>
      </w:r>
      <w:proofErr w:type="gramEnd"/>
      <w:r w:rsidRPr="00AE0AA3">
        <w:t xml:space="preserve"> consensus manipulation was able to significantly increase support for Universal Healthcare. I then executed on another experiment to understand the effects of moral conviction manipulation on an expanded set of polarized and non-polarized topics (Study 2). There was no evidence to support the hypotheses that the two ‘moral’ interventions would increase moral </w:t>
      </w:r>
      <w:proofErr w:type="gramStart"/>
      <w:r w:rsidRPr="00AE0AA3">
        <w:t>conviction</w:t>
      </w:r>
      <w:proofErr w:type="gramEnd"/>
      <w:r w:rsidRPr="00AE0AA3">
        <w:t xml:space="preserve"> and the pragmatic and hedonic interventions would decrease moral conviction, relative to the control group. While Study 1 and Study 2 examined the impact of moral conviction and social consensus individually, the purpose of Study 3 was to test the interaction between the social consensus and moral conviction manipulations on support for polarized topics. Study 3 also provided the opportunity to replicate the findings of Study 1 and Study 2. Study 3 utilized a within-subjects design that measured support for the topics before and after each of the four interventions (i.e., 2 [high or low social consensus] x 2 [moral essay or pragmatic essay]). While support for all of the topics increased post-intervention compared to pre-intervention, there was no main effect of the social consensus manipulation on support for any of the three topics (UHC, capital punishment, usage of AI in the workforce); </w:t>
      </w:r>
      <w:proofErr w:type="gramStart"/>
      <w:r w:rsidRPr="00AE0AA3">
        <w:t>thus</w:t>
      </w:r>
      <w:proofErr w:type="gramEnd"/>
      <w:r w:rsidRPr="00AE0AA3">
        <w:t xml:space="preserve"> the findings of Study 1 were not replicated with these topics. </w:t>
      </w:r>
      <w:r w:rsidRPr="00AE0AA3">
        <w:lastRenderedPageBreak/>
        <w:t>Additionally, there was no significant interaction between the two factors of moral conviction and social consensus on support for the topics</w:t>
      </w:r>
      <w:r w:rsidRPr="00AE0AA3">
        <w:rPr>
          <w:rFonts w:ascii="Calibri" w:hAnsi="Calibri" w:cs="Calibri"/>
          <w:szCs w:val="28"/>
        </w:rPr>
        <w:t xml:space="preserve">. </w:t>
      </w:r>
    </w:p>
    <w:p w14:paraId="5A441A3B" w14:textId="77777777" w:rsidR="009662AC" w:rsidRPr="00AE0AA3" w:rsidRDefault="009662AC" w:rsidP="009662AC">
      <w:pPr>
        <w:keepNext/>
        <w:keepLines/>
        <w:spacing w:after="0" w:afterAutospacing="1" w:line="240" w:lineRule="auto"/>
        <w:jc w:val="center"/>
        <w:outlineLvl w:val="0"/>
        <w:rPr>
          <w:rFonts w:asciiTheme="majorHAnsi" w:eastAsiaTheme="majorEastAsia" w:hAnsiTheme="majorHAnsi" w:cstheme="majorBidi"/>
          <w:b/>
          <w:color w:val="000000" w:themeColor="text1"/>
          <w:sz w:val="28"/>
          <w:szCs w:val="32"/>
        </w:rPr>
      </w:pPr>
      <w:bookmarkStart w:id="41" w:name="_Toc195620961"/>
      <w:r w:rsidRPr="00AE0AA3">
        <w:rPr>
          <w:rFonts w:asciiTheme="majorHAnsi" w:eastAsiaTheme="majorEastAsia" w:hAnsiTheme="majorHAnsi" w:cstheme="majorBidi"/>
          <w:b/>
          <w:color w:val="000000" w:themeColor="text1"/>
          <w:sz w:val="28"/>
          <w:szCs w:val="32"/>
        </w:rPr>
        <w:t>Discussion</w:t>
      </w:r>
      <w:bookmarkEnd w:id="41"/>
    </w:p>
    <w:p w14:paraId="01AF3CE7"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In light of the full set of results, some preliminary conclusions seem reasonable to draw. I was not successful at empirically replicating the finding that moral conviction inoculates individuals from the effects of social consensus (</w:t>
      </w:r>
      <w:proofErr w:type="spellStart"/>
      <w:r w:rsidRPr="00AE0AA3">
        <w:rPr>
          <w:rFonts w:ascii="Calibri" w:hAnsi="Calibri" w:cs="Calibri"/>
          <w:szCs w:val="28"/>
        </w:rPr>
        <w:t>Skitka</w:t>
      </w:r>
      <w:proofErr w:type="spellEnd"/>
      <w:r w:rsidRPr="00AE0AA3">
        <w:rPr>
          <w:rFonts w:ascii="Calibri" w:hAnsi="Calibri" w:cs="Calibri"/>
          <w:szCs w:val="28"/>
        </w:rPr>
        <w:t>, 2021). One plausible explanation is that the moral conviction manipulations were improperly designed. While previous literature has indicated that framing arguments using moral terms (e.g., freedom, liberty, etc.) or centering on perceptions of harm (e.g., harmful, dangerous, contaminated, etc.) increases perceptions of moral conviction (</w:t>
      </w:r>
      <w:proofErr w:type="spellStart"/>
      <w:r w:rsidRPr="00AE0AA3">
        <w:rPr>
          <w:rFonts w:ascii="Calibri" w:hAnsi="Calibri" w:cs="Calibri"/>
          <w:szCs w:val="28"/>
        </w:rPr>
        <w:t>Kodapanakkal</w:t>
      </w:r>
      <w:proofErr w:type="spellEnd"/>
      <w:r w:rsidRPr="00AE0AA3">
        <w:rPr>
          <w:rFonts w:ascii="Calibri" w:hAnsi="Calibri" w:cs="Calibri"/>
          <w:szCs w:val="28"/>
        </w:rPr>
        <w:t xml:space="preserve"> 2021; Clifford, 2019), I was unable to successfully replicate this pattern in Study 2 or 3. Plausibly, this is due to the fact that the topics covered in prior literature were generally seen to be unpolarized, or at least not explicitly polarized (e.g., hiring algorithms, fish farming), whereas in Study 2 and 3, the majority of the topics were explicitly polarized (UHC, capital punishment, climate change, etc.). </w:t>
      </w:r>
    </w:p>
    <w:p w14:paraId="3AC019DF"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 xml:space="preserve">Additionally, I was not able to find support for the existence of an interaction between social consensus and moral conviction. One conclusion is that this potentially stems from difficulty in successfully manipulating moral conviction. Further improvements in moral conviction manipulation could plausibly allow for replication of this study with superior results. However, another explanation is due to the shared orientation of the arguments in Study 3; all of the essays were ‘in favor’ of the topic in question. A reasonable conclusion is that the directionality of the persuasive arguments (e.g., all in favor) was the most significant factor, as </w:t>
      </w:r>
      <w:r w:rsidRPr="00AE0AA3">
        <w:rPr>
          <w:rFonts w:ascii="Calibri" w:hAnsi="Calibri" w:cs="Calibri"/>
          <w:szCs w:val="28"/>
        </w:rPr>
        <w:lastRenderedPageBreak/>
        <w:t>that interpretation falls in line with the observed results. I could investigate this further in future studies by presenting persuasive essays that are both in favor and opposition to the topic in question.</w:t>
      </w:r>
    </w:p>
    <w:p w14:paraId="76AD6371" w14:textId="77777777" w:rsidR="009662AC" w:rsidRPr="00AE0AA3" w:rsidRDefault="009662AC" w:rsidP="009662AC">
      <w:pPr>
        <w:spacing w:after="100" w:afterAutospacing="1" w:line="480" w:lineRule="auto"/>
        <w:ind w:firstLine="720"/>
        <w:rPr>
          <w:rFonts w:ascii="Calibri" w:hAnsi="Calibri" w:cs="Calibri"/>
          <w:szCs w:val="28"/>
        </w:rPr>
      </w:pPr>
      <w:r w:rsidRPr="00AE0AA3">
        <w:rPr>
          <w:rFonts w:ascii="Calibri" w:hAnsi="Calibri" w:cs="Calibri"/>
          <w:szCs w:val="28"/>
        </w:rPr>
        <w:t>This dissertation showed mixed success at manipulating perception of social consensus using methods adapted from Kobayashi (2018). One plausible reason for the mixed success is that the topics chosen (UHC, climate change, capital punishment), diverged significantly from the original set of topics Kobayashi chose to use (climate change, blood type personality, nuclear power, and whale research). Additionally, it is important to note that while the version of the manipulation that I used for this study explicitly relied on deceiving the participants as to the base rate of consensus for each of the topics, the result that there are substantive differences in support due to shared perceptions on what is popular or unpopular should generalize broadly. Deceiving the public in order to manipulate support for a topic would generally be seen as unethical, but increasing salience of the public as to how much consensus there actually is (i.e., just because the American public supports something in general, that doesn’t mean any given individual is aware of it) could be a low-cost intervention that leverages the strengths of social consensus effects.</w:t>
      </w:r>
    </w:p>
    <w:p w14:paraId="74CCD850" w14:textId="77777777" w:rsidR="009662AC" w:rsidRPr="00AE0AA3" w:rsidRDefault="009662AC" w:rsidP="009662AC">
      <w:pPr>
        <w:spacing w:after="100" w:afterAutospacing="1" w:line="480" w:lineRule="auto"/>
        <w:rPr>
          <w:rFonts w:ascii="Calibri" w:hAnsi="Calibri" w:cs="Calibri"/>
          <w:szCs w:val="28"/>
        </w:rPr>
      </w:pPr>
      <w:r w:rsidRPr="00AE0AA3">
        <w:rPr>
          <w:rFonts w:ascii="Calibri" w:hAnsi="Calibri" w:cs="Calibri"/>
          <w:szCs w:val="28"/>
        </w:rPr>
        <w:tab/>
        <w:t xml:space="preserve">One direction for future work on polarized belief formation and change that could be worth exploring is to delve deeper into using domain specific information. In a pragmatic sense, one approach would be to conduct extensive qualitative research with individuals that have polarized beliefs, so as to determine which shared traits or characteristics of the topic are seen with a moral lens. Domain specific pragmatic or moral arguments would plausibly be more </w:t>
      </w:r>
      <w:r w:rsidRPr="00AE0AA3">
        <w:rPr>
          <w:rFonts w:ascii="Calibri" w:hAnsi="Calibri" w:cs="Calibri"/>
          <w:szCs w:val="28"/>
        </w:rPr>
        <w:lastRenderedPageBreak/>
        <w:t>effective at changing moral convictions, as compared to using the ‘general’ framework of arguments based on morality and harm (increasing moral conviction) or arguments based on economics and practical implementation (decreasing moral conviction). Another context in which domain specific information could provide deeper insight is individual characteristic differences in topics themselves (i.e., why did social consensus manipulation work for UHC but not the other topics?). Future research could focus on what shared characteristics exist in topics that are or are not vulnerable to the effects of social consensus. Knowledge of those shared characteristics would help calibrate how to spend limited public outreach resources such that topics are prioritized based on how likely a social consensus intervention will be effective.</w:t>
      </w:r>
    </w:p>
    <w:p w14:paraId="71937569" w14:textId="77777777" w:rsidR="009662AC" w:rsidRPr="00AE0AA3" w:rsidRDefault="009662AC" w:rsidP="009662AC">
      <w:pPr>
        <w:spacing w:after="100" w:afterAutospacing="1" w:line="480" w:lineRule="auto"/>
      </w:pPr>
      <w:r w:rsidRPr="00AE0AA3">
        <w:tab/>
        <w:t xml:space="preserve">Another direction for future study would be to explore different methods for obtaining evidence of actual revealed preferences, rather than relying on self-reported support for a topic score. One trivially simple example could apply to the non-polarized topic of ‘exercise’ used in Study 2; instead of explicitly measuring ‘support for exercise’ on some form of survey, revealed preferences in the form of biometric information (e.g., step counter, activity tracker, etc.) could directly show evidence of a social consensus or moral conviction manipulation being effective at changing behavior. Another example with the more ‘polarized’ topic of climate change used in studies 2 and </w:t>
      </w:r>
      <w:proofErr w:type="gramStart"/>
      <w:r w:rsidRPr="00AE0AA3">
        <w:t>3,</w:t>
      </w:r>
      <w:proofErr w:type="gramEnd"/>
      <w:r w:rsidRPr="00AE0AA3">
        <w:t xml:space="preserve"> would be </w:t>
      </w:r>
      <w:proofErr w:type="gramStart"/>
      <w:r w:rsidRPr="00AE0AA3">
        <w:t>revealed preferences</w:t>
      </w:r>
      <w:proofErr w:type="gramEnd"/>
      <w:r w:rsidRPr="00AE0AA3">
        <w:t xml:space="preserve"> as they relate to sustainable behavior. For example, it is relatively simple to track (by weight or volume) </w:t>
      </w:r>
      <w:proofErr w:type="gramStart"/>
      <w:r w:rsidRPr="00AE0AA3">
        <w:t>total</w:t>
      </w:r>
      <w:proofErr w:type="gramEnd"/>
      <w:r w:rsidRPr="00AE0AA3">
        <w:t xml:space="preserve"> amount of landfill waste and/or recycling generated by a single individual over a fixed period of time. These more direct measures</w:t>
      </w:r>
      <w:ins w:id="42" w:author="Duan, Sean (MU-Student)" w:date="2025-04-10T16:29:00Z" w16du:dateUtc="2025-04-10T21:29:00Z">
        <w:r w:rsidRPr="00AE0AA3">
          <w:t xml:space="preserve"> would significantly increase the external validity of the conclusions that could be drawn. </w:t>
        </w:r>
      </w:ins>
      <w:r w:rsidRPr="00AE0AA3">
        <w:t xml:space="preserve">These direct measures, however, are not well suited to tracking revealed preferences for </w:t>
      </w:r>
      <w:r w:rsidRPr="00AE0AA3">
        <w:lastRenderedPageBreak/>
        <w:t>societal level behaviors (i.e., rate of executions for capital punishment, % of population covered by universal health care).</w:t>
      </w:r>
    </w:p>
    <w:p w14:paraId="410C4331" w14:textId="77777777" w:rsidR="009662AC" w:rsidRPr="00AE0AA3" w:rsidRDefault="009662AC" w:rsidP="009662AC">
      <w:pPr>
        <w:spacing w:after="100" w:afterAutospacing="1" w:line="480" w:lineRule="auto"/>
      </w:pPr>
      <w:r w:rsidRPr="00AE0AA3">
        <w:tab/>
        <w:t>Finally, one future goal for this research would be to see if the effect of social consensus on belief formation and change functions differently based on the type of social consensus manipulation. The manipulation I used in my research earlier was effective, but relatively impersonal. It would be very useful to research whether the effects of social consensus are greater in small or large group settings, where the relevant comparison group is not the nebulous concept of ‘Americans’ as a whole, but instead the social group immediately and physically around you. This seems especially pertinent, as this structure mimics actual human social dynamics (i.e., social consensus is assessed and formed through shared, in person experience), and thus has greater external validity.</w:t>
      </w:r>
    </w:p>
    <w:p w14:paraId="0E7A86FF" w14:textId="048E1575" w:rsidR="009662AC" w:rsidRPr="00AE0AA3" w:rsidRDefault="009662AC" w:rsidP="009662AC">
      <w:pPr>
        <w:spacing w:after="100" w:afterAutospacing="1" w:line="480" w:lineRule="auto"/>
        <w:rPr>
          <w:rFonts w:ascii="Calibri" w:hAnsi="Calibri" w:cs="Calibri"/>
          <w:szCs w:val="28"/>
        </w:rPr>
      </w:pPr>
      <w:r w:rsidRPr="00AE0AA3">
        <w:tab/>
        <w:t xml:space="preserve"> </w:t>
      </w:r>
      <w:r w:rsidRPr="00AE0AA3">
        <w:tab/>
        <w:t xml:space="preserve">In summary, I found mixed evidence that manipulated social consensus affects support for a variety of polarized topics; In the case where it was successful (UHC), greater perception of social consensus in favor of a topic was associated with increased support. However, there was no evidence that the obverse was associated with decreased support. Furthermore, I found that I was unable to successfully manipulate moral conviction for several polarized topics by </w:t>
      </w:r>
      <w:r w:rsidRPr="00AE0AA3">
        <w:rPr>
          <w:rFonts w:ascii="Calibri" w:hAnsi="Calibri" w:cs="Calibri"/>
          <w:szCs w:val="28"/>
        </w:rPr>
        <w:t xml:space="preserve">framing arguments using moral terms (e.g., freedom, liberty, etc.) or centering on perceptions of harm (e.g., harmful, dangerous, contaminated, etc.). Given this, I could not find evidence in support of a significant interaction between the effects of social consensus and moral conviction on support for a polarized topic, as I previously theorized. Researchers’ inability to reliably manipulate social consensus and moral conviction continues to </w:t>
      </w:r>
      <w:r w:rsidRPr="00AE0AA3">
        <w:rPr>
          <w:rFonts w:ascii="Calibri" w:hAnsi="Calibri" w:cs="Calibri"/>
          <w:szCs w:val="28"/>
        </w:rPr>
        <w:lastRenderedPageBreak/>
        <w:t>be a major impediment in synthesizing a cohesive framework for the effects of consensus and conviction (as well as their potential interaction) on polarized topics. However, these difficulties also indicate fruitful directions for future work; Developing more sophisticated tools to delineate between different characteristics of polarized topics will allow researchers to isolate promising targets for polarized belief change, and increased domain knowledge for what aspects of moral conviction are relevant for that specific population will ideally allow researchers a more thorough empirical test of the theorized relationship between social consensus and moral conviction.</w:t>
      </w:r>
    </w:p>
    <w:p w14:paraId="12AA5D17" w14:textId="1347BA28" w:rsidR="0033330D" w:rsidRPr="00AE0AA3" w:rsidRDefault="009662AC" w:rsidP="009662AC">
      <w:pPr>
        <w:rPr>
          <w:rFonts w:ascii="Calibri" w:hAnsi="Calibri" w:cs="Calibri"/>
          <w:szCs w:val="28"/>
        </w:rPr>
      </w:pPr>
      <w:r w:rsidRPr="00AE0AA3">
        <w:rPr>
          <w:rFonts w:ascii="Calibri" w:hAnsi="Calibri" w:cs="Calibri"/>
          <w:szCs w:val="28"/>
        </w:rPr>
        <w:br w:type="page"/>
      </w:r>
    </w:p>
    <w:p w14:paraId="23D2F87D" w14:textId="454567C2" w:rsidR="001A4A69" w:rsidRPr="00AE0AA3" w:rsidRDefault="0033330D" w:rsidP="0033330D">
      <w:pPr>
        <w:pStyle w:val="Heading1"/>
      </w:pPr>
      <w:bookmarkStart w:id="43" w:name="_Toc195620962"/>
      <w:r w:rsidRPr="00AE0AA3">
        <w:lastRenderedPageBreak/>
        <w:t>References</w:t>
      </w:r>
      <w:bookmarkEnd w:id="43"/>
    </w:p>
    <w:p w14:paraId="09D88212" w14:textId="77777777" w:rsidR="001A4A69" w:rsidRPr="00AE0AA3" w:rsidRDefault="001A4A69" w:rsidP="007D6B8D">
      <w:pPr>
        <w:pStyle w:val="Heading1"/>
      </w:pPr>
    </w:p>
    <w:p w14:paraId="63A72081" w14:textId="77777777" w:rsidR="001B0C87" w:rsidRPr="00AE0AA3" w:rsidRDefault="001B0C87" w:rsidP="001B0C87"/>
    <w:p w14:paraId="18BA1729" w14:textId="77777777" w:rsidR="001B0C87" w:rsidRPr="001B0C87" w:rsidRDefault="001B0C87" w:rsidP="001B0C87">
      <w:r w:rsidRPr="001B0C87">
        <w:t xml:space="preserve">Akram, F. (2021). Moral injury and the COVID-19 pandemic: A philosophical viewpoint. </w:t>
      </w:r>
      <w:r w:rsidRPr="001B0C87">
        <w:rPr>
          <w:i/>
          <w:iCs/>
        </w:rPr>
        <w:t>Ethics, Medicine and Public Health</w:t>
      </w:r>
      <w:r w:rsidRPr="001B0C87">
        <w:t xml:space="preserve">, </w:t>
      </w:r>
      <w:r w:rsidRPr="001B0C87">
        <w:rPr>
          <w:i/>
          <w:iCs/>
        </w:rPr>
        <w:t>18</w:t>
      </w:r>
      <w:r w:rsidRPr="001B0C87">
        <w:t xml:space="preserve">, 100661. </w:t>
      </w:r>
      <w:hyperlink r:id="rId12" w:history="1">
        <w:r w:rsidRPr="001B0C87">
          <w:rPr>
            <w:rStyle w:val="Hyperlink"/>
          </w:rPr>
          <w:t>https://doi.org/10.1016/j.jemep.2021.100661</w:t>
        </w:r>
      </w:hyperlink>
    </w:p>
    <w:p w14:paraId="3617413C" w14:textId="77777777" w:rsidR="001B0C87" w:rsidRPr="001B0C87" w:rsidRDefault="001B0C87" w:rsidP="001B0C87">
      <w:r w:rsidRPr="001B0C87">
        <w:t xml:space="preserve">Albarracin, D., Johnson, B. T., Zanna, M. P., &amp; </w:t>
      </w:r>
      <w:proofErr w:type="spellStart"/>
      <w:r w:rsidRPr="001B0C87">
        <w:t>Kumkale</w:t>
      </w:r>
      <w:proofErr w:type="spellEnd"/>
      <w:r w:rsidRPr="001B0C87">
        <w:t xml:space="preserve">, G. T. (n.d.). </w:t>
      </w:r>
      <w:r w:rsidRPr="001B0C87">
        <w:rPr>
          <w:i/>
          <w:iCs/>
        </w:rPr>
        <w:t>Attitudes: Introduction and Scope</w:t>
      </w:r>
      <w:r w:rsidRPr="001B0C87">
        <w:t>.</w:t>
      </w:r>
    </w:p>
    <w:p w14:paraId="352E5D42" w14:textId="77777777" w:rsidR="001B0C87" w:rsidRPr="001B0C87" w:rsidRDefault="001B0C87" w:rsidP="001B0C87">
      <w:r w:rsidRPr="001B0C87">
        <w:t xml:space="preserve">Albarracin, D., &amp; </w:t>
      </w:r>
      <w:proofErr w:type="spellStart"/>
      <w:r w:rsidRPr="001B0C87">
        <w:t>Shavitt</w:t>
      </w:r>
      <w:proofErr w:type="spellEnd"/>
      <w:r w:rsidRPr="001B0C87">
        <w:t xml:space="preserve">, S. (2017). </w:t>
      </w:r>
      <w:r w:rsidRPr="001B0C87">
        <w:rPr>
          <w:i/>
          <w:iCs/>
        </w:rPr>
        <w:t>Attitudes and Attitude Change</w:t>
      </w:r>
      <w:r w:rsidRPr="001B0C87">
        <w:t>.</w:t>
      </w:r>
    </w:p>
    <w:p w14:paraId="4EBC8B3C" w14:textId="77777777" w:rsidR="001B0C87" w:rsidRPr="001B0C87" w:rsidRDefault="001B0C87" w:rsidP="001B0C87">
      <w:r w:rsidRPr="001B0C87">
        <w:t xml:space="preserve">Alspaugh, A., </w:t>
      </w:r>
      <w:proofErr w:type="spellStart"/>
      <w:r w:rsidRPr="001B0C87">
        <w:t>Lanshaw</w:t>
      </w:r>
      <w:proofErr w:type="spellEnd"/>
      <w:r w:rsidRPr="001B0C87">
        <w:t xml:space="preserve">, N., </w:t>
      </w:r>
      <w:proofErr w:type="spellStart"/>
      <w:r w:rsidRPr="001B0C87">
        <w:t>Kriebs</w:t>
      </w:r>
      <w:proofErr w:type="spellEnd"/>
      <w:r w:rsidRPr="001B0C87">
        <w:t xml:space="preserve">, J., &amp; Van Hoover, C. (2021). Universal Health Care for the United States: A Primer for Health Care Providers. </w:t>
      </w:r>
      <w:r w:rsidRPr="001B0C87">
        <w:rPr>
          <w:i/>
          <w:iCs/>
        </w:rPr>
        <w:t>Journal of Midwifery &amp; Women’s Health</w:t>
      </w:r>
      <w:r w:rsidRPr="001B0C87">
        <w:t xml:space="preserve">, </w:t>
      </w:r>
      <w:r w:rsidRPr="001B0C87">
        <w:rPr>
          <w:i/>
          <w:iCs/>
        </w:rPr>
        <w:t>66</w:t>
      </w:r>
      <w:r w:rsidRPr="001B0C87">
        <w:t xml:space="preserve">(4), 441–451. </w:t>
      </w:r>
      <w:hyperlink r:id="rId13" w:history="1">
        <w:r w:rsidRPr="001B0C87">
          <w:rPr>
            <w:rStyle w:val="Hyperlink"/>
          </w:rPr>
          <w:t>https://doi.org/10.1111/jmwh.13233</w:t>
        </w:r>
      </w:hyperlink>
    </w:p>
    <w:p w14:paraId="323669F8" w14:textId="77777777" w:rsidR="001B0C87" w:rsidRPr="001B0C87" w:rsidRDefault="001B0C87" w:rsidP="001B0C87">
      <w:proofErr w:type="spellStart"/>
      <w:r w:rsidRPr="001B0C87">
        <w:t>Aramovich</w:t>
      </w:r>
      <w:proofErr w:type="spellEnd"/>
      <w:r w:rsidRPr="001B0C87">
        <w:t xml:space="preserve">, N. P., Lytle, B. L., &amp; </w:t>
      </w:r>
      <w:proofErr w:type="spellStart"/>
      <w:r w:rsidRPr="001B0C87">
        <w:t>Skitka</w:t>
      </w:r>
      <w:proofErr w:type="spellEnd"/>
      <w:r w:rsidRPr="001B0C87">
        <w:t xml:space="preserve">, L. J. (2012). Opposing torture: Moral conviction and resistance to majority influence. </w:t>
      </w:r>
      <w:r w:rsidRPr="001B0C87">
        <w:rPr>
          <w:i/>
          <w:iCs/>
        </w:rPr>
        <w:t>Social Influence</w:t>
      </w:r>
      <w:r w:rsidRPr="001B0C87">
        <w:t xml:space="preserve">, </w:t>
      </w:r>
      <w:r w:rsidRPr="001B0C87">
        <w:rPr>
          <w:i/>
          <w:iCs/>
        </w:rPr>
        <w:t>7</w:t>
      </w:r>
      <w:r w:rsidRPr="001B0C87">
        <w:t xml:space="preserve">(1), 21–34. </w:t>
      </w:r>
      <w:hyperlink r:id="rId14" w:history="1">
        <w:r w:rsidRPr="001B0C87">
          <w:rPr>
            <w:rStyle w:val="Hyperlink"/>
          </w:rPr>
          <w:t>https://doi.org/10.1080/15534510.2011.640199</w:t>
        </w:r>
      </w:hyperlink>
    </w:p>
    <w:p w14:paraId="6C8C1B85" w14:textId="77777777" w:rsidR="001B0C87" w:rsidRPr="001B0C87" w:rsidRDefault="001B0C87" w:rsidP="001B0C87">
      <w:r w:rsidRPr="001B0C87">
        <w:t xml:space="preserve">Asch, S. E. (1956). Studies of independence and conformity: I. A minority of one against a unanimous majority. </w:t>
      </w:r>
      <w:r w:rsidRPr="001B0C87">
        <w:rPr>
          <w:i/>
          <w:iCs/>
        </w:rPr>
        <w:t xml:space="preserve">Psychological Monographs: General and </w:t>
      </w:r>
      <w:proofErr w:type="gramStart"/>
      <w:r w:rsidRPr="001B0C87">
        <w:rPr>
          <w:i/>
          <w:iCs/>
        </w:rPr>
        <w:t>Applied</w:t>
      </w:r>
      <w:proofErr w:type="gramEnd"/>
      <w:r w:rsidRPr="001B0C87">
        <w:t xml:space="preserve">, </w:t>
      </w:r>
      <w:r w:rsidRPr="001B0C87">
        <w:rPr>
          <w:i/>
          <w:iCs/>
        </w:rPr>
        <w:t>70</w:t>
      </w:r>
      <w:r w:rsidRPr="001B0C87">
        <w:t xml:space="preserve">(9), 1–70. </w:t>
      </w:r>
      <w:hyperlink r:id="rId15" w:history="1">
        <w:r w:rsidRPr="001B0C87">
          <w:rPr>
            <w:rStyle w:val="Hyperlink"/>
          </w:rPr>
          <w:t>https://doi.org/10.1037/h0093718</w:t>
        </w:r>
      </w:hyperlink>
    </w:p>
    <w:p w14:paraId="5608A1A5" w14:textId="77777777" w:rsidR="001B0C87" w:rsidRPr="001B0C87" w:rsidRDefault="001B0C87" w:rsidP="001B0C87">
      <w:proofErr w:type="spellStart"/>
      <w:r w:rsidRPr="001B0C87">
        <w:t>Béland</w:t>
      </w:r>
      <w:proofErr w:type="spellEnd"/>
      <w:r w:rsidRPr="001B0C87">
        <w:t xml:space="preserve">, D., Rocco, P., &amp; </w:t>
      </w:r>
      <w:proofErr w:type="spellStart"/>
      <w:r w:rsidRPr="001B0C87">
        <w:t>Waddan</w:t>
      </w:r>
      <w:proofErr w:type="spellEnd"/>
      <w:r w:rsidRPr="001B0C87">
        <w:t xml:space="preserve">, A. (2016). Obamacare and the Politics of Universal Health Insurance Coverage in the United States. </w:t>
      </w:r>
      <w:r w:rsidRPr="001B0C87">
        <w:rPr>
          <w:i/>
          <w:iCs/>
        </w:rPr>
        <w:t>Social Policy &amp; Administration</w:t>
      </w:r>
      <w:r w:rsidRPr="001B0C87">
        <w:t xml:space="preserve">, </w:t>
      </w:r>
      <w:r w:rsidRPr="001B0C87">
        <w:rPr>
          <w:i/>
          <w:iCs/>
        </w:rPr>
        <w:t>50</w:t>
      </w:r>
      <w:r w:rsidRPr="001B0C87">
        <w:t xml:space="preserve">(4), 428–451. </w:t>
      </w:r>
      <w:hyperlink r:id="rId16" w:history="1">
        <w:r w:rsidRPr="001B0C87">
          <w:rPr>
            <w:rStyle w:val="Hyperlink"/>
          </w:rPr>
          <w:t>https://doi.org/10.1111/spol.12237</w:t>
        </w:r>
      </w:hyperlink>
    </w:p>
    <w:p w14:paraId="242E192D" w14:textId="77777777" w:rsidR="001B0C87" w:rsidRPr="001B0C87" w:rsidRDefault="001B0C87" w:rsidP="001B0C87">
      <w:r w:rsidRPr="001B0C87">
        <w:t xml:space="preserve">Bizer, G. Y., &amp; Krosnick, J. A. (2001). Exploring the structure of strength-related attitude features: The relation between attitude importance and attitude accessibility. </w:t>
      </w:r>
      <w:r w:rsidRPr="001B0C87">
        <w:rPr>
          <w:i/>
          <w:iCs/>
        </w:rPr>
        <w:t>Journal of Personality and Social Psychology</w:t>
      </w:r>
      <w:r w:rsidRPr="001B0C87">
        <w:t xml:space="preserve">, </w:t>
      </w:r>
      <w:r w:rsidRPr="001B0C87">
        <w:rPr>
          <w:i/>
          <w:iCs/>
        </w:rPr>
        <w:t>81</w:t>
      </w:r>
      <w:r w:rsidRPr="001B0C87">
        <w:t xml:space="preserve">(4), 566–586. </w:t>
      </w:r>
      <w:hyperlink r:id="rId17" w:history="1">
        <w:r w:rsidRPr="001B0C87">
          <w:rPr>
            <w:rStyle w:val="Hyperlink"/>
          </w:rPr>
          <w:t>https://doi.org/10.1037/0022-3514.81.4.566</w:t>
        </w:r>
      </w:hyperlink>
    </w:p>
    <w:p w14:paraId="17888BD9" w14:textId="77777777" w:rsidR="001B0C87" w:rsidRPr="001B0C87" w:rsidRDefault="001B0C87" w:rsidP="001B0C87">
      <w:r w:rsidRPr="001B0C87">
        <w:t xml:space="preserve">Brady, F. N., &amp; Wheeler, G. E. (1996). An empirical study of ethical predispositions. </w:t>
      </w:r>
      <w:r w:rsidRPr="001B0C87">
        <w:rPr>
          <w:i/>
          <w:iCs/>
        </w:rPr>
        <w:t>Journal of Business Ethics</w:t>
      </w:r>
      <w:r w:rsidRPr="001B0C87">
        <w:t xml:space="preserve">, </w:t>
      </w:r>
      <w:r w:rsidRPr="001B0C87">
        <w:rPr>
          <w:i/>
          <w:iCs/>
        </w:rPr>
        <w:t>15</w:t>
      </w:r>
      <w:r w:rsidRPr="001B0C87">
        <w:t xml:space="preserve">(9), 927–940. </w:t>
      </w:r>
      <w:hyperlink r:id="rId18" w:history="1">
        <w:r w:rsidRPr="001B0C87">
          <w:rPr>
            <w:rStyle w:val="Hyperlink"/>
          </w:rPr>
          <w:t>https://doi.org/10.1007/BF00705573</w:t>
        </w:r>
      </w:hyperlink>
    </w:p>
    <w:p w14:paraId="6C69B5A8" w14:textId="77777777" w:rsidR="001B0C87" w:rsidRPr="001B0C87" w:rsidRDefault="001B0C87" w:rsidP="001B0C87">
      <w:r w:rsidRPr="001B0C87">
        <w:t xml:space="preserve">Bump, J. B. (2015). The Long Road to Universal Health Coverage: Historical Analysis of Early Decisions in Germany, the United Kingdom, and the United States. </w:t>
      </w:r>
      <w:r w:rsidRPr="001B0C87">
        <w:rPr>
          <w:i/>
          <w:iCs/>
        </w:rPr>
        <w:t>Health Systems &amp; Reform</w:t>
      </w:r>
      <w:r w:rsidRPr="001B0C87">
        <w:t xml:space="preserve">, </w:t>
      </w:r>
      <w:r w:rsidRPr="001B0C87">
        <w:rPr>
          <w:i/>
          <w:iCs/>
        </w:rPr>
        <w:t>1</w:t>
      </w:r>
      <w:r w:rsidRPr="001B0C87">
        <w:t xml:space="preserve">(1), 28–38. </w:t>
      </w:r>
      <w:hyperlink r:id="rId19" w:history="1">
        <w:r w:rsidRPr="001B0C87">
          <w:rPr>
            <w:rStyle w:val="Hyperlink"/>
          </w:rPr>
          <w:t>https://doi.org/10.4161/23288604.2014.991211</w:t>
        </w:r>
      </w:hyperlink>
    </w:p>
    <w:p w14:paraId="2E6AE638" w14:textId="77777777" w:rsidR="001B0C87" w:rsidRPr="001B0C87" w:rsidRDefault="001B0C87" w:rsidP="001B0C87">
      <w:r w:rsidRPr="001B0C87">
        <w:t xml:space="preserve">Cacioppo, J. T., Petty, R. E., Kao, C. F., &amp; Rodriguez, R. (1986). Central and peripheral routes to persuasion: An individual difference perspective. </w:t>
      </w:r>
      <w:r w:rsidRPr="001B0C87">
        <w:rPr>
          <w:i/>
          <w:iCs/>
        </w:rPr>
        <w:t>Journal of Personality and Social Psychology</w:t>
      </w:r>
      <w:r w:rsidRPr="001B0C87">
        <w:t xml:space="preserve">, </w:t>
      </w:r>
      <w:r w:rsidRPr="001B0C87">
        <w:rPr>
          <w:i/>
          <w:iCs/>
        </w:rPr>
        <w:t>51</w:t>
      </w:r>
      <w:r w:rsidRPr="001B0C87">
        <w:t xml:space="preserve">(5), 1032–1043. </w:t>
      </w:r>
      <w:hyperlink r:id="rId20" w:history="1">
        <w:r w:rsidRPr="001B0C87">
          <w:rPr>
            <w:rStyle w:val="Hyperlink"/>
          </w:rPr>
          <w:t>https://doi.org/10.1037/0022-3514.51.5.1032</w:t>
        </w:r>
      </w:hyperlink>
    </w:p>
    <w:p w14:paraId="560EB34E" w14:textId="77777777" w:rsidR="001B0C87" w:rsidRPr="001B0C87" w:rsidRDefault="001B0C87" w:rsidP="001B0C87">
      <w:r w:rsidRPr="001B0C87">
        <w:t xml:space="preserve">Carpenter, C. (2012). Functional Attitude Theory. In J. Dillard &amp; L. Shen, </w:t>
      </w:r>
      <w:r w:rsidRPr="001B0C87">
        <w:rPr>
          <w:i/>
          <w:iCs/>
        </w:rPr>
        <w:t>The SAGE Handbook of Persuasion: Developments in Theory and                    Practice</w:t>
      </w:r>
      <w:r w:rsidRPr="001B0C87">
        <w:t xml:space="preserve"> (pp. 104–119). SAGE Publications, Inc. </w:t>
      </w:r>
      <w:hyperlink r:id="rId21" w:history="1">
        <w:r w:rsidRPr="001B0C87">
          <w:rPr>
            <w:rStyle w:val="Hyperlink"/>
          </w:rPr>
          <w:t>https://doi.org/10.4135/9781452218410.n7</w:t>
        </w:r>
      </w:hyperlink>
    </w:p>
    <w:p w14:paraId="0D01A3B0" w14:textId="77777777" w:rsidR="001B0C87" w:rsidRPr="001B0C87" w:rsidRDefault="001B0C87" w:rsidP="001B0C87">
      <w:r w:rsidRPr="001B0C87">
        <w:lastRenderedPageBreak/>
        <w:t xml:space="preserve">Chaiken, S. (n.d.). </w:t>
      </w:r>
      <w:r w:rsidRPr="001B0C87">
        <w:rPr>
          <w:i/>
          <w:iCs/>
        </w:rPr>
        <w:t>Attitudes and Attitude Change</w:t>
      </w:r>
      <w:r w:rsidRPr="001B0C87">
        <w:t xml:space="preserve">. </w:t>
      </w:r>
      <w:hyperlink r:id="rId22" w:history="1">
        <w:r w:rsidRPr="001B0C87">
          <w:rPr>
            <w:rStyle w:val="Hyperlink"/>
          </w:rPr>
          <w:t>https://doi.org/10.1146/annurev.ps.38.020187.003043</w:t>
        </w:r>
      </w:hyperlink>
    </w:p>
    <w:p w14:paraId="12F13D14" w14:textId="77777777" w:rsidR="001B0C87" w:rsidRPr="001B0C87" w:rsidRDefault="001B0C87" w:rsidP="001B0C87">
      <w:r w:rsidRPr="001B0C87">
        <w:t xml:space="preserve">Chaiken, S., &amp; Trope, Y. (Eds.). (1999). </w:t>
      </w:r>
      <w:r w:rsidRPr="001B0C87">
        <w:rPr>
          <w:i/>
          <w:iCs/>
        </w:rPr>
        <w:t>Dual-process theories in social psychology</w:t>
      </w:r>
      <w:r w:rsidRPr="001B0C87">
        <w:t>. Guilford Press.</w:t>
      </w:r>
    </w:p>
    <w:p w14:paraId="4BC0ED33" w14:textId="77777777" w:rsidR="001B0C87" w:rsidRPr="001B0C87" w:rsidRDefault="001B0C87" w:rsidP="001B0C87">
      <w:r w:rsidRPr="001B0C87">
        <w:t xml:space="preserve">Cheek, N. N., Blackman, S. F., &amp; Pronin, E. (2021). Seeing the subjective as objective: People perceive the taste of those they disagree with as biased and wrong. </w:t>
      </w:r>
      <w:r w:rsidRPr="001B0C87">
        <w:rPr>
          <w:i/>
          <w:iCs/>
        </w:rPr>
        <w:t>Journal of Behavioral Decision Making</w:t>
      </w:r>
      <w:r w:rsidRPr="001B0C87">
        <w:t xml:space="preserve">, </w:t>
      </w:r>
      <w:r w:rsidRPr="001B0C87">
        <w:rPr>
          <w:i/>
          <w:iCs/>
        </w:rPr>
        <w:t>34</w:t>
      </w:r>
      <w:r w:rsidRPr="001B0C87">
        <w:t xml:space="preserve">(2), 167–182. </w:t>
      </w:r>
      <w:hyperlink r:id="rId23" w:history="1">
        <w:r w:rsidRPr="001B0C87">
          <w:rPr>
            <w:rStyle w:val="Hyperlink"/>
          </w:rPr>
          <w:t>https://doi.org/10.1002/bdm.2201</w:t>
        </w:r>
      </w:hyperlink>
    </w:p>
    <w:p w14:paraId="43589B90" w14:textId="77777777" w:rsidR="001B0C87" w:rsidRPr="001B0C87" w:rsidRDefault="001B0C87" w:rsidP="001B0C87">
      <w:r w:rsidRPr="001B0C87">
        <w:t xml:space="preserve">Chen, S., Duckworth, K., &amp; Chaiken, S. (1999). Motivated Heuristic and Systematic Processing. </w:t>
      </w:r>
      <w:r w:rsidRPr="001B0C87">
        <w:rPr>
          <w:i/>
          <w:iCs/>
        </w:rPr>
        <w:t>Psychological Inquiry</w:t>
      </w:r>
      <w:r w:rsidRPr="001B0C87">
        <w:t xml:space="preserve">, </w:t>
      </w:r>
      <w:r w:rsidRPr="001B0C87">
        <w:rPr>
          <w:i/>
          <w:iCs/>
        </w:rPr>
        <w:t>10</w:t>
      </w:r>
      <w:r w:rsidRPr="001B0C87">
        <w:t xml:space="preserve">(1), 44–49. </w:t>
      </w:r>
      <w:hyperlink r:id="rId24" w:history="1">
        <w:r w:rsidRPr="001B0C87">
          <w:rPr>
            <w:rStyle w:val="Hyperlink"/>
          </w:rPr>
          <w:t>https://doi.org/10.1207/s15327965pli1001_6</w:t>
        </w:r>
      </w:hyperlink>
    </w:p>
    <w:p w14:paraId="3954BB94" w14:textId="77777777" w:rsidR="001B0C87" w:rsidRPr="001B0C87" w:rsidRDefault="001B0C87" w:rsidP="001B0C87">
      <w:r w:rsidRPr="001B0C87">
        <w:t xml:space="preserve">Clifford, S. (2019). How Emotional Frames Moralize and Polarize Political Attitudes. </w:t>
      </w:r>
      <w:r w:rsidRPr="001B0C87">
        <w:rPr>
          <w:i/>
          <w:iCs/>
        </w:rPr>
        <w:t>Political Psychology</w:t>
      </w:r>
      <w:r w:rsidRPr="001B0C87">
        <w:t xml:space="preserve">, </w:t>
      </w:r>
      <w:r w:rsidRPr="001B0C87">
        <w:rPr>
          <w:i/>
          <w:iCs/>
        </w:rPr>
        <w:t>40</w:t>
      </w:r>
      <w:r w:rsidRPr="001B0C87">
        <w:t xml:space="preserve">(1), 75–91. </w:t>
      </w:r>
      <w:hyperlink r:id="rId25" w:history="1">
        <w:r w:rsidRPr="001B0C87">
          <w:rPr>
            <w:rStyle w:val="Hyperlink"/>
          </w:rPr>
          <w:t>https://doi.org/10.1111/pops.12507</w:t>
        </w:r>
      </w:hyperlink>
    </w:p>
    <w:p w14:paraId="02ACF58F" w14:textId="77777777" w:rsidR="001B0C87" w:rsidRPr="001B0C87" w:rsidRDefault="001B0C87" w:rsidP="001B0C87">
      <w:r w:rsidRPr="001B0C87">
        <w:t xml:space="preserve">Cole Wright, J., Cullum, J., &amp; Schwab, N. (2008). The Cognitive and Affective Dimensions of Moral Conviction: Implications for Attitudinal and Behavioral Measures of Interpersonal Tolerance. </w:t>
      </w:r>
      <w:r w:rsidRPr="001B0C87">
        <w:rPr>
          <w:i/>
          <w:iCs/>
        </w:rPr>
        <w:t>Personality and Social Psychology Bulletin</w:t>
      </w:r>
      <w:r w:rsidRPr="001B0C87">
        <w:t xml:space="preserve">, </w:t>
      </w:r>
      <w:r w:rsidRPr="001B0C87">
        <w:rPr>
          <w:i/>
          <w:iCs/>
        </w:rPr>
        <w:t>34</w:t>
      </w:r>
      <w:r w:rsidRPr="001B0C87">
        <w:t xml:space="preserve">(11), 1461–1476. </w:t>
      </w:r>
      <w:hyperlink r:id="rId26" w:history="1">
        <w:r w:rsidRPr="001B0C87">
          <w:rPr>
            <w:rStyle w:val="Hyperlink"/>
          </w:rPr>
          <w:t>https://doi.org/10.1177/0146167208322557</w:t>
        </w:r>
      </w:hyperlink>
    </w:p>
    <w:p w14:paraId="40552BCB" w14:textId="77777777" w:rsidR="001B0C87" w:rsidRPr="001B0C87" w:rsidRDefault="001B0C87" w:rsidP="001B0C87">
      <w:r w:rsidRPr="001B0C87">
        <w:t xml:space="preserve">Conover, P. J., &amp; Miller, P. R. (2018). How Republicans Won on Voter Identification Laws: The Roles of Strategic Reasoning and Moral Conviction*. </w:t>
      </w:r>
      <w:r w:rsidRPr="001B0C87">
        <w:rPr>
          <w:i/>
          <w:iCs/>
        </w:rPr>
        <w:t>Social Science Quarterly</w:t>
      </w:r>
      <w:r w:rsidRPr="001B0C87">
        <w:t xml:space="preserve">, </w:t>
      </w:r>
      <w:r w:rsidRPr="001B0C87">
        <w:rPr>
          <w:i/>
          <w:iCs/>
        </w:rPr>
        <w:t>99</w:t>
      </w:r>
      <w:r w:rsidRPr="001B0C87">
        <w:t xml:space="preserve">(2), 490–511. </w:t>
      </w:r>
      <w:hyperlink r:id="rId27" w:history="1">
        <w:r w:rsidRPr="001B0C87">
          <w:rPr>
            <w:rStyle w:val="Hyperlink"/>
          </w:rPr>
          <w:t>https://doi.org/10.1111/ssqu.12410</w:t>
        </w:r>
      </w:hyperlink>
    </w:p>
    <w:p w14:paraId="1E7DD11C" w14:textId="77777777" w:rsidR="001B0C87" w:rsidRPr="001B0C87" w:rsidRDefault="001B0C87" w:rsidP="001B0C87">
      <w:r w:rsidRPr="001B0C87">
        <w:t xml:space="preserve">Crano, W. D., &amp; </w:t>
      </w:r>
      <w:proofErr w:type="spellStart"/>
      <w:r w:rsidRPr="001B0C87">
        <w:t>Prislin</w:t>
      </w:r>
      <w:proofErr w:type="spellEnd"/>
      <w:r w:rsidRPr="001B0C87">
        <w:t xml:space="preserve">, R. (2006). Attitudes and Persuasion. </w:t>
      </w:r>
      <w:r w:rsidRPr="001B0C87">
        <w:rPr>
          <w:i/>
          <w:iCs/>
        </w:rPr>
        <w:t>Annual Review of Psychology</w:t>
      </w:r>
      <w:r w:rsidRPr="001B0C87">
        <w:t xml:space="preserve">, </w:t>
      </w:r>
      <w:r w:rsidRPr="001B0C87">
        <w:rPr>
          <w:i/>
          <w:iCs/>
        </w:rPr>
        <w:t>57</w:t>
      </w:r>
      <w:r w:rsidRPr="001B0C87">
        <w:t xml:space="preserve">(1), 345–374. </w:t>
      </w:r>
      <w:hyperlink r:id="rId28" w:history="1">
        <w:r w:rsidRPr="001B0C87">
          <w:rPr>
            <w:rStyle w:val="Hyperlink"/>
          </w:rPr>
          <w:t>https://doi.org/10.1146/annurev.psych.57.102904.190034</w:t>
        </w:r>
      </w:hyperlink>
    </w:p>
    <w:p w14:paraId="5BCBD8CA" w14:textId="77777777" w:rsidR="001B0C87" w:rsidRPr="001B0C87" w:rsidRDefault="001B0C87" w:rsidP="001B0C87">
      <w:r w:rsidRPr="001B0C87">
        <w:t xml:space="preserve">Dalen, J. E., Waterbrook, K., &amp; Alpert, J. S. (2015). Why do so Many Americans Oppose the Affordable Care Act? </w:t>
      </w:r>
      <w:r w:rsidRPr="001B0C87">
        <w:rPr>
          <w:i/>
          <w:iCs/>
        </w:rPr>
        <w:t>The American Journal of Medicine</w:t>
      </w:r>
      <w:r w:rsidRPr="001B0C87">
        <w:t xml:space="preserve">, </w:t>
      </w:r>
      <w:r w:rsidRPr="001B0C87">
        <w:rPr>
          <w:i/>
          <w:iCs/>
        </w:rPr>
        <w:t>128</w:t>
      </w:r>
      <w:r w:rsidRPr="001B0C87">
        <w:t xml:space="preserve">(8), 807–810. </w:t>
      </w:r>
      <w:hyperlink r:id="rId29" w:history="1">
        <w:r w:rsidRPr="001B0C87">
          <w:rPr>
            <w:rStyle w:val="Hyperlink"/>
          </w:rPr>
          <w:t>https://doi.org/10.1016/j.amjmed.2015.01.032</w:t>
        </w:r>
      </w:hyperlink>
    </w:p>
    <w:p w14:paraId="3648B15F" w14:textId="77777777" w:rsidR="001B0C87" w:rsidRPr="001B0C87" w:rsidRDefault="001B0C87" w:rsidP="001B0C87">
      <w:r w:rsidRPr="001B0C87">
        <w:t xml:space="preserve">Davis, W., &amp; Davis, W. (2020). Antarctic Winds: Pacemaker of Global Warming, Global Cooling, and the Collapse of Civilizations. </w:t>
      </w:r>
      <w:r w:rsidRPr="001B0C87">
        <w:rPr>
          <w:i/>
          <w:iCs/>
        </w:rPr>
        <w:t>Climate</w:t>
      </w:r>
      <w:r w:rsidRPr="001B0C87">
        <w:t xml:space="preserve">, </w:t>
      </w:r>
      <w:r w:rsidRPr="001B0C87">
        <w:rPr>
          <w:i/>
          <w:iCs/>
        </w:rPr>
        <w:t>8</w:t>
      </w:r>
      <w:r w:rsidRPr="001B0C87">
        <w:t xml:space="preserve">(11), 130. </w:t>
      </w:r>
      <w:hyperlink r:id="rId30" w:history="1">
        <w:r w:rsidRPr="001B0C87">
          <w:rPr>
            <w:rStyle w:val="Hyperlink"/>
          </w:rPr>
          <w:t>https://doi.org/10.3390/cli8110130</w:t>
        </w:r>
      </w:hyperlink>
    </w:p>
    <w:p w14:paraId="1DC96A3F" w14:textId="77777777" w:rsidR="001B0C87" w:rsidRPr="001B0C87" w:rsidRDefault="001B0C87" w:rsidP="001B0C87">
      <w:r w:rsidRPr="001B0C87">
        <w:t xml:space="preserve">De Dreu, C. K. W., &amp; West, M. A. (2001). Minority dissent and team innovation: The importance of participation in decision making. </w:t>
      </w:r>
      <w:r w:rsidRPr="001B0C87">
        <w:rPr>
          <w:i/>
          <w:iCs/>
        </w:rPr>
        <w:t>Journal of Applied Psychology</w:t>
      </w:r>
      <w:r w:rsidRPr="001B0C87">
        <w:t xml:space="preserve">, </w:t>
      </w:r>
      <w:r w:rsidRPr="001B0C87">
        <w:rPr>
          <w:i/>
          <w:iCs/>
        </w:rPr>
        <w:t>86</w:t>
      </w:r>
      <w:r w:rsidRPr="001B0C87">
        <w:t xml:space="preserve">(6), 1191–1201. </w:t>
      </w:r>
      <w:hyperlink r:id="rId31" w:history="1">
        <w:r w:rsidRPr="001B0C87">
          <w:rPr>
            <w:rStyle w:val="Hyperlink"/>
          </w:rPr>
          <w:t>https://doi.org/10.1037/0021-9010.86.6.1191</w:t>
        </w:r>
      </w:hyperlink>
    </w:p>
    <w:p w14:paraId="52FDB978" w14:textId="77777777" w:rsidR="001B0C87" w:rsidRPr="001B0C87" w:rsidRDefault="001B0C87" w:rsidP="001B0C87">
      <w:r w:rsidRPr="001B0C87">
        <w:t xml:space="preserve">Deutsch, M., &amp; Gerard, H. B. (1955). A study of normative and informational social influences upon individual judgment. </w:t>
      </w:r>
      <w:r w:rsidRPr="001B0C87">
        <w:rPr>
          <w:i/>
          <w:iCs/>
        </w:rPr>
        <w:t>The Journal of Abnormal and Social Psychology</w:t>
      </w:r>
      <w:r w:rsidRPr="001B0C87">
        <w:t xml:space="preserve">, </w:t>
      </w:r>
      <w:r w:rsidRPr="001B0C87">
        <w:rPr>
          <w:i/>
          <w:iCs/>
        </w:rPr>
        <w:t>51</w:t>
      </w:r>
      <w:r w:rsidRPr="001B0C87">
        <w:t xml:space="preserve">(3), 629–636. </w:t>
      </w:r>
      <w:hyperlink r:id="rId32" w:history="1">
        <w:r w:rsidRPr="001B0C87">
          <w:rPr>
            <w:rStyle w:val="Hyperlink"/>
          </w:rPr>
          <w:t>https://doi.org/10.1037/h0046408</w:t>
        </w:r>
      </w:hyperlink>
    </w:p>
    <w:p w14:paraId="6AC10E7A" w14:textId="77777777" w:rsidR="001B0C87" w:rsidRPr="001B0C87" w:rsidRDefault="001B0C87" w:rsidP="001B0C87">
      <w:r w:rsidRPr="001B0C87">
        <w:t xml:space="preserve">DiJulio, Bianca, Firth, Jamie, &amp; Brodie, Mollyann. (2014). </w:t>
      </w:r>
      <w:r w:rsidRPr="001B0C87">
        <w:rPr>
          <w:i/>
          <w:iCs/>
        </w:rPr>
        <w:t>Kaiser Health Policy Tracking Poll: December 2014</w:t>
      </w:r>
      <w:r w:rsidRPr="001B0C87">
        <w:t xml:space="preserve">. </w:t>
      </w:r>
      <w:hyperlink r:id="rId33" w:history="1">
        <w:r w:rsidRPr="001B0C87">
          <w:rPr>
            <w:rStyle w:val="Hyperlink"/>
          </w:rPr>
          <w:t>https://www.kff.org/affordable-care-act/poll-finding/kaiser-health-policy-tracking-poll-december-2014/</w:t>
        </w:r>
      </w:hyperlink>
    </w:p>
    <w:p w14:paraId="0B554F04" w14:textId="77777777" w:rsidR="001B0C87" w:rsidRPr="001B0C87" w:rsidRDefault="001B0C87" w:rsidP="001B0C87">
      <w:proofErr w:type="spellStart"/>
      <w:r w:rsidRPr="001B0C87">
        <w:lastRenderedPageBreak/>
        <w:t>Eagly</w:t>
      </w:r>
      <w:proofErr w:type="spellEnd"/>
      <w:r w:rsidRPr="001B0C87">
        <w:t xml:space="preserve">, A. H., &amp; Chaiken, S. (1993). </w:t>
      </w:r>
      <w:r w:rsidRPr="001B0C87">
        <w:rPr>
          <w:i/>
          <w:iCs/>
        </w:rPr>
        <w:t>The psychology of attitudes</w:t>
      </w:r>
      <w:r w:rsidRPr="001B0C87">
        <w:t>. Harcourt Brace Jovanovich College Publishers.</w:t>
      </w:r>
    </w:p>
    <w:p w14:paraId="62C5071F" w14:textId="77777777" w:rsidR="001B0C87" w:rsidRPr="001B0C87" w:rsidRDefault="001B0C87" w:rsidP="001B0C87">
      <w:r w:rsidRPr="001B0C87">
        <w:t xml:space="preserve">El </w:t>
      </w:r>
      <w:proofErr w:type="spellStart"/>
      <w:r w:rsidRPr="001B0C87">
        <w:t>Hedhli</w:t>
      </w:r>
      <w:proofErr w:type="spellEnd"/>
      <w:r w:rsidRPr="001B0C87">
        <w:t xml:space="preserve">, K., &amp; </w:t>
      </w:r>
      <w:proofErr w:type="spellStart"/>
      <w:r w:rsidRPr="001B0C87">
        <w:t>Zourrig</w:t>
      </w:r>
      <w:proofErr w:type="spellEnd"/>
      <w:r w:rsidRPr="001B0C87">
        <w:t xml:space="preserve">, H. (2023). Dual routes or a one-way to persuasion? The elaboration likelihood model versus the </w:t>
      </w:r>
      <w:proofErr w:type="spellStart"/>
      <w:r w:rsidRPr="001B0C87">
        <w:t>unimodel</w:t>
      </w:r>
      <w:proofErr w:type="spellEnd"/>
      <w:r w:rsidRPr="001B0C87">
        <w:t xml:space="preserve">. </w:t>
      </w:r>
      <w:r w:rsidRPr="001B0C87">
        <w:rPr>
          <w:i/>
          <w:iCs/>
        </w:rPr>
        <w:t>Journal of Marketing Communications</w:t>
      </w:r>
      <w:r w:rsidRPr="001B0C87">
        <w:t xml:space="preserve">, </w:t>
      </w:r>
      <w:r w:rsidRPr="001B0C87">
        <w:rPr>
          <w:i/>
          <w:iCs/>
        </w:rPr>
        <w:t>29</w:t>
      </w:r>
      <w:r w:rsidRPr="001B0C87">
        <w:t xml:space="preserve">(5), 433–454. </w:t>
      </w:r>
      <w:hyperlink r:id="rId34" w:history="1">
        <w:r w:rsidRPr="001B0C87">
          <w:rPr>
            <w:rStyle w:val="Hyperlink"/>
          </w:rPr>
          <w:t>https://doi.org/10.1080/13527266.2022.2034033</w:t>
        </w:r>
      </w:hyperlink>
    </w:p>
    <w:p w14:paraId="3BAF12B8" w14:textId="77777777" w:rsidR="001B0C87" w:rsidRPr="001B0C87" w:rsidRDefault="001B0C87" w:rsidP="001B0C87">
      <w:r w:rsidRPr="001B0C87">
        <w:t xml:space="preserve">Farrow, C. V., &amp; Tarrant, M. (2009). Weight-based discrimination, body dissatisfaction and emotional eating: The role of perceived social consensus. </w:t>
      </w:r>
      <w:r w:rsidRPr="001B0C87">
        <w:rPr>
          <w:i/>
          <w:iCs/>
        </w:rPr>
        <w:t>Psychology &amp; Health</w:t>
      </w:r>
      <w:r w:rsidRPr="001B0C87">
        <w:t xml:space="preserve">, </w:t>
      </w:r>
      <w:r w:rsidRPr="001B0C87">
        <w:rPr>
          <w:i/>
          <w:iCs/>
        </w:rPr>
        <w:t>24</w:t>
      </w:r>
      <w:r w:rsidRPr="001B0C87">
        <w:t xml:space="preserve">(9), 1021–1034. </w:t>
      </w:r>
      <w:hyperlink r:id="rId35" w:history="1">
        <w:r w:rsidRPr="001B0C87">
          <w:rPr>
            <w:rStyle w:val="Hyperlink"/>
          </w:rPr>
          <w:t>https://doi.org/10.1080/08870440802311348</w:t>
        </w:r>
      </w:hyperlink>
    </w:p>
    <w:p w14:paraId="466DEA3F" w14:textId="77777777" w:rsidR="001B0C87" w:rsidRPr="001B0C87" w:rsidRDefault="001B0C87" w:rsidP="001B0C87">
      <w:r w:rsidRPr="001B0C87">
        <w:t xml:space="preserve">Fast, E., &amp; Horvitz, E. (2017). Long-Term Trends in the Public Perception of Artificial Intelligence. </w:t>
      </w:r>
      <w:r w:rsidRPr="001B0C87">
        <w:rPr>
          <w:i/>
          <w:iCs/>
        </w:rPr>
        <w:t>Proceedings of the AAAI Conference on Artificial Intelligence</w:t>
      </w:r>
      <w:r w:rsidRPr="001B0C87">
        <w:t xml:space="preserve">, </w:t>
      </w:r>
      <w:r w:rsidRPr="001B0C87">
        <w:rPr>
          <w:i/>
          <w:iCs/>
        </w:rPr>
        <w:t>31</w:t>
      </w:r>
      <w:r w:rsidRPr="001B0C87">
        <w:t xml:space="preserve">(1). </w:t>
      </w:r>
      <w:hyperlink r:id="rId36" w:history="1">
        <w:r w:rsidRPr="001B0C87">
          <w:rPr>
            <w:rStyle w:val="Hyperlink"/>
          </w:rPr>
          <w:t>https://doi.org/10.1609/aaai.v31i1.10635</w:t>
        </w:r>
      </w:hyperlink>
    </w:p>
    <w:p w14:paraId="01C03EB8" w14:textId="77777777" w:rsidR="001B0C87" w:rsidRPr="001B0C87" w:rsidRDefault="001B0C87" w:rsidP="001B0C87">
      <w:r w:rsidRPr="001B0C87">
        <w:t xml:space="preserve">Faul, F., </w:t>
      </w:r>
      <w:proofErr w:type="spellStart"/>
      <w:r w:rsidRPr="001B0C87">
        <w:t>Erdfelder</w:t>
      </w:r>
      <w:proofErr w:type="spellEnd"/>
      <w:r w:rsidRPr="001B0C87">
        <w:t xml:space="preserve">, E., Buchner, A., &amp; Lang, A.-G. (2009). Statistical power analyses using G*Power 3.1: Tests for correlation and regression analyses. </w:t>
      </w:r>
      <w:r w:rsidRPr="001B0C87">
        <w:rPr>
          <w:i/>
          <w:iCs/>
        </w:rPr>
        <w:t>Behavior Research Methods</w:t>
      </w:r>
      <w:r w:rsidRPr="001B0C87">
        <w:t xml:space="preserve">, </w:t>
      </w:r>
      <w:r w:rsidRPr="001B0C87">
        <w:rPr>
          <w:i/>
          <w:iCs/>
        </w:rPr>
        <w:t>41</w:t>
      </w:r>
      <w:r w:rsidRPr="001B0C87">
        <w:t xml:space="preserve">(4), 1149–1160. </w:t>
      </w:r>
      <w:hyperlink r:id="rId37" w:history="1">
        <w:r w:rsidRPr="001B0C87">
          <w:rPr>
            <w:rStyle w:val="Hyperlink"/>
          </w:rPr>
          <w:t>https://doi.org/10.3758/BRM.41.4.1149</w:t>
        </w:r>
      </w:hyperlink>
    </w:p>
    <w:p w14:paraId="4732C56D" w14:textId="77777777" w:rsidR="001B0C87" w:rsidRPr="001B0C87" w:rsidRDefault="001B0C87" w:rsidP="001B0C87">
      <w:r w:rsidRPr="001B0C87">
        <w:t xml:space="preserve">Faul, F., </w:t>
      </w:r>
      <w:proofErr w:type="spellStart"/>
      <w:r w:rsidRPr="001B0C87">
        <w:t>Erdfelder</w:t>
      </w:r>
      <w:proofErr w:type="spellEnd"/>
      <w:r w:rsidRPr="001B0C87">
        <w:t xml:space="preserve">, E., Lang, A.-G., &amp; Buchner, A. (2007). G*Power 3: A flexible statistical power analysis program for the social, behavioral, and biomedical sciences. </w:t>
      </w:r>
      <w:r w:rsidRPr="001B0C87">
        <w:rPr>
          <w:i/>
          <w:iCs/>
        </w:rPr>
        <w:t>Behavior Research Methods</w:t>
      </w:r>
      <w:r w:rsidRPr="001B0C87">
        <w:t xml:space="preserve">, </w:t>
      </w:r>
      <w:r w:rsidRPr="001B0C87">
        <w:rPr>
          <w:i/>
          <w:iCs/>
        </w:rPr>
        <w:t>39</w:t>
      </w:r>
      <w:r w:rsidRPr="001B0C87">
        <w:t xml:space="preserve">(2), 175–191. </w:t>
      </w:r>
      <w:hyperlink r:id="rId38" w:history="1">
        <w:r w:rsidRPr="001B0C87">
          <w:rPr>
            <w:rStyle w:val="Hyperlink"/>
          </w:rPr>
          <w:t>https://doi.org/10.3758/BF03193146</w:t>
        </w:r>
      </w:hyperlink>
    </w:p>
    <w:p w14:paraId="01CCC35E" w14:textId="77777777" w:rsidR="001B0C87" w:rsidRPr="001B0C87" w:rsidRDefault="001B0C87" w:rsidP="001B0C87">
      <w:r w:rsidRPr="001B0C87">
        <w:t xml:space="preserve">Finegold, K., Conmy, A., Chu, R. C., Bosworth, A., &amp; Sommers, B. D. (2021). </w:t>
      </w:r>
      <w:r w:rsidRPr="001B0C87">
        <w:rPr>
          <w:i/>
          <w:iCs/>
        </w:rPr>
        <w:t>TRENDS IN THE U.S. UNINSURED POPULATION, 2010-2020</w:t>
      </w:r>
      <w:r w:rsidRPr="001B0C87">
        <w:t>.</w:t>
      </w:r>
    </w:p>
    <w:p w14:paraId="276F8C52" w14:textId="77777777" w:rsidR="001B0C87" w:rsidRPr="001B0C87" w:rsidRDefault="001B0C87" w:rsidP="001B0C87">
      <w:r w:rsidRPr="001B0C87">
        <w:t xml:space="preserve">Frankford, D. M. (2015). The Remarkable Staying Power of “Death Panels.” </w:t>
      </w:r>
      <w:r w:rsidRPr="001B0C87">
        <w:rPr>
          <w:i/>
          <w:iCs/>
        </w:rPr>
        <w:t>Journal of Health Politics, Policy and Law</w:t>
      </w:r>
      <w:r w:rsidRPr="001B0C87">
        <w:t xml:space="preserve">, </w:t>
      </w:r>
      <w:r w:rsidRPr="001B0C87">
        <w:rPr>
          <w:i/>
          <w:iCs/>
        </w:rPr>
        <w:t>40</w:t>
      </w:r>
      <w:r w:rsidRPr="001B0C87">
        <w:t xml:space="preserve">(5), 1087–1101. </w:t>
      </w:r>
      <w:hyperlink r:id="rId39" w:history="1">
        <w:r w:rsidRPr="001B0C87">
          <w:rPr>
            <w:rStyle w:val="Hyperlink"/>
          </w:rPr>
          <w:t>https://doi.org/10.1215/03616878-3161212</w:t>
        </w:r>
      </w:hyperlink>
    </w:p>
    <w:p w14:paraId="7D66EED8" w14:textId="77777777" w:rsidR="001B0C87" w:rsidRPr="001B0C87" w:rsidRDefault="001B0C87" w:rsidP="001B0C87">
      <w:r w:rsidRPr="001B0C87">
        <w:t xml:space="preserve">Galvani, A. P., Durham, D. P., Vermund, S. H., &amp; Fitzpatrick, M. C. (2017). California Universal Health Care Bill: An economic stimulus and life-saving proposal. </w:t>
      </w:r>
      <w:r w:rsidRPr="001B0C87">
        <w:rPr>
          <w:i/>
          <w:iCs/>
        </w:rPr>
        <w:t>The Lancet</w:t>
      </w:r>
      <w:r w:rsidRPr="001B0C87">
        <w:t xml:space="preserve">, </w:t>
      </w:r>
      <w:r w:rsidRPr="001B0C87">
        <w:rPr>
          <w:i/>
          <w:iCs/>
        </w:rPr>
        <w:t>390</w:t>
      </w:r>
      <w:r w:rsidRPr="001B0C87">
        <w:t xml:space="preserve">(10106), 2012–2014. </w:t>
      </w:r>
      <w:hyperlink r:id="rId40" w:history="1">
        <w:r w:rsidRPr="001B0C87">
          <w:rPr>
            <w:rStyle w:val="Hyperlink"/>
          </w:rPr>
          <w:t>https://doi.org/10.1016/S0140-6736(17)32148-7</w:t>
        </w:r>
      </w:hyperlink>
    </w:p>
    <w:p w14:paraId="70E5C921" w14:textId="77777777" w:rsidR="001B0C87" w:rsidRPr="001B0C87" w:rsidRDefault="001B0C87" w:rsidP="001B0C87">
      <w:r w:rsidRPr="001B0C87">
        <w:t xml:space="preserve">Gibson, J. (2023). </w:t>
      </w:r>
      <w:r w:rsidRPr="001B0C87">
        <w:rPr>
          <w:i/>
          <w:iCs/>
        </w:rPr>
        <w:t>Replication Data for: Losing Legitimacy: The Challenges of the Dobbs Ruling to Conventional Legitimacy Theory</w:t>
      </w:r>
      <w:r w:rsidRPr="001B0C87">
        <w:t xml:space="preserve"> [Dataset]. Harvard Dataverse. </w:t>
      </w:r>
      <w:hyperlink r:id="rId41" w:history="1">
        <w:r w:rsidRPr="001B0C87">
          <w:rPr>
            <w:rStyle w:val="Hyperlink"/>
          </w:rPr>
          <w:t>https://doi.org/10.7910/DVN/AO7IYJ</w:t>
        </w:r>
      </w:hyperlink>
    </w:p>
    <w:p w14:paraId="3A61F026" w14:textId="77777777" w:rsidR="001B0C87" w:rsidRPr="001B0C87" w:rsidRDefault="001B0C87" w:rsidP="001B0C87">
      <w:r w:rsidRPr="001B0C87">
        <w:t xml:space="preserve">Goldberg, M. H. (n.d.). Perceived Social Consensus Can Reduce Ideological Biases on Climate Change. </w:t>
      </w:r>
      <w:r w:rsidRPr="001B0C87">
        <w:rPr>
          <w:i/>
          <w:iCs/>
        </w:rPr>
        <w:t>Environment and Behavior</w:t>
      </w:r>
      <w:r w:rsidRPr="001B0C87">
        <w:t>.</w:t>
      </w:r>
    </w:p>
    <w:p w14:paraId="5A46B0B4" w14:textId="77777777" w:rsidR="001B0C87" w:rsidRPr="001B0C87" w:rsidRDefault="001B0C87" w:rsidP="001B0C87">
      <w:r w:rsidRPr="001B0C87">
        <w:t xml:space="preserve">Gordon, Erron (Director). (2018, January 28). </w:t>
      </w:r>
      <w:r w:rsidRPr="001B0C87">
        <w:rPr>
          <w:i/>
          <w:iCs/>
        </w:rPr>
        <w:t>President Trump—The Piers Morgan Interview</w:t>
      </w:r>
      <w:r w:rsidRPr="001B0C87">
        <w:t xml:space="preserve"> [Special]. ITV.</w:t>
      </w:r>
    </w:p>
    <w:p w14:paraId="64F5CD7E" w14:textId="77777777" w:rsidR="001B0C87" w:rsidRPr="001B0C87" w:rsidRDefault="001B0C87" w:rsidP="001B0C87">
      <w:r w:rsidRPr="001B0C87">
        <w:t xml:space="preserve">Greenwald, A. G., &amp; Banaji, M. R. (n.d.). </w:t>
      </w:r>
      <w:r w:rsidRPr="001B0C87">
        <w:rPr>
          <w:i/>
          <w:iCs/>
        </w:rPr>
        <w:t>Implicit Social Cognition: Attitudes, Self-Esteem, and Stereotypes</w:t>
      </w:r>
      <w:r w:rsidRPr="001B0C87">
        <w:t>.</w:t>
      </w:r>
    </w:p>
    <w:p w14:paraId="44D94E63" w14:textId="77777777" w:rsidR="001B0C87" w:rsidRPr="001B0C87" w:rsidRDefault="001B0C87" w:rsidP="001B0C87">
      <w:r w:rsidRPr="001B0C87">
        <w:lastRenderedPageBreak/>
        <w:t xml:space="preserve">Greenwald, A. G., McGhee, D. E., &amp; Schwartz, J. L. K. (n.d.). </w:t>
      </w:r>
      <w:r w:rsidRPr="001B0C87">
        <w:rPr>
          <w:i/>
          <w:iCs/>
        </w:rPr>
        <w:t>Measuring Individual Differences in Implicit Cognition: The Implicit Association Test</w:t>
      </w:r>
      <w:r w:rsidRPr="001B0C87">
        <w:t>.</w:t>
      </w:r>
    </w:p>
    <w:p w14:paraId="5FA11038" w14:textId="77777777" w:rsidR="001B0C87" w:rsidRPr="001B0C87" w:rsidRDefault="001B0C87" w:rsidP="001B0C87">
      <w:r w:rsidRPr="001B0C87">
        <w:t xml:space="preserve">Himmelstein, D. U., Warren, E., Thorne, D., &amp; </w:t>
      </w:r>
      <w:proofErr w:type="spellStart"/>
      <w:r w:rsidRPr="001B0C87">
        <w:t>Woolhandler</w:t>
      </w:r>
      <w:proofErr w:type="spellEnd"/>
      <w:r w:rsidRPr="001B0C87">
        <w:t xml:space="preserve">, S. (2005). Illness And Injury </w:t>
      </w:r>
      <w:proofErr w:type="gramStart"/>
      <w:r w:rsidRPr="001B0C87">
        <w:t>As</w:t>
      </w:r>
      <w:proofErr w:type="gramEnd"/>
      <w:r w:rsidRPr="001B0C87">
        <w:t xml:space="preserve"> Contributors </w:t>
      </w:r>
      <w:proofErr w:type="gramStart"/>
      <w:r w:rsidRPr="001B0C87">
        <w:t>To</w:t>
      </w:r>
      <w:proofErr w:type="gramEnd"/>
      <w:r w:rsidRPr="001B0C87">
        <w:t xml:space="preserve"> Bankruptcy: Even universal coverage could leave many Americans vulnerable to bankruptcy unless such coverage was more comprehensive than many current policies. </w:t>
      </w:r>
      <w:r w:rsidRPr="001B0C87">
        <w:rPr>
          <w:i/>
          <w:iCs/>
        </w:rPr>
        <w:t>Health Affairs</w:t>
      </w:r>
      <w:r w:rsidRPr="001B0C87">
        <w:t xml:space="preserve">, </w:t>
      </w:r>
      <w:r w:rsidRPr="001B0C87">
        <w:rPr>
          <w:i/>
          <w:iCs/>
        </w:rPr>
        <w:t>24</w:t>
      </w:r>
      <w:r w:rsidRPr="001B0C87">
        <w:t xml:space="preserve">(Suppl1), W5-63-W5-73. </w:t>
      </w:r>
      <w:hyperlink r:id="rId42" w:history="1">
        <w:r w:rsidRPr="001B0C87">
          <w:rPr>
            <w:rStyle w:val="Hyperlink"/>
          </w:rPr>
          <w:t>https://doi.org/10.1377/hlthaff.W5.63</w:t>
        </w:r>
      </w:hyperlink>
    </w:p>
    <w:p w14:paraId="40F80F88" w14:textId="77777777" w:rsidR="001B0C87" w:rsidRPr="001B0C87" w:rsidRDefault="001B0C87" w:rsidP="001B0C87">
      <w:r w:rsidRPr="001B0C87">
        <w:t xml:space="preserve">Hodson, G., Maio, G. R., &amp; Esses, V. M. (2001). The Role of Attitudinal Ambivalence in Susceptibility to Consensus Information. </w:t>
      </w:r>
      <w:r w:rsidRPr="001B0C87">
        <w:rPr>
          <w:i/>
          <w:iCs/>
        </w:rPr>
        <w:t>Basic and Applied Social Psychology</w:t>
      </w:r>
      <w:r w:rsidRPr="001B0C87">
        <w:t xml:space="preserve">, </w:t>
      </w:r>
      <w:r w:rsidRPr="001B0C87">
        <w:rPr>
          <w:i/>
          <w:iCs/>
        </w:rPr>
        <w:t>23</w:t>
      </w:r>
      <w:r w:rsidRPr="001B0C87">
        <w:t xml:space="preserve">(3), 197–205. </w:t>
      </w:r>
      <w:hyperlink r:id="rId43" w:history="1">
        <w:r w:rsidRPr="001B0C87">
          <w:rPr>
            <w:rStyle w:val="Hyperlink"/>
          </w:rPr>
          <w:t>https://doi.org/10.1207/S15324834BASP2303_6</w:t>
        </w:r>
      </w:hyperlink>
    </w:p>
    <w:p w14:paraId="0778B06C" w14:textId="77777777" w:rsidR="001B0C87" w:rsidRPr="001B0C87" w:rsidRDefault="001B0C87" w:rsidP="001B0C87">
      <w:r w:rsidRPr="001B0C87">
        <w:t xml:space="preserve">Holland, R. W., </w:t>
      </w:r>
      <w:proofErr w:type="spellStart"/>
      <w:r w:rsidRPr="001B0C87">
        <w:t>Verplanken</w:t>
      </w:r>
      <w:proofErr w:type="spellEnd"/>
      <w:r w:rsidRPr="001B0C87">
        <w:t xml:space="preserve">, B., &amp; Van Knippenberg, A. (2003). From repetition to conviction: Attitude accessibility as a determinant of attitude certainty. </w:t>
      </w:r>
      <w:r w:rsidRPr="001B0C87">
        <w:rPr>
          <w:i/>
          <w:iCs/>
        </w:rPr>
        <w:t>Journal of Experimental Social Psychology</w:t>
      </w:r>
      <w:r w:rsidRPr="001B0C87">
        <w:t xml:space="preserve">, </w:t>
      </w:r>
      <w:r w:rsidRPr="001B0C87">
        <w:rPr>
          <w:i/>
          <w:iCs/>
        </w:rPr>
        <w:t>39</w:t>
      </w:r>
      <w:r w:rsidRPr="001B0C87">
        <w:t xml:space="preserve">(6), 594–601. </w:t>
      </w:r>
      <w:hyperlink r:id="rId44" w:history="1">
        <w:r w:rsidRPr="001B0C87">
          <w:rPr>
            <w:rStyle w:val="Hyperlink"/>
          </w:rPr>
          <w:t>https://doi.org/10.1016/S0022-1031(03)00038-6</w:t>
        </w:r>
      </w:hyperlink>
    </w:p>
    <w:p w14:paraId="3C14D4CF" w14:textId="77777777" w:rsidR="001B0C87" w:rsidRPr="001B0C87" w:rsidRDefault="001B0C87" w:rsidP="001B0C87">
      <w:r w:rsidRPr="001B0C87">
        <w:t xml:space="preserve">Hornsey, M. J., Majkut, L., Terry, D. J., &amp; McKimmie, B. M. (2003). On being loud and proud: Non‐conformity and counter‐conformity to group norms. </w:t>
      </w:r>
      <w:r w:rsidRPr="001B0C87">
        <w:rPr>
          <w:i/>
          <w:iCs/>
        </w:rPr>
        <w:t>British Journal of Social Psychology</w:t>
      </w:r>
      <w:r w:rsidRPr="001B0C87">
        <w:t xml:space="preserve">, </w:t>
      </w:r>
      <w:r w:rsidRPr="001B0C87">
        <w:rPr>
          <w:i/>
          <w:iCs/>
        </w:rPr>
        <w:t>42</w:t>
      </w:r>
      <w:r w:rsidRPr="001B0C87">
        <w:t xml:space="preserve">(3), 319–335. </w:t>
      </w:r>
      <w:hyperlink r:id="rId45" w:history="1">
        <w:r w:rsidRPr="001B0C87">
          <w:rPr>
            <w:rStyle w:val="Hyperlink"/>
          </w:rPr>
          <w:t>https://doi.org/10.1348/014466603322438189</w:t>
        </w:r>
      </w:hyperlink>
    </w:p>
    <w:p w14:paraId="0634DE2C" w14:textId="77777777" w:rsidR="001B0C87" w:rsidRPr="001B0C87" w:rsidRDefault="001B0C87" w:rsidP="001B0C87">
      <w:r w:rsidRPr="001B0C87">
        <w:t xml:space="preserve">Hornsey, M. J., Smith, J. R., &amp; Begg, D. (2007). Effects of norms among those with moral conviction: Counter‐conformity emerges on intentions but not behaviors. </w:t>
      </w:r>
      <w:r w:rsidRPr="001B0C87">
        <w:rPr>
          <w:i/>
          <w:iCs/>
        </w:rPr>
        <w:t>Social Influence</w:t>
      </w:r>
      <w:r w:rsidRPr="001B0C87">
        <w:t xml:space="preserve">, </w:t>
      </w:r>
      <w:r w:rsidRPr="001B0C87">
        <w:rPr>
          <w:i/>
          <w:iCs/>
        </w:rPr>
        <w:t>2</w:t>
      </w:r>
      <w:r w:rsidRPr="001B0C87">
        <w:t xml:space="preserve">(4), 244–268. </w:t>
      </w:r>
      <w:hyperlink r:id="rId46" w:history="1">
        <w:r w:rsidRPr="001B0C87">
          <w:rPr>
            <w:rStyle w:val="Hyperlink"/>
          </w:rPr>
          <w:t>https://doi.org/10.1080/15534510701476500</w:t>
        </w:r>
      </w:hyperlink>
    </w:p>
    <w:p w14:paraId="353BF0B6" w14:textId="77777777" w:rsidR="001B0C87" w:rsidRPr="001B0C87" w:rsidRDefault="001B0C87" w:rsidP="001B0C87">
      <w:r w:rsidRPr="001B0C87">
        <w:t xml:space="preserve">Hsiao, W. C., Cheng, S.-H., &amp; Yip, W. (2019). What can be achieved with a single-payer NHI system: The case of Taiwan. </w:t>
      </w:r>
      <w:r w:rsidRPr="001B0C87">
        <w:rPr>
          <w:i/>
          <w:iCs/>
        </w:rPr>
        <w:t>Social Science &amp; Medicine</w:t>
      </w:r>
      <w:r w:rsidRPr="001B0C87">
        <w:t xml:space="preserve">, </w:t>
      </w:r>
      <w:r w:rsidRPr="001B0C87">
        <w:rPr>
          <w:i/>
          <w:iCs/>
        </w:rPr>
        <w:t>233</w:t>
      </w:r>
      <w:r w:rsidRPr="001B0C87">
        <w:t xml:space="preserve">, 265–271. </w:t>
      </w:r>
      <w:hyperlink r:id="rId47" w:history="1">
        <w:r w:rsidRPr="001B0C87">
          <w:rPr>
            <w:rStyle w:val="Hyperlink"/>
          </w:rPr>
          <w:t>https://doi.org/10.1016/j.socscimed.2016.12.006</w:t>
        </w:r>
      </w:hyperlink>
    </w:p>
    <w:p w14:paraId="578E4ED5" w14:textId="77777777" w:rsidR="001B0C87" w:rsidRPr="001B0C87" w:rsidRDefault="001B0C87" w:rsidP="001B0C87">
      <w:r w:rsidRPr="001B0C87">
        <w:t xml:space="preserve">Jia, K. M., </w:t>
      </w:r>
      <w:proofErr w:type="spellStart"/>
      <w:r w:rsidRPr="001B0C87">
        <w:t>Hanage</w:t>
      </w:r>
      <w:proofErr w:type="spellEnd"/>
      <w:r w:rsidRPr="001B0C87">
        <w:t xml:space="preserve">, W. P., </w:t>
      </w:r>
      <w:proofErr w:type="spellStart"/>
      <w:r w:rsidRPr="001B0C87">
        <w:t>Lipsitch</w:t>
      </w:r>
      <w:proofErr w:type="spellEnd"/>
      <w:r w:rsidRPr="001B0C87">
        <w:t xml:space="preserve">, M., Johnson, A. G., Amin, A. B., Ali, A. R., Scobie, H. M., &amp; Swerdlow, D. L. (2023). Estimated preventable COVID-19-associated deaths due to non-vaccination in the United States. </w:t>
      </w:r>
      <w:r w:rsidRPr="001B0C87">
        <w:rPr>
          <w:i/>
          <w:iCs/>
        </w:rPr>
        <w:t>European Journal of Epidemiology</w:t>
      </w:r>
      <w:r w:rsidRPr="001B0C87">
        <w:t xml:space="preserve">, </w:t>
      </w:r>
      <w:r w:rsidRPr="001B0C87">
        <w:rPr>
          <w:i/>
          <w:iCs/>
        </w:rPr>
        <w:t>38</w:t>
      </w:r>
      <w:r w:rsidRPr="001B0C87">
        <w:t xml:space="preserve">(11), 1125–1128. </w:t>
      </w:r>
      <w:hyperlink r:id="rId48" w:history="1">
        <w:r w:rsidRPr="001B0C87">
          <w:rPr>
            <w:rStyle w:val="Hyperlink"/>
          </w:rPr>
          <w:t>https://doi.org/10.1007/s10654-023-01006-3</w:t>
        </w:r>
      </w:hyperlink>
    </w:p>
    <w:p w14:paraId="09731D9F" w14:textId="77777777" w:rsidR="001B0C87" w:rsidRPr="001B0C87" w:rsidRDefault="001B0C87" w:rsidP="001B0C87">
      <w:r w:rsidRPr="001B0C87">
        <w:t xml:space="preserve">Jones, T. M. (2023). </w:t>
      </w:r>
      <w:r w:rsidRPr="001B0C87">
        <w:rPr>
          <w:i/>
          <w:iCs/>
        </w:rPr>
        <w:t>Ethical Decision Making by Individuals in Organizations: An Issue-Contingent Model</w:t>
      </w:r>
      <w:r w:rsidRPr="001B0C87">
        <w:t>.</w:t>
      </w:r>
    </w:p>
    <w:p w14:paraId="204400E1" w14:textId="77777777" w:rsidR="001B0C87" w:rsidRPr="001B0C87" w:rsidRDefault="001B0C87" w:rsidP="001B0C87">
      <w:r w:rsidRPr="001B0C87">
        <w:t xml:space="preserve">Jung, C. G. (1923). </w:t>
      </w:r>
      <w:r w:rsidRPr="001B0C87">
        <w:rPr>
          <w:i/>
          <w:iCs/>
        </w:rPr>
        <w:t>Psychological types or the psychology of individuation.</w:t>
      </w:r>
      <w:r w:rsidRPr="001B0C87">
        <w:t xml:space="preserve"> Harcourt, Brace.</w:t>
      </w:r>
    </w:p>
    <w:p w14:paraId="6BE28057" w14:textId="77777777" w:rsidR="001B0C87" w:rsidRPr="001B0C87" w:rsidRDefault="001B0C87" w:rsidP="001B0C87">
      <w:r w:rsidRPr="001B0C87">
        <w:t xml:space="preserve">Kassin, S. M., &amp; </w:t>
      </w:r>
      <w:proofErr w:type="spellStart"/>
      <w:r w:rsidRPr="001B0C87">
        <w:t>Kiechel</w:t>
      </w:r>
      <w:proofErr w:type="spellEnd"/>
      <w:r w:rsidRPr="001B0C87">
        <w:t xml:space="preserve">, K. L. (1996). The Social Psychology of False Confessions: Compliance, Internalization, and Confabulation. </w:t>
      </w:r>
      <w:r w:rsidRPr="001B0C87">
        <w:rPr>
          <w:i/>
          <w:iCs/>
        </w:rPr>
        <w:t>Psychological Science</w:t>
      </w:r>
      <w:r w:rsidRPr="001B0C87">
        <w:t xml:space="preserve">, </w:t>
      </w:r>
      <w:r w:rsidRPr="001B0C87">
        <w:rPr>
          <w:i/>
          <w:iCs/>
        </w:rPr>
        <w:t>7</w:t>
      </w:r>
      <w:r w:rsidRPr="001B0C87">
        <w:t xml:space="preserve">(3), 125–128. </w:t>
      </w:r>
      <w:hyperlink r:id="rId49" w:history="1">
        <w:r w:rsidRPr="001B0C87">
          <w:rPr>
            <w:rStyle w:val="Hyperlink"/>
          </w:rPr>
          <w:t>https://doi.org/10.1111/j.1467-9280.1996.tb00344.x</w:t>
        </w:r>
      </w:hyperlink>
    </w:p>
    <w:p w14:paraId="6B628A2E" w14:textId="77777777" w:rsidR="001B0C87" w:rsidRPr="001B0C87" w:rsidRDefault="001B0C87" w:rsidP="001B0C87">
      <w:r w:rsidRPr="001B0C87">
        <w:t xml:space="preserve">Kasten, M. (n.d.). </w:t>
      </w:r>
      <w:r w:rsidRPr="001B0C87">
        <w:rPr>
          <w:i/>
          <w:iCs/>
        </w:rPr>
        <w:t>An Economic Analysis of the Death Penalty</w:t>
      </w:r>
      <w:r w:rsidRPr="001B0C87">
        <w:t>.</w:t>
      </w:r>
    </w:p>
    <w:p w14:paraId="3E5BFB3A" w14:textId="77777777" w:rsidR="001B0C87" w:rsidRPr="001B0C87" w:rsidRDefault="001B0C87" w:rsidP="001B0C87">
      <w:r w:rsidRPr="001B0C87">
        <w:t xml:space="preserve">Kidder, C. K. (n.d.). </w:t>
      </w:r>
      <w:r w:rsidRPr="001B0C87">
        <w:rPr>
          <w:i/>
          <w:iCs/>
        </w:rPr>
        <w:t>DEFINING MORAL ATTITUDES: AN EXAMINATION OF THE STRUCTURE AND CONSEQUENCES OF MORAL ATTITUDES</w:t>
      </w:r>
      <w:r w:rsidRPr="001B0C87">
        <w:t>.</w:t>
      </w:r>
    </w:p>
    <w:p w14:paraId="69C1A4ED" w14:textId="77777777" w:rsidR="001B0C87" w:rsidRPr="001B0C87" w:rsidRDefault="001B0C87" w:rsidP="001B0C87">
      <w:r w:rsidRPr="001B0C87">
        <w:lastRenderedPageBreak/>
        <w:t xml:space="preserve">Kobayashi, K. (2018). The Impact of Perceived Scientific and Social Consensus on Scientific Beliefs. </w:t>
      </w:r>
      <w:r w:rsidRPr="001B0C87">
        <w:rPr>
          <w:i/>
          <w:iCs/>
        </w:rPr>
        <w:t>Science Communication</w:t>
      </w:r>
      <w:r w:rsidRPr="001B0C87">
        <w:t xml:space="preserve">, </w:t>
      </w:r>
      <w:r w:rsidRPr="001B0C87">
        <w:rPr>
          <w:i/>
          <w:iCs/>
        </w:rPr>
        <w:t>40</w:t>
      </w:r>
      <w:r w:rsidRPr="001B0C87">
        <w:t xml:space="preserve">(1), 63–88. </w:t>
      </w:r>
      <w:hyperlink r:id="rId50" w:history="1">
        <w:r w:rsidRPr="001B0C87">
          <w:rPr>
            <w:rStyle w:val="Hyperlink"/>
          </w:rPr>
          <w:t>https://doi.org/10.1177/1075547017748948</w:t>
        </w:r>
      </w:hyperlink>
    </w:p>
    <w:p w14:paraId="44E11587" w14:textId="77777777" w:rsidR="001B0C87" w:rsidRPr="001B0C87" w:rsidRDefault="001B0C87" w:rsidP="001B0C87">
      <w:proofErr w:type="spellStart"/>
      <w:r w:rsidRPr="001B0C87">
        <w:t>Kodapanakkal</w:t>
      </w:r>
      <w:proofErr w:type="spellEnd"/>
      <w:r w:rsidRPr="001B0C87">
        <w:t xml:space="preserve">, R. I., Brandt, M. J., Kogler, C., &amp; Van </w:t>
      </w:r>
      <w:proofErr w:type="spellStart"/>
      <w:r w:rsidRPr="001B0C87">
        <w:t>Beest</w:t>
      </w:r>
      <w:proofErr w:type="spellEnd"/>
      <w:r w:rsidRPr="001B0C87">
        <w:t xml:space="preserve">, I. (2022). Moral Frames Are Persuasive and Moralize Attitudes; Nonmoral Frames Are Persuasive and De-Moralize Attitudes. </w:t>
      </w:r>
      <w:r w:rsidRPr="001B0C87">
        <w:rPr>
          <w:i/>
          <w:iCs/>
        </w:rPr>
        <w:t>Psychological Science</w:t>
      </w:r>
      <w:r w:rsidRPr="001B0C87">
        <w:t xml:space="preserve">, </w:t>
      </w:r>
      <w:r w:rsidRPr="001B0C87">
        <w:rPr>
          <w:i/>
          <w:iCs/>
        </w:rPr>
        <w:t>33</w:t>
      </w:r>
      <w:r w:rsidRPr="001B0C87">
        <w:t xml:space="preserve">(3), 433–449. </w:t>
      </w:r>
      <w:hyperlink r:id="rId51" w:history="1">
        <w:r w:rsidRPr="001B0C87">
          <w:rPr>
            <w:rStyle w:val="Hyperlink"/>
          </w:rPr>
          <w:t>https://doi.org/10.1177/09567976211040803</w:t>
        </w:r>
      </w:hyperlink>
    </w:p>
    <w:p w14:paraId="0A03B86F" w14:textId="77777777" w:rsidR="001B0C87" w:rsidRPr="001B0C87" w:rsidRDefault="001B0C87" w:rsidP="001B0C87">
      <w:proofErr w:type="spellStart"/>
      <w:r w:rsidRPr="001B0C87">
        <w:t>Kruglanski</w:t>
      </w:r>
      <w:proofErr w:type="spellEnd"/>
      <w:r w:rsidRPr="001B0C87">
        <w:t xml:space="preserve">, A. W., &amp; Thompson, E. P. (1999). Persuasion by a Single Route: A View </w:t>
      </w:r>
      <w:proofErr w:type="gramStart"/>
      <w:r w:rsidRPr="001B0C87">
        <w:t>From</w:t>
      </w:r>
      <w:proofErr w:type="gramEnd"/>
      <w:r w:rsidRPr="001B0C87">
        <w:t xml:space="preserve"> the </w:t>
      </w:r>
      <w:proofErr w:type="spellStart"/>
      <w:r w:rsidRPr="001B0C87">
        <w:t>Unimodel</w:t>
      </w:r>
      <w:proofErr w:type="spellEnd"/>
      <w:r w:rsidRPr="001B0C87">
        <w:t xml:space="preserve">. </w:t>
      </w:r>
      <w:r w:rsidRPr="001B0C87">
        <w:rPr>
          <w:i/>
          <w:iCs/>
        </w:rPr>
        <w:t>Psychological Inquiry</w:t>
      </w:r>
      <w:r w:rsidRPr="001B0C87">
        <w:t xml:space="preserve">, </w:t>
      </w:r>
      <w:r w:rsidRPr="001B0C87">
        <w:rPr>
          <w:i/>
          <w:iCs/>
        </w:rPr>
        <w:t>10</w:t>
      </w:r>
      <w:r w:rsidRPr="001B0C87">
        <w:t xml:space="preserve">(2), 83–109. </w:t>
      </w:r>
      <w:hyperlink r:id="rId52" w:history="1">
        <w:r w:rsidRPr="001B0C87">
          <w:rPr>
            <w:rStyle w:val="Hyperlink"/>
          </w:rPr>
          <w:t>https://doi.org/10.1207/S15327965PL100201</w:t>
        </w:r>
      </w:hyperlink>
    </w:p>
    <w:p w14:paraId="4BC72C60" w14:textId="77777777" w:rsidR="001B0C87" w:rsidRPr="001B0C87" w:rsidRDefault="001B0C87" w:rsidP="001B0C87">
      <w:proofErr w:type="spellStart"/>
      <w:r w:rsidRPr="001B0C87">
        <w:t>Kutlaca</w:t>
      </w:r>
      <w:proofErr w:type="spellEnd"/>
      <w:r w:rsidRPr="001B0C87">
        <w:t xml:space="preserve">, M., Van </w:t>
      </w:r>
      <w:proofErr w:type="spellStart"/>
      <w:r w:rsidRPr="001B0C87">
        <w:t>Zomeren</w:t>
      </w:r>
      <w:proofErr w:type="spellEnd"/>
      <w:r w:rsidRPr="001B0C87">
        <w:t xml:space="preserve">, M., &amp; </w:t>
      </w:r>
      <w:proofErr w:type="spellStart"/>
      <w:r w:rsidRPr="001B0C87">
        <w:t>Epstude</w:t>
      </w:r>
      <w:proofErr w:type="spellEnd"/>
      <w:r w:rsidRPr="001B0C87">
        <w:t xml:space="preserve">, K. (2016). Preaching to, or </w:t>
      </w:r>
      <w:proofErr w:type="gramStart"/>
      <w:r w:rsidRPr="001B0C87">
        <w:t>Beyond</w:t>
      </w:r>
      <w:proofErr w:type="gramEnd"/>
      <w:r w:rsidRPr="001B0C87">
        <w:t xml:space="preserve">, the Choir: The Politicizing Effects of Fitting Value-Identity Communication in Ideologically Heterogeneous Groups. </w:t>
      </w:r>
      <w:r w:rsidRPr="001B0C87">
        <w:rPr>
          <w:i/>
          <w:iCs/>
        </w:rPr>
        <w:t>Social Psychology</w:t>
      </w:r>
      <w:r w:rsidRPr="001B0C87">
        <w:t xml:space="preserve">, </w:t>
      </w:r>
      <w:r w:rsidRPr="001B0C87">
        <w:rPr>
          <w:i/>
          <w:iCs/>
        </w:rPr>
        <w:t>47</w:t>
      </w:r>
      <w:r w:rsidRPr="001B0C87">
        <w:t xml:space="preserve">(1), 15–28. </w:t>
      </w:r>
      <w:hyperlink r:id="rId53" w:history="1">
        <w:r w:rsidRPr="001B0C87">
          <w:rPr>
            <w:rStyle w:val="Hyperlink"/>
          </w:rPr>
          <w:t>https://doi.org/10.1027/1864-9335/a000254</w:t>
        </w:r>
      </w:hyperlink>
    </w:p>
    <w:p w14:paraId="32FE459A" w14:textId="77777777" w:rsidR="001B0C87" w:rsidRPr="001B0C87" w:rsidRDefault="001B0C87" w:rsidP="001B0C87">
      <w:r w:rsidRPr="001B0C87">
        <w:t xml:space="preserve">Lee, S. K., Sun, J., Jang, S., &amp; Connelly, S. (2022). Misinformation of COVID-19 vaccines and vaccine hesitancy. </w:t>
      </w:r>
      <w:r w:rsidRPr="001B0C87">
        <w:rPr>
          <w:i/>
          <w:iCs/>
        </w:rPr>
        <w:t>Scientific Reports</w:t>
      </w:r>
      <w:r w:rsidRPr="001B0C87">
        <w:t xml:space="preserve">, </w:t>
      </w:r>
      <w:r w:rsidRPr="001B0C87">
        <w:rPr>
          <w:i/>
          <w:iCs/>
        </w:rPr>
        <w:t>12</w:t>
      </w:r>
      <w:r w:rsidRPr="001B0C87">
        <w:t xml:space="preserve">(1), 13681. </w:t>
      </w:r>
      <w:hyperlink r:id="rId54" w:history="1">
        <w:r w:rsidRPr="001B0C87">
          <w:rPr>
            <w:rStyle w:val="Hyperlink"/>
          </w:rPr>
          <w:t>https://doi.org/10.1038/s41598-022-17430-6</w:t>
        </w:r>
      </w:hyperlink>
    </w:p>
    <w:p w14:paraId="5FC0FFE8" w14:textId="77777777" w:rsidR="001B0C87" w:rsidRPr="001B0C87" w:rsidRDefault="001B0C87" w:rsidP="001B0C87">
      <w:r w:rsidRPr="001B0C87">
        <w:t xml:space="preserve">Love, E., Salinas, T. C., &amp; Rotman, J. D. (2020). The Ethical Standards of Judgment Questionnaire: Development and Validation of Independent Measures of Formalism and Consequentialism. </w:t>
      </w:r>
      <w:r w:rsidRPr="001B0C87">
        <w:rPr>
          <w:i/>
          <w:iCs/>
        </w:rPr>
        <w:t>Journal of Business Ethics</w:t>
      </w:r>
      <w:r w:rsidRPr="001B0C87">
        <w:t xml:space="preserve">, </w:t>
      </w:r>
      <w:r w:rsidRPr="001B0C87">
        <w:rPr>
          <w:i/>
          <w:iCs/>
        </w:rPr>
        <w:t>161</w:t>
      </w:r>
      <w:r w:rsidRPr="001B0C87">
        <w:t xml:space="preserve">(1), 115–132. </w:t>
      </w:r>
      <w:hyperlink r:id="rId55" w:history="1">
        <w:r w:rsidRPr="001B0C87">
          <w:rPr>
            <w:rStyle w:val="Hyperlink"/>
          </w:rPr>
          <w:t>https://doi.org/10.1007/s10551-018-3937-8</w:t>
        </w:r>
      </w:hyperlink>
    </w:p>
    <w:p w14:paraId="0A2654C1" w14:textId="77777777" w:rsidR="001B0C87" w:rsidRPr="001B0C87" w:rsidRDefault="001B0C87" w:rsidP="001B0C87">
      <w:r w:rsidRPr="001B0C87">
        <w:t xml:space="preserve">Maheswaran, D., Mackie, D. M., &amp; Chaiken, S. (1992). Brand name as a heuristic cue: The effects of task importance and expectancy confirmation on consumer judgments. </w:t>
      </w:r>
      <w:r w:rsidRPr="001B0C87">
        <w:rPr>
          <w:i/>
          <w:iCs/>
        </w:rPr>
        <w:t>Journal of Consumer Psychology</w:t>
      </w:r>
      <w:r w:rsidRPr="001B0C87">
        <w:t xml:space="preserve">, </w:t>
      </w:r>
      <w:r w:rsidRPr="001B0C87">
        <w:rPr>
          <w:i/>
          <w:iCs/>
        </w:rPr>
        <w:t>1</w:t>
      </w:r>
      <w:r w:rsidRPr="001B0C87">
        <w:t xml:space="preserve">(4), 317–336. </w:t>
      </w:r>
      <w:hyperlink r:id="rId56" w:history="1">
        <w:r w:rsidRPr="001B0C87">
          <w:rPr>
            <w:rStyle w:val="Hyperlink"/>
          </w:rPr>
          <w:t>https://doi.org/10.1016/S1057-7408(08)80058-7</w:t>
        </w:r>
      </w:hyperlink>
    </w:p>
    <w:p w14:paraId="7B8E320C" w14:textId="77777777" w:rsidR="001B0C87" w:rsidRPr="001B0C87" w:rsidRDefault="001B0C87" w:rsidP="001B0C87">
      <w:r w:rsidRPr="001B0C87">
        <w:t xml:space="preserve">Morris, N. S., MacLean, C. D., Chew, L. D., &amp; </w:t>
      </w:r>
      <w:proofErr w:type="spellStart"/>
      <w:r w:rsidRPr="001B0C87">
        <w:t>Littenberg</w:t>
      </w:r>
      <w:proofErr w:type="spellEnd"/>
      <w:r w:rsidRPr="001B0C87">
        <w:t xml:space="preserve">, B. (2006). The Single Item Literacy Screener: Evaluation of a brief instrument to identify limited reading ability. </w:t>
      </w:r>
      <w:r w:rsidRPr="001B0C87">
        <w:rPr>
          <w:i/>
          <w:iCs/>
        </w:rPr>
        <w:t>BMC Family Practice</w:t>
      </w:r>
      <w:r w:rsidRPr="001B0C87">
        <w:t xml:space="preserve">, </w:t>
      </w:r>
      <w:r w:rsidRPr="001B0C87">
        <w:rPr>
          <w:i/>
          <w:iCs/>
        </w:rPr>
        <w:t>7</w:t>
      </w:r>
      <w:r w:rsidRPr="001B0C87">
        <w:t xml:space="preserve">(1), 21. </w:t>
      </w:r>
      <w:hyperlink r:id="rId57" w:history="1">
        <w:r w:rsidRPr="001B0C87">
          <w:rPr>
            <w:rStyle w:val="Hyperlink"/>
          </w:rPr>
          <w:t>https://doi.org/10.1186/1471-2296-7-21</w:t>
        </w:r>
      </w:hyperlink>
    </w:p>
    <w:p w14:paraId="1922F092" w14:textId="77777777" w:rsidR="001B0C87" w:rsidRPr="001B0C87" w:rsidRDefault="001B0C87" w:rsidP="001B0C87">
      <w:r w:rsidRPr="001B0C87">
        <w:t xml:space="preserve">National Oceanic and Atmospheric Administration. (n.d.). </w:t>
      </w:r>
      <w:r w:rsidRPr="001B0C87">
        <w:rPr>
          <w:i/>
          <w:iCs/>
        </w:rPr>
        <w:t>Snowfall Extremes—Missouri</w:t>
      </w:r>
      <w:r w:rsidRPr="001B0C87">
        <w:t xml:space="preserve"> [Dataset].</w:t>
      </w:r>
    </w:p>
    <w:p w14:paraId="6C73CE67" w14:textId="77777777" w:rsidR="001B0C87" w:rsidRPr="001B0C87" w:rsidRDefault="001B0C87" w:rsidP="001B0C87">
      <w:r w:rsidRPr="001B0C87">
        <w:t xml:space="preserve">Newport, F. (2015). </w:t>
      </w:r>
      <w:r w:rsidRPr="001B0C87">
        <w:rPr>
          <w:i/>
          <w:iCs/>
        </w:rPr>
        <w:t>In U.S., Percentage Saying Vaccines Are Vital Dips Slightly</w:t>
      </w:r>
      <w:r w:rsidRPr="001B0C87">
        <w:t>. Gallup.</w:t>
      </w:r>
    </w:p>
    <w:p w14:paraId="31C23C8E" w14:textId="77777777" w:rsidR="001B0C87" w:rsidRPr="001B0C87" w:rsidRDefault="001B0C87" w:rsidP="001B0C87">
      <w:r w:rsidRPr="001B0C87">
        <w:t xml:space="preserve">O’Keefe, D. J. (2016). Persuasion and Social Influence. In K. B. Jensen, E. W. Rothenbuhler, J. D. Pooley, &amp; R. T. Craig (Eds.), </w:t>
      </w:r>
      <w:r w:rsidRPr="001B0C87">
        <w:rPr>
          <w:i/>
          <w:iCs/>
        </w:rPr>
        <w:t>The International Encyclopedia of Communication Theory and Philosophy</w:t>
      </w:r>
      <w:r w:rsidRPr="001B0C87">
        <w:t xml:space="preserve"> (1st ed., pp. 1–19). Wiley. </w:t>
      </w:r>
      <w:hyperlink r:id="rId58" w:history="1">
        <w:r w:rsidRPr="001B0C87">
          <w:rPr>
            <w:rStyle w:val="Hyperlink"/>
          </w:rPr>
          <w:t>https://doi.org/10.1002/9781118766804.wbiect067</w:t>
        </w:r>
      </w:hyperlink>
    </w:p>
    <w:p w14:paraId="0399E63C" w14:textId="77777777" w:rsidR="001B0C87" w:rsidRPr="001B0C87" w:rsidRDefault="001B0C87" w:rsidP="001B0C87">
      <w:r w:rsidRPr="001B0C87">
        <w:t xml:space="preserve">Oussama, M. (2022). </w:t>
      </w:r>
      <w:r w:rsidRPr="001B0C87">
        <w:rPr>
          <w:i/>
          <w:iCs/>
        </w:rPr>
        <w:t>IDEOLOGICAL POLARIZATION OVER THE AFFORDABLE CARE ACT FROM AN ETHICAL PERSPECTIVE</w:t>
      </w:r>
      <w:r w:rsidRPr="001B0C87">
        <w:t xml:space="preserve">. </w:t>
      </w:r>
      <w:r w:rsidRPr="001B0C87">
        <w:rPr>
          <w:i/>
          <w:iCs/>
        </w:rPr>
        <w:t>13</w:t>
      </w:r>
      <w:r w:rsidRPr="001B0C87">
        <w:t>.</w:t>
      </w:r>
    </w:p>
    <w:p w14:paraId="42224CAF" w14:textId="77777777" w:rsidR="001B0C87" w:rsidRPr="001B0C87" w:rsidRDefault="001B0C87" w:rsidP="001B0C87">
      <w:proofErr w:type="spellStart"/>
      <w:r w:rsidRPr="001B0C87">
        <w:t>Panpiemras</w:t>
      </w:r>
      <w:proofErr w:type="spellEnd"/>
      <w:r w:rsidRPr="001B0C87">
        <w:t xml:space="preserve">, J., </w:t>
      </w:r>
      <w:proofErr w:type="spellStart"/>
      <w:r w:rsidRPr="001B0C87">
        <w:t>Puttitanun</w:t>
      </w:r>
      <w:proofErr w:type="spellEnd"/>
      <w:r w:rsidRPr="001B0C87">
        <w:t xml:space="preserve">, T., </w:t>
      </w:r>
      <w:proofErr w:type="spellStart"/>
      <w:r w:rsidRPr="001B0C87">
        <w:t>Samphantharak</w:t>
      </w:r>
      <w:proofErr w:type="spellEnd"/>
      <w:r w:rsidRPr="001B0C87">
        <w:t xml:space="preserve">, K., &amp; </w:t>
      </w:r>
      <w:proofErr w:type="spellStart"/>
      <w:r w:rsidRPr="001B0C87">
        <w:t>Thampanishvong</w:t>
      </w:r>
      <w:proofErr w:type="spellEnd"/>
      <w:r w:rsidRPr="001B0C87">
        <w:t xml:space="preserve">, K. (2011). Impact of Universal Health Care Coverage on patient demand for health care services in Thailand. </w:t>
      </w:r>
      <w:r w:rsidRPr="001B0C87">
        <w:rPr>
          <w:i/>
          <w:iCs/>
        </w:rPr>
        <w:t>Health Policy</w:t>
      </w:r>
      <w:r w:rsidRPr="001B0C87">
        <w:t xml:space="preserve">, </w:t>
      </w:r>
      <w:r w:rsidRPr="001B0C87">
        <w:rPr>
          <w:i/>
          <w:iCs/>
        </w:rPr>
        <w:t>103</w:t>
      </w:r>
      <w:r w:rsidRPr="001B0C87">
        <w:t xml:space="preserve">(2–3), 228–235. </w:t>
      </w:r>
      <w:hyperlink r:id="rId59" w:history="1">
        <w:r w:rsidRPr="001B0C87">
          <w:rPr>
            <w:rStyle w:val="Hyperlink"/>
          </w:rPr>
          <w:t>https://doi.org/10.1016/j.healthpol.2011.08.008</w:t>
        </w:r>
      </w:hyperlink>
    </w:p>
    <w:p w14:paraId="38E4BAF4" w14:textId="77777777" w:rsidR="001B0C87" w:rsidRPr="001B0C87" w:rsidRDefault="001B0C87" w:rsidP="001B0C87">
      <w:proofErr w:type="spellStart"/>
      <w:r w:rsidRPr="001B0C87">
        <w:t>Papanicolas</w:t>
      </w:r>
      <w:proofErr w:type="spellEnd"/>
      <w:r w:rsidRPr="001B0C87">
        <w:t xml:space="preserve">, I., </w:t>
      </w:r>
      <w:proofErr w:type="spellStart"/>
      <w:r w:rsidRPr="001B0C87">
        <w:t>Woskie</w:t>
      </w:r>
      <w:proofErr w:type="spellEnd"/>
      <w:r w:rsidRPr="001B0C87">
        <w:t xml:space="preserve">, L. R., &amp; Jha, A. K. (2018). Health Care Spending in the United States and Other High-Income Countries. </w:t>
      </w:r>
      <w:r w:rsidRPr="001B0C87">
        <w:rPr>
          <w:i/>
          <w:iCs/>
        </w:rPr>
        <w:t>JAMA</w:t>
      </w:r>
      <w:r w:rsidRPr="001B0C87">
        <w:t xml:space="preserve">, </w:t>
      </w:r>
      <w:r w:rsidRPr="001B0C87">
        <w:rPr>
          <w:i/>
          <w:iCs/>
        </w:rPr>
        <w:t>319</w:t>
      </w:r>
      <w:r w:rsidRPr="001B0C87">
        <w:t xml:space="preserve">(10), 1024. </w:t>
      </w:r>
      <w:hyperlink r:id="rId60" w:history="1">
        <w:r w:rsidRPr="001B0C87">
          <w:rPr>
            <w:rStyle w:val="Hyperlink"/>
          </w:rPr>
          <w:t>https://doi.org/10.1001/jama.2018.1150</w:t>
        </w:r>
      </w:hyperlink>
    </w:p>
    <w:p w14:paraId="39E4F344" w14:textId="77777777" w:rsidR="001B0C87" w:rsidRPr="001B0C87" w:rsidRDefault="001B0C87" w:rsidP="001B0C87">
      <w:r w:rsidRPr="001B0C87">
        <w:lastRenderedPageBreak/>
        <w:t xml:space="preserve">Petty, R. E., </w:t>
      </w:r>
      <w:proofErr w:type="spellStart"/>
      <w:r w:rsidRPr="001B0C87">
        <w:t>Brinol</w:t>
      </w:r>
      <w:proofErr w:type="spellEnd"/>
      <w:r w:rsidRPr="001B0C87">
        <w:t xml:space="preserve">, Pablo, &amp; Priester, Joseph R. (2002). Mass Media Attitude Change: Implications of the Elaboration Likelihood Model of Persuasion. In J. Bryant, D. Zillmann, J. Bryant, &amp; M. Beth Oliver (Eds.), </w:t>
      </w:r>
      <w:r w:rsidRPr="001B0C87">
        <w:rPr>
          <w:i/>
          <w:iCs/>
        </w:rPr>
        <w:t>Media Effects</w:t>
      </w:r>
      <w:r w:rsidRPr="001B0C87">
        <w:t xml:space="preserve"> (0 ed., pp. 165–208). Routledge. </w:t>
      </w:r>
      <w:hyperlink r:id="rId61" w:history="1">
        <w:r w:rsidRPr="001B0C87">
          <w:rPr>
            <w:rStyle w:val="Hyperlink"/>
          </w:rPr>
          <w:t>https://doi.org/10.4324/9781410602428-11</w:t>
        </w:r>
      </w:hyperlink>
    </w:p>
    <w:p w14:paraId="1F553C44" w14:textId="77777777" w:rsidR="001B0C87" w:rsidRPr="001B0C87" w:rsidRDefault="001B0C87" w:rsidP="001B0C87">
      <w:r w:rsidRPr="001B0C87">
        <w:t xml:space="preserve">Petty, R. E., &amp; Cacioppo, J. T. (1986). The Elaboration Likelihood Model of Persuasion. In </w:t>
      </w:r>
      <w:r w:rsidRPr="001B0C87">
        <w:rPr>
          <w:i/>
          <w:iCs/>
        </w:rPr>
        <w:t>Advances in Experimental Social Psychology</w:t>
      </w:r>
      <w:r w:rsidRPr="001B0C87">
        <w:t xml:space="preserve"> (Vol. 19, pp. 123–205). Elsevier. </w:t>
      </w:r>
      <w:hyperlink r:id="rId62" w:history="1">
        <w:r w:rsidRPr="001B0C87">
          <w:rPr>
            <w:rStyle w:val="Hyperlink"/>
          </w:rPr>
          <w:t>https://doi.org/10.1016/S0065-2601(08)60214-2</w:t>
        </w:r>
      </w:hyperlink>
    </w:p>
    <w:p w14:paraId="23F5B7E6" w14:textId="77777777" w:rsidR="001B0C87" w:rsidRPr="001B0C87" w:rsidRDefault="001B0C87" w:rsidP="001B0C87">
      <w:r w:rsidRPr="001B0C87">
        <w:t xml:space="preserve">Petty, R. E., &amp; Krosnick, J. A. (Eds.). (1995). </w:t>
      </w:r>
      <w:r w:rsidRPr="001B0C87">
        <w:rPr>
          <w:i/>
          <w:iCs/>
        </w:rPr>
        <w:t>Attitude Strength</w:t>
      </w:r>
      <w:r w:rsidRPr="001B0C87">
        <w:t xml:space="preserve"> (1st ed.). Psychology Press. </w:t>
      </w:r>
      <w:hyperlink r:id="rId63" w:history="1">
        <w:r w:rsidRPr="001B0C87">
          <w:rPr>
            <w:rStyle w:val="Hyperlink"/>
          </w:rPr>
          <w:t>https://doi.org/10.4324/9781315807041</w:t>
        </w:r>
      </w:hyperlink>
    </w:p>
    <w:p w14:paraId="249CB910" w14:textId="77777777" w:rsidR="001B0C87" w:rsidRPr="001B0C87" w:rsidRDefault="001B0C87" w:rsidP="001B0C87">
      <w:r w:rsidRPr="001B0C87">
        <w:t xml:space="preserve">Pew Research Center. (2020). </w:t>
      </w:r>
      <w:r w:rsidRPr="001B0C87">
        <w:rPr>
          <w:i/>
          <w:iCs/>
        </w:rPr>
        <w:t>2020 PEW RESEARCH CENTER’S AMERICAN TRENDS PANEL WAVE 71</w:t>
      </w:r>
      <w:r w:rsidRPr="001B0C87">
        <w:t xml:space="preserve"> [Dataset].</w:t>
      </w:r>
    </w:p>
    <w:p w14:paraId="2B7471BB" w14:textId="77777777" w:rsidR="001B0C87" w:rsidRPr="001B0C87" w:rsidRDefault="001B0C87" w:rsidP="001B0C87">
      <w:r w:rsidRPr="001B0C87">
        <w:t xml:space="preserve">Pincus, M., </w:t>
      </w:r>
      <w:proofErr w:type="spellStart"/>
      <w:r w:rsidRPr="001B0C87">
        <w:t>LaViers</w:t>
      </w:r>
      <w:proofErr w:type="spellEnd"/>
      <w:r w:rsidRPr="001B0C87">
        <w:t xml:space="preserve">, L., </w:t>
      </w:r>
      <w:proofErr w:type="spellStart"/>
      <w:r w:rsidRPr="001B0C87">
        <w:t>Prietula</w:t>
      </w:r>
      <w:proofErr w:type="spellEnd"/>
      <w:r w:rsidRPr="001B0C87">
        <w:t xml:space="preserve">, M. J., &amp; Berns, G. (2014). The Conforming Brain and Deontological Resolve. </w:t>
      </w:r>
      <w:r w:rsidRPr="001B0C87">
        <w:rPr>
          <w:i/>
          <w:iCs/>
        </w:rPr>
        <w:t>PLOS ONE</w:t>
      </w:r>
      <w:r w:rsidRPr="001B0C87">
        <w:t xml:space="preserve">, </w:t>
      </w:r>
      <w:r w:rsidRPr="001B0C87">
        <w:rPr>
          <w:i/>
          <w:iCs/>
        </w:rPr>
        <w:t>9</w:t>
      </w:r>
      <w:r w:rsidRPr="001B0C87">
        <w:t>(8).</w:t>
      </w:r>
    </w:p>
    <w:p w14:paraId="2D3BE163" w14:textId="77777777" w:rsidR="001B0C87" w:rsidRPr="001B0C87" w:rsidRDefault="001B0C87" w:rsidP="001B0C87">
      <w:r w:rsidRPr="001B0C87">
        <w:t xml:space="preserve">Rest, J., Narvaez, D., Bebeau, M., &amp; </w:t>
      </w:r>
      <w:proofErr w:type="spellStart"/>
      <w:r w:rsidRPr="001B0C87">
        <w:t>Thoma</w:t>
      </w:r>
      <w:proofErr w:type="spellEnd"/>
      <w:r w:rsidRPr="001B0C87">
        <w:t xml:space="preserve">, S. (1999). A neo-Kohlbergian approach: The DIT and schema theory. </w:t>
      </w:r>
      <w:r w:rsidRPr="001B0C87">
        <w:rPr>
          <w:i/>
          <w:iCs/>
        </w:rPr>
        <w:t>Educational Psychology Review</w:t>
      </w:r>
      <w:r w:rsidRPr="001B0C87">
        <w:t xml:space="preserve">, </w:t>
      </w:r>
      <w:r w:rsidRPr="001B0C87">
        <w:rPr>
          <w:i/>
          <w:iCs/>
        </w:rPr>
        <w:t>11</w:t>
      </w:r>
      <w:r w:rsidRPr="001B0C87">
        <w:t xml:space="preserve">(4), 291–324. </w:t>
      </w:r>
      <w:hyperlink r:id="rId64" w:history="1">
        <w:r w:rsidRPr="001B0C87">
          <w:rPr>
            <w:rStyle w:val="Hyperlink"/>
          </w:rPr>
          <w:t>https://doi.org/10.1023/A:1022053215271</w:t>
        </w:r>
      </w:hyperlink>
    </w:p>
    <w:p w14:paraId="6D424D42" w14:textId="77777777" w:rsidR="001B0C87" w:rsidRPr="001B0C87" w:rsidRDefault="001B0C87" w:rsidP="001B0C87">
      <w:r w:rsidRPr="001B0C87">
        <w:t xml:space="preserve">Richard, M.-O., &amp; </w:t>
      </w:r>
      <w:proofErr w:type="spellStart"/>
      <w:r w:rsidRPr="001B0C87">
        <w:t>Chebat</w:t>
      </w:r>
      <w:proofErr w:type="spellEnd"/>
      <w:r w:rsidRPr="001B0C87">
        <w:t xml:space="preserve">, J.-C. (2016). Modeling online consumer behavior: Preeminence of emotions and moderating influences of need for cognition and optimal stimulation level. </w:t>
      </w:r>
      <w:r w:rsidRPr="001B0C87">
        <w:rPr>
          <w:i/>
          <w:iCs/>
        </w:rPr>
        <w:t>Journal of Business Research</w:t>
      </w:r>
      <w:r w:rsidRPr="001B0C87">
        <w:t xml:space="preserve">, </w:t>
      </w:r>
      <w:r w:rsidRPr="001B0C87">
        <w:rPr>
          <w:i/>
          <w:iCs/>
        </w:rPr>
        <w:t>69</w:t>
      </w:r>
      <w:r w:rsidRPr="001B0C87">
        <w:t xml:space="preserve">(2), 541–553. </w:t>
      </w:r>
      <w:hyperlink r:id="rId65" w:history="1">
        <w:r w:rsidRPr="001B0C87">
          <w:rPr>
            <w:rStyle w:val="Hyperlink"/>
          </w:rPr>
          <w:t>https://doi.org/10.1016/j.jbusres.2015.05.010</w:t>
        </w:r>
      </w:hyperlink>
    </w:p>
    <w:p w14:paraId="239AC2F5" w14:textId="77777777" w:rsidR="001B0C87" w:rsidRPr="001B0C87" w:rsidRDefault="001B0C87" w:rsidP="001B0C87">
      <w:r w:rsidRPr="001B0C87">
        <w:t xml:space="preserve">Rocke, D. J., Thomas, S., Puscas, L., &amp; Lee, W. T. (2014). Physician Knowledge of and Attitudes toward the Patient Protection and Affordable Care Act. </w:t>
      </w:r>
      <w:r w:rsidRPr="001B0C87">
        <w:rPr>
          <w:i/>
          <w:iCs/>
        </w:rPr>
        <w:t>Otolaryngology–Head and Neck Surgery</w:t>
      </w:r>
      <w:r w:rsidRPr="001B0C87">
        <w:t xml:space="preserve">, </w:t>
      </w:r>
      <w:r w:rsidRPr="001B0C87">
        <w:rPr>
          <w:i/>
          <w:iCs/>
        </w:rPr>
        <w:t>150</w:t>
      </w:r>
      <w:r w:rsidRPr="001B0C87">
        <w:t xml:space="preserve">(2), 229–234. </w:t>
      </w:r>
      <w:hyperlink r:id="rId66" w:history="1">
        <w:r w:rsidRPr="001B0C87">
          <w:rPr>
            <w:rStyle w:val="Hyperlink"/>
          </w:rPr>
          <w:t>https://doi.org/10.1177/0194599813515839</w:t>
        </w:r>
      </w:hyperlink>
    </w:p>
    <w:p w14:paraId="0335ECBA" w14:textId="77777777" w:rsidR="001B0C87" w:rsidRPr="001B0C87" w:rsidRDefault="001B0C87" w:rsidP="001B0C87">
      <w:r w:rsidRPr="001B0C87">
        <w:t xml:space="preserve">Rozin, P. (1999). The Process of Moralization. </w:t>
      </w:r>
      <w:r w:rsidRPr="001B0C87">
        <w:rPr>
          <w:i/>
          <w:iCs/>
        </w:rPr>
        <w:t>Psychological Science</w:t>
      </w:r>
      <w:r w:rsidRPr="001B0C87">
        <w:t xml:space="preserve">, </w:t>
      </w:r>
      <w:r w:rsidRPr="001B0C87">
        <w:rPr>
          <w:i/>
          <w:iCs/>
        </w:rPr>
        <w:t>10</w:t>
      </w:r>
      <w:r w:rsidRPr="001B0C87">
        <w:t xml:space="preserve">(3), 218–221. </w:t>
      </w:r>
      <w:hyperlink r:id="rId67" w:history="1">
        <w:r w:rsidRPr="001B0C87">
          <w:rPr>
            <w:rStyle w:val="Hyperlink"/>
          </w:rPr>
          <w:t>https://doi.org/10.1111/1467-9280.00139</w:t>
        </w:r>
      </w:hyperlink>
    </w:p>
    <w:p w14:paraId="46C74621" w14:textId="77777777" w:rsidR="001B0C87" w:rsidRPr="001B0C87" w:rsidRDefault="001B0C87" w:rsidP="001B0C87">
      <w:r w:rsidRPr="001B0C87">
        <w:t xml:space="preserve">Schoen, C., Doty, M. M., Collins, S. R., &amp; Holmgren, A. L. (2005). Insured But Not Protected: How Many Adults Are </w:t>
      </w:r>
      <w:proofErr w:type="gramStart"/>
      <w:r w:rsidRPr="001B0C87">
        <w:t>Underinsured?:</w:t>
      </w:r>
      <w:proofErr w:type="gramEnd"/>
      <w:r w:rsidRPr="001B0C87">
        <w:t xml:space="preserve"> The experiences of adults with inadequate coverage mirror those of their uninsured peers, especially among the chronically ill. </w:t>
      </w:r>
      <w:r w:rsidRPr="001B0C87">
        <w:rPr>
          <w:i/>
          <w:iCs/>
        </w:rPr>
        <w:t>Health Affairs</w:t>
      </w:r>
      <w:r w:rsidRPr="001B0C87">
        <w:t xml:space="preserve">, </w:t>
      </w:r>
      <w:r w:rsidRPr="001B0C87">
        <w:rPr>
          <w:i/>
          <w:iCs/>
        </w:rPr>
        <w:t>24</w:t>
      </w:r>
      <w:r w:rsidRPr="001B0C87">
        <w:t xml:space="preserve">(Suppl1), W5-289-W5-302. </w:t>
      </w:r>
      <w:hyperlink r:id="rId68" w:history="1">
        <w:r w:rsidRPr="001B0C87">
          <w:rPr>
            <w:rStyle w:val="Hyperlink"/>
          </w:rPr>
          <w:t>https://doi.org/10.1377/hlthaff.W5.289</w:t>
        </w:r>
      </w:hyperlink>
    </w:p>
    <w:p w14:paraId="65DA406C" w14:textId="77777777" w:rsidR="001B0C87" w:rsidRPr="001B0C87" w:rsidRDefault="001B0C87" w:rsidP="001B0C87">
      <w:r w:rsidRPr="001B0C87">
        <w:t>Schuldt, J. P., Konrath, S. H., &amp; Schwarz, N. (2011). “Global warming” or “climate change</w:t>
      </w:r>
      <w:proofErr w:type="gramStart"/>
      <w:r w:rsidRPr="001B0C87">
        <w:t>”?:</w:t>
      </w:r>
      <w:proofErr w:type="gramEnd"/>
      <w:r w:rsidRPr="001B0C87">
        <w:t xml:space="preserve"> Whether the planet is warming depends on question wording. </w:t>
      </w:r>
      <w:r w:rsidRPr="001B0C87">
        <w:rPr>
          <w:i/>
          <w:iCs/>
        </w:rPr>
        <w:t>Public Opinion Quarterly</w:t>
      </w:r>
      <w:r w:rsidRPr="001B0C87">
        <w:t xml:space="preserve">, </w:t>
      </w:r>
      <w:r w:rsidRPr="001B0C87">
        <w:rPr>
          <w:i/>
          <w:iCs/>
        </w:rPr>
        <w:t>75</w:t>
      </w:r>
      <w:r w:rsidRPr="001B0C87">
        <w:t xml:space="preserve">(1), 115–124. </w:t>
      </w:r>
      <w:hyperlink r:id="rId69" w:history="1">
        <w:r w:rsidRPr="001B0C87">
          <w:rPr>
            <w:rStyle w:val="Hyperlink"/>
          </w:rPr>
          <w:t>https://doi.org/10.1093/poq/nfq073</w:t>
        </w:r>
      </w:hyperlink>
    </w:p>
    <w:p w14:paraId="00E65750" w14:textId="77777777" w:rsidR="001B0C87" w:rsidRPr="001B0C87" w:rsidRDefault="001B0C87" w:rsidP="001B0C87">
      <w:r w:rsidRPr="001B0C87">
        <w:t xml:space="preserve">Siegler, R. S., Thompson, C. A., &amp; Schneider, M. (2011). An integrated theory of whole number and fractions development. </w:t>
      </w:r>
      <w:r w:rsidRPr="001B0C87">
        <w:rPr>
          <w:i/>
          <w:iCs/>
        </w:rPr>
        <w:t>Cognitive Psychology</w:t>
      </w:r>
      <w:r w:rsidRPr="001B0C87">
        <w:t xml:space="preserve">, </w:t>
      </w:r>
      <w:r w:rsidRPr="001B0C87">
        <w:rPr>
          <w:i/>
          <w:iCs/>
        </w:rPr>
        <w:t>62</w:t>
      </w:r>
      <w:r w:rsidRPr="001B0C87">
        <w:t xml:space="preserve">(4), 273–296. </w:t>
      </w:r>
      <w:hyperlink r:id="rId70" w:history="1">
        <w:r w:rsidRPr="001B0C87">
          <w:rPr>
            <w:rStyle w:val="Hyperlink"/>
          </w:rPr>
          <w:t>https://doi.org/10.1016/j.cogpsych.2011.03.001</w:t>
        </w:r>
      </w:hyperlink>
    </w:p>
    <w:p w14:paraId="1FB05701" w14:textId="77777777" w:rsidR="001B0C87" w:rsidRPr="001B0C87" w:rsidRDefault="001B0C87" w:rsidP="001B0C87">
      <w:proofErr w:type="spellStart"/>
      <w:r w:rsidRPr="001B0C87">
        <w:lastRenderedPageBreak/>
        <w:t>Skitka</w:t>
      </w:r>
      <w:proofErr w:type="spellEnd"/>
      <w:r w:rsidRPr="001B0C87">
        <w:t xml:space="preserve">, L. J. (2010). The Psychology of Moral Conviction: Moral Conviction. </w:t>
      </w:r>
      <w:r w:rsidRPr="001B0C87">
        <w:rPr>
          <w:i/>
          <w:iCs/>
        </w:rPr>
        <w:t>Social and Personality Psychology Compass</w:t>
      </w:r>
      <w:r w:rsidRPr="001B0C87">
        <w:t xml:space="preserve">, </w:t>
      </w:r>
      <w:r w:rsidRPr="001B0C87">
        <w:rPr>
          <w:i/>
          <w:iCs/>
        </w:rPr>
        <w:t>4</w:t>
      </w:r>
      <w:r w:rsidRPr="001B0C87">
        <w:t xml:space="preserve">(4), 267–281. </w:t>
      </w:r>
      <w:hyperlink r:id="rId71" w:history="1">
        <w:r w:rsidRPr="001B0C87">
          <w:rPr>
            <w:rStyle w:val="Hyperlink"/>
          </w:rPr>
          <w:t>https://doi.org/10.1111/j.1751-9004.2010.00254.x</w:t>
        </w:r>
      </w:hyperlink>
    </w:p>
    <w:p w14:paraId="4B068B05" w14:textId="77777777" w:rsidR="001B0C87" w:rsidRPr="001B0C87" w:rsidRDefault="001B0C87" w:rsidP="001B0C87">
      <w:proofErr w:type="spellStart"/>
      <w:r w:rsidRPr="001B0C87">
        <w:t>Skitka</w:t>
      </w:r>
      <w:proofErr w:type="spellEnd"/>
      <w:r w:rsidRPr="001B0C87">
        <w:t xml:space="preserve">, L. J., &amp; Bauman, C. W. (2008). Moral Conviction and Political Engagement. </w:t>
      </w:r>
      <w:r w:rsidRPr="001B0C87">
        <w:rPr>
          <w:i/>
          <w:iCs/>
        </w:rPr>
        <w:t>Political Psychology</w:t>
      </w:r>
      <w:r w:rsidRPr="001B0C87">
        <w:t xml:space="preserve">, </w:t>
      </w:r>
      <w:r w:rsidRPr="001B0C87">
        <w:rPr>
          <w:i/>
          <w:iCs/>
        </w:rPr>
        <w:t>29</w:t>
      </w:r>
      <w:r w:rsidRPr="001B0C87">
        <w:t xml:space="preserve">(1), 29–54. </w:t>
      </w:r>
      <w:hyperlink r:id="rId72" w:history="1">
        <w:r w:rsidRPr="001B0C87">
          <w:rPr>
            <w:rStyle w:val="Hyperlink"/>
          </w:rPr>
          <w:t>https://doi.org/10.1111/j.1467-9221.2007.00611.x</w:t>
        </w:r>
      </w:hyperlink>
    </w:p>
    <w:p w14:paraId="551012FF" w14:textId="77777777" w:rsidR="001B0C87" w:rsidRPr="001B0C87" w:rsidRDefault="001B0C87" w:rsidP="001B0C87">
      <w:proofErr w:type="spellStart"/>
      <w:r w:rsidRPr="001B0C87">
        <w:t>Skitka</w:t>
      </w:r>
      <w:proofErr w:type="spellEnd"/>
      <w:r w:rsidRPr="001B0C87">
        <w:t xml:space="preserve">, L. J., Bauman, C. W., &amp; Lytle, B. (2009). The Limits of Legitimacy: Morality as a Constraint on Deference to Authority. </w:t>
      </w:r>
      <w:r w:rsidRPr="001B0C87">
        <w:rPr>
          <w:i/>
          <w:iCs/>
        </w:rPr>
        <w:t>SSRN Electronic Journal</w:t>
      </w:r>
      <w:r w:rsidRPr="001B0C87">
        <w:t xml:space="preserve">. </w:t>
      </w:r>
      <w:hyperlink r:id="rId73" w:history="1">
        <w:r w:rsidRPr="001B0C87">
          <w:rPr>
            <w:rStyle w:val="Hyperlink"/>
          </w:rPr>
          <w:t>https://doi.org/10.2139/ssrn.1493520</w:t>
        </w:r>
      </w:hyperlink>
    </w:p>
    <w:p w14:paraId="64B5B06E" w14:textId="77777777" w:rsidR="001B0C87" w:rsidRPr="001B0C87" w:rsidRDefault="001B0C87" w:rsidP="001B0C87">
      <w:proofErr w:type="spellStart"/>
      <w:r w:rsidRPr="001B0C87">
        <w:t>Skitka</w:t>
      </w:r>
      <w:proofErr w:type="spellEnd"/>
      <w:r w:rsidRPr="001B0C87">
        <w:t xml:space="preserve">, L. J., Bauman, C. W., &amp; Sargis, E. G. (2005). Moral Conviction: Another Contributor to Attitude Strength or Something More? </w:t>
      </w:r>
      <w:r w:rsidRPr="001B0C87">
        <w:rPr>
          <w:i/>
          <w:iCs/>
        </w:rPr>
        <w:t>Journal of Personality and Social Psychology</w:t>
      </w:r>
      <w:r w:rsidRPr="001B0C87">
        <w:t xml:space="preserve">, </w:t>
      </w:r>
      <w:r w:rsidRPr="001B0C87">
        <w:rPr>
          <w:i/>
          <w:iCs/>
        </w:rPr>
        <w:t>88</w:t>
      </w:r>
      <w:r w:rsidRPr="001B0C87">
        <w:t xml:space="preserve">(6), 895–917. </w:t>
      </w:r>
      <w:hyperlink r:id="rId74" w:history="1">
        <w:r w:rsidRPr="001B0C87">
          <w:rPr>
            <w:rStyle w:val="Hyperlink"/>
          </w:rPr>
          <w:t>https://doi.org/10.1037/0022-3514.88.6.895</w:t>
        </w:r>
      </w:hyperlink>
    </w:p>
    <w:p w14:paraId="293E461A" w14:textId="77777777" w:rsidR="001B0C87" w:rsidRPr="001B0C87" w:rsidRDefault="001B0C87" w:rsidP="001B0C87">
      <w:proofErr w:type="spellStart"/>
      <w:r w:rsidRPr="001B0C87">
        <w:t>Skitka</w:t>
      </w:r>
      <w:proofErr w:type="spellEnd"/>
      <w:r w:rsidRPr="001B0C87">
        <w:t xml:space="preserve">, L. J., Hanson, B. E., Morgan, G. S., &amp; Wisneski, D. C. (2021). </w:t>
      </w:r>
      <w:r w:rsidRPr="001B0C87">
        <w:rPr>
          <w:i/>
          <w:iCs/>
        </w:rPr>
        <w:t>The Psychology of Moral Conviction</w:t>
      </w:r>
      <w:r w:rsidRPr="001B0C87">
        <w:t>.</w:t>
      </w:r>
    </w:p>
    <w:p w14:paraId="55141AA0" w14:textId="77777777" w:rsidR="001B0C87" w:rsidRPr="001B0C87" w:rsidRDefault="001B0C87" w:rsidP="001B0C87">
      <w:proofErr w:type="spellStart"/>
      <w:r w:rsidRPr="001B0C87">
        <w:t>Skitka</w:t>
      </w:r>
      <w:proofErr w:type="spellEnd"/>
      <w:r w:rsidRPr="001B0C87">
        <w:t xml:space="preserve">, L. J., &amp; Morgan, G. S. (2014). The Social and Political Implications of Moral Conviction. </w:t>
      </w:r>
      <w:r w:rsidRPr="001B0C87">
        <w:rPr>
          <w:i/>
          <w:iCs/>
        </w:rPr>
        <w:t>Political Psychology</w:t>
      </w:r>
      <w:r w:rsidRPr="001B0C87">
        <w:t xml:space="preserve">, </w:t>
      </w:r>
      <w:r w:rsidRPr="001B0C87">
        <w:rPr>
          <w:i/>
          <w:iCs/>
        </w:rPr>
        <w:t>35</w:t>
      </w:r>
      <w:r w:rsidRPr="001B0C87">
        <w:t xml:space="preserve">(S1), 95–110. </w:t>
      </w:r>
      <w:hyperlink r:id="rId75" w:history="1">
        <w:r w:rsidRPr="001B0C87">
          <w:rPr>
            <w:rStyle w:val="Hyperlink"/>
          </w:rPr>
          <w:t>https://doi.org/10.1111/pops.12166</w:t>
        </w:r>
      </w:hyperlink>
    </w:p>
    <w:p w14:paraId="7F4E5B64" w14:textId="77777777" w:rsidR="001B0C87" w:rsidRPr="001B0C87" w:rsidRDefault="001B0C87" w:rsidP="001B0C87">
      <w:proofErr w:type="spellStart"/>
      <w:r w:rsidRPr="001B0C87">
        <w:t>Skitka</w:t>
      </w:r>
      <w:proofErr w:type="spellEnd"/>
      <w:r w:rsidRPr="001B0C87">
        <w:t xml:space="preserve">, L. J., Washburn, A. N., &amp; Carsel, T. S. (2015). The psychological foundations and consequences of moral conviction. </w:t>
      </w:r>
      <w:r w:rsidRPr="001B0C87">
        <w:rPr>
          <w:i/>
          <w:iCs/>
        </w:rPr>
        <w:t>Current Opinion in Psychology</w:t>
      </w:r>
      <w:r w:rsidRPr="001B0C87">
        <w:t xml:space="preserve">, </w:t>
      </w:r>
      <w:r w:rsidRPr="001B0C87">
        <w:rPr>
          <w:i/>
          <w:iCs/>
        </w:rPr>
        <w:t>6</w:t>
      </w:r>
      <w:r w:rsidRPr="001B0C87">
        <w:t xml:space="preserve">, 41–44. </w:t>
      </w:r>
      <w:hyperlink r:id="rId76" w:history="1">
        <w:r w:rsidRPr="001B0C87">
          <w:rPr>
            <w:rStyle w:val="Hyperlink"/>
          </w:rPr>
          <w:t>https://doi.org/10.1016/j.copsyc.2015.03.025</w:t>
        </w:r>
      </w:hyperlink>
    </w:p>
    <w:p w14:paraId="7C150169" w14:textId="77777777" w:rsidR="001B0C87" w:rsidRPr="001B0C87" w:rsidRDefault="001B0C87" w:rsidP="001B0C87">
      <w:proofErr w:type="spellStart"/>
      <w:r w:rsidRPr="001B0C87">
        <w:t>Skitka</w:t>
      </w:r>
      <w:proofErr w:type="spellEnd"/>
      <w:r w:rsidRPr="001B0C87">
        <w:t xml:space="preserve">, L. J., Wisneski, D. C., &amp; Brandt, M. J. (2018). Attitude Moralization: Probably Not Intuitive or Rooted in Perceptions of Harm. </w:t>
      </w:r>
      <w:r w:rsidRPr="001B0C87">
        <w:rPr>
          <w:i/>
          <w:iCs/>
        </w:rPr>
        <w:t>Current Directions in Psychological Science</w:t>
      </w:r>
      <w:r w:rsidRPr="001B0C87">
        <w:t xml:space="preserve">, </w:t>
      </w:r>
      <w:r w:rsidRPr="001B0C87">
        <w:rPr>
          <w:i/>
          <w:iCs/>
        </w:rPr>
        <w:t>27</w:t>
      </w:r>
      <w:r w:rsidRPr="001B0C87">
        <w:t xml:space="preserve">(1), 9–13. </w:t>
      </w:r>
      <w:hyperlink r:id="rId77" w:history="1">
        <w:r w:rsidRPr="001B0C87">
          <w:rPr>
            <w:rStyle w:val="Hyperlink"/>
          </w:rPr>
          <w:t>https://doi.org/10.1177/0963721417727861</w:t>
        </w:r>
      </w:hyperlink>
    </w:p>
    <w:p w14:paraId="4CE42389" w14:textId="77777777" w:rsidR="001B0C87" w:rsidRPr="001B0C87" w:rsidRDefault="001B0C87" w:rsidP="001B0C87">
      <w:r w:rsidRPr="001B0C87">
        <w:t xml:space="preserve">Smith, M. J., Ellenberg, S. S., Bell, L. M., &amp; Rubin, D. M. (2008). Media Coverage of the Measles-Mumps-Rubella Vaccine and Autism Controversy and Its Relationship to MMR Immunization Rates in the United States. </w:t>
      </w:r>
      <w:r w:rsidRPr="001B0C87">
        <w:rPr>
          <w:i/>
          <w:iCs/>
        </w:rPr>
        <w:t>Pediatrics</w:t>
      </w:r>
      <w:r w:rsidRPr="001B0C87">
        <w:t xml:space="preserve">, </w:t>
      </w:r>
      <w:r w:rsidRPr="001B0C87">
        <w:rPr>
          <w:i/>
          <w:iCs/>
        </w:rPr>
        <w:t>121</w:t>
      </w:r>
      <w:r w:rsidRPr="001B0C87">
        <w:t xml:space="preserve">(4), e836–e843. </w:t>
      </w:r>
      <w:hyperlink r:id="rId78" w:history="1">
        <w:r w:rsidRPr="001B0C87">
          <w:rPr>
            <w:rStyle w:val="Hyperlink"/>
          </w:rPr>
          <w:t>https://doi.org/10.1542/peds.2007-1760</w:t>
        </w:r>
      </w:hyperlink>
    </w:p>
    <w:p w14:paraId="67342B7D" w14:textId="77777777" w:rsidR="001B0C87" w:rsidRPr="001B0C87" w:rsidRDefault="001B0C87" w:rsidP="001B0C87">
      <w:proofErr w:type="spellStart"/>
      <w:r w:rsidRPr="001B0C87">
        <w:t>Steiker</w:t>
      </w:r>
      <w:proofErr w:type="spellEnd"/>
      <w:r w:rsidRPr="001B0C87">
        <w:t xml:space="preserve">, C. S. (n.d.). NO, CAPITAL PUNISHMENT IS NOT MORALLY REQUIRED: DETERRENCE, DEONTOLOGY, AND THE DEATH PENALTY. </w:t>
      </w:r>
      <w:r w:rsidRPr="001B0C87">
        <w:rPr>
          <w:i/>
          <w:iCs/>
        </w:rPr>
        <w:t>STANFORD LAW REVIEW</w:t>
      </w:r>
      <w:r w:rsidRPr="001B0C87">
        <w:t xml:space="preserve">, </w:t>
      </w:r>
      <w:r w:rsidRPr="001B0C87">
        <w:rPr>
          <w:i/>
          <w:iCs/>
        </w:rPr>
        <w:t>58</w:t>
      </w:r>
      <w:r w:rsidRPr="001B0C87">
        <w:t>.</w:t>
      </w:r>
    </w:p>
    <w:p w14:paraId="577549C1" w14:textId="77777777" w:rsidR="001B0C87" w:rsidRPr="001B0C87" w:rsidRDefault="001B0C87" w:rsidP="001B0C87">
      <w:r w:rsidRPr="001B0C87">
        <w:t xml:space="preserve">Stein, R. (n.d.). </w:t>
      </w:r>
      <w:r w:rsidRPr="001B0C87">
        <w:rPr>
          <w:i/>
          <w:iCs/>
        </w:rPr>
        <w:t>The History and Future of Capital Punishment in the United States</w:t>
      </w:r>
      <w:r w:rsidRPr="001B0C87">
        <w:t>.</w:t>
      </w:r>
    </w:p>
    <w:p w14:paraId="499B47CE" w14:textId="77777777" w:rsidR="001B0C87" w:rsidRPr="001B0C87" w:rsidRDefault="001B0C87" w:rsidP="001B0C87">
      <w:proofErr w:type="spellStart"/>
      <w:r w:rsidRPr="001B0C87">
        <w:t>Täuber</w:t>
      </w:r>
      <w:proofErr w:type="spellEnd"/>
      <w:r w:rsidRPr="001B0C87">
        <w:t xml:space="preserve">, S., &amp; Van </w:t>
      </w:r>
      <w:proofErr w:type="spellStart"/>
      <w:r w:rsidRPr="001B0C87">
        <w:t>Zomeren</w:t>
      </w:r>
      <w:proofErr w:type="spellEnd"/>
      <w:r w:rsidRPr="001B0C87">
        <w:t xml:space="preserve">, M. (2013). Outrage towards whom? Threats to moral group status impede striving to improve via out‐group‐directed outrage. </w:t>
      </w:r>
      <w:r w:rsidRPr="001B0C87">
        <w:rPr>
          <w:i/>
          <w:iCs/>
        </w:rPr>
        <w:t>European Journal of Social Psychology</w:t>
      </w:r>
      <w:r w:rsidRPr="001B0C87">
        <w:t xml:space="preserve">, </w:t>
      </w:r>
      <w:r w:rsidRPr="001B0C87">
        <w:rPr>
          <w:i/>
          <w:iCs/>
        </w:rPr>
        <w:t>43</w:t>
      </w:r>
      <w:r w:rsidRPr="001B0C87">
        <w:t xml:space="preserve">(2), 149–159. </w:t>
      </w:r>
      <w:hyperlink r:id="rId79" w:history="1">
        <w:r w:rsidRPr="001B0C87">
          <w:rPr>
            <w:rStyle w:val="Hyperlink"/>
          </w:rPr>
          <w:t>https://doi.org/10.1002/ejsp.1930</w:t>
        </w:r>
      </w:hyperlink>
    </w:p>
    <w:p w14:paraId="651E89BE" w14:textId="77777777" w:rsidR="001B0C87" w:rsidRPr="001B0C87" w:rsidRDefault="001B0C87" w:rsidP="001B0C87">
      <w:r w:rsidRPr="001B0C87">
        <w:t xml:space="preserve">Thomas, W. I., Znaniecki, F., &amp; Zaretsky, E. (1984). </w:t>
      </w:r>
      <w:r w:rsidRPr="001B0C87">
        <w:rPr>
          <w:i/>
          <w:iCs/>
        </w:rPr>
        <w:t>The Polish peasant in Europe and America</w:t>
      </w:r>
      <w:r w:rsidRPr="001B0C87">
        <w:t xml:space="preserve">. University of Illinois </w:t>
      </w:r>
      <w:proofErr w:type="gramStart"/>
      <w:r w:rsidRPr="001B0C87">
        <w:t>press</w:t>
      </w:r>
      <w:proofErr w:type="gramEnd"/>
      <w:r w:rsidRPr="001B0C87">
        <w:t>.</w:t>
      </w:r>
    </w:p>
    <w:p w14:paraId="5F972B0B" w14:textId="77777777" w:rsidR="001B0C87" w:rsidRPr="001B0C87" w:rsidRDefault="001B0C87" w:rsidP="001B0C87">
      <w:r w:rsidRPr="001B0C87">
        <w:t xml:space="preserve">Trump, D. J. (Guest). (n.d.). </w:t>
      </w:r>
      <w:r w:rsidRPr="001B0C87">
        <w:rPr>
          <w:i/>
          <w:iCs/>
        </w:rPr>
        <w:t xml:space="preserve">2016 Republican Party </w:t>
      </w:r>
      <w:proofErr w:type="spellStart"/>
      <w:r w:rsidRPr="001B0C87">
        <w:rPr>
          <w:i/>
          <w:iCs/>
        </w:rPr>
        <w:t>Presidental</w:t>
      </w:r>
      <w:proofErr w:type="spellEnd"/>
      <w:r w:rsidRPr="001B0C87">
        <w:rPr>
          <w:i/>
          <w:iCs/>
        </w:rPr>
        <w:t xml:space="preserve"> Debate</w:t>
      </w:r>
      <w:r w:rsidRPr="001B0C87">
        <w:t xml:space="preserve"> [Broadcast].</w:t>
      </w:r>
    </w:p>
    <w:p w14:paraId="455B29D9" w14:textId="77777777" w:rsidR="001B0C87" w:rsidRPr="001B0C87" w:rsidRDefault="001B0C87" w:rsidP="001B0C87">
      <w:r w:rsidRPr="001B0C87">
        <w:lastRenderedPageBreak/>
        <w:t xml:space="preserve">Tseng, P.-E., &amp; Wang, Y.-H. (2021). Deontological or Utilitarian? An Eternal Ethical Dilemma in Outbreak. </w:t>
      </w:r>
      <w:r w:rsidRPr="001B0C87">
        <w:rPr>
          <w:i/>
          <w:iCs/>
        </w:rPr>
        <w:t>International Journal of Environmental Research and Public Health</w:t>
      </w:r>
      <w:r w:rsidRPr="001B0C87">
        <w:t xml:space="preserve">, </w:t>
      </w:r>
      <w:r w:rsidRPr="001B0C87">
        <w:rPr>
          <w:i/>
          <w:iCs/>
        </w:rPr>
        <w:t>18</w:t>
      </w:r>
      <w:r w:rsidRPr="001B0C87">
        <w:t xml:space="preserve">(16), 8565. </w:t>
      </w:r>
      <w:hyperlink r:id="rId80" w:history="1">
        <w:r w:rsidRPr="001B0C87">
          <w:rPr>
            <w:rStyle w:val="Hyperlink"/>
          </w:rPr>
          <w:t>https://doi.org/10.3390/ijerph18168565</w:t>
        </w:r>
      </w:hyperlink>
    </w:p>
    <w:p w14:paraId="55615667" w14:textId="77777777" w:rsidR="001B0C87" w:rsidRPr="001B0C87" w:rsidRDefault="001B0C87" w:rsidP="001B0C87">
      <w:r w:rsidRPr="001B0C87">
        <w:t xml:space="preserve">Tversky, A., &amp; Kahneman, D. (1974). Judgment under Uncertainty: Heuristics and Biases: Biases in judgments reveal some heuristics of thinking under uncertainty. </w:t>
      </w:r>
      <w:r w:rsidRPr="001B0C87">
        <w:rPr>
          <w:i/>
          <w:iCs/>
        </w:rPr>
        <w:t>Science</w:t>
      </w:r>
      <w:r w:rsidRPr="001B0C87">
        <w:t xml:space="preserve">, </w:t>
      </w:r>
      <w:r w:rsidRPr="001B0C87">
        <w:rPr>
          <w:i/>
          <w:iCs/>
        </w:rPr>
        <w:t>185</w:t>
      </w:r>
      <w:r w:rsidRPr="001B0C87">
        <w:t xml:space="preserve">(4157), 1124–1131. </w:t>
      </w:r>
      <w:hyperlink r:id="rId81" w:history="1">
        <w:r w:rsidRPr="001B0C87">
          <w:rPr>
            <w:rStyle w:val="Hyperlink"/>
          </w:rPr>
          <w:t>https://doi.org/10.1126/science.185.4157.1124</w:t>
        </w:r>
      </w:hyperlink>
    </w:p>
    <w:p w14:paraId="123C8ED4" w14:textId="77777777" w:rsidR="001B0C87" w:rsidRPr="001B0C87" w:rsidRDefault="001B0C87" w:rsidP="001B0C87">
      <w:r w:rsidRPr="001B0C87">
        <w:t xml:space="preserve">Twenge, J. M., &amp; Campbell, W. K. (2018). Associations between screen time and lower psychological well-being among children and adolescents: Evidence from a population-based study. </w:t>
      </w:r>
      <w:r w:rsidRPr="001B0C87">
        <w:rPr>
          <w:i/>
          <w:iCs/>
        </w:rPr>
        <w:t>Preventive Medicine Reports</w:t>
      </w:r>
      <w:r w:rsidRPr="001B0C87">
        <w:t xml:space="preserve">, </w:t>
      </w:r>
      <w:r w:rsidRPr="001B0C87">
        <w:rPr>
          <w:i/>
          <w:iCs/>
        </w:rPr>
        <w:t>12</w:t>
      </w:r>
      <w:r w:rsidRPr="001B0C87">
        <w:t xml:space="preserve">, 271–283. </w:t>
      </w:r>
      <w:hyperlink r:id="rId82" w:history="1">
        <w:r w:rsidRPr="001B0C87">
          <w:rPr>
            <w:rStyle w:val="Hyperlink"/>
          </w:rPr>
          <w:t>https://doi.org/10.1016/j.pmedr.2018.10.003</w:t>
        </w:r>
      </w:hyperlink>
    </w:p>
    <w:p w14:paraId="38401396" w14:textId="77777777" w:rsidR="001B0C87" w:rsidRPr="001B0C87" w:rsidRDefault="001B0C87" w:rsidP="001B0C87">
      <w:r w:rsidRPr="001B0C87">
        <w:t xml:space="preserve">Van Bavel, </w:t>
      </w:r>
      <w:proofErr w:type="gramStart"/>
      <w:r w:rsidRPr="001B0C87">
        <w:t>J.</w:t>
      </w:r>
      <w:proofErr w:type="gramEnd"/>
      <w:r w:rsidRPr="001B0C87">
        <w:t xml:space="preserve"> J., Jenny Xiao, Y., &amp; Cunningham, W. A. (2012). Evaluation is a Dynamic Process: Moving Beyond Dual System Models. </w:t>
      </w:r>
      <w:r w:rsidRPr="001B0C87">
        <w:rPr>
          <w:i/>
          <w:iCs/>
        </w:rPr>
        <w:t>Social and Personality Psychology Compass</w:t>
      </w:r>
      <w:r w:rsidRPr="001B0C87">
        <w:t xml:space="preserve">, </w:t>
      </w:r>
      <w:r w:rsidRPr="001B0C87">
        <w:rPr>
          <w:i/>
          <w:iCs/>
        </w:rPr>
        <w:t>6</w:t>
      </w:r>
      <w:r w:rsidRPr="001B0C87">
        <w:t xml:space="preserve">(6), 438–454. </w:t>
      </w:r>
      <w:hyperlink r:id="rId83" w:history="1">
        <w:r w:rsidRPr="001B0C87">
          <w:rPr>
            <w:rStyle w:val="Hyperlink"/>
          </w:rPr>
          <w:t>https://doi.org/10.1111/j.1751-9004.2012.00438.x</w:t>
        </w:r>
      </w:hyperlink>
    </w:p>
    <w:p w14:paraId="0D3C40A8" w14:textId="77777777" w:rsidR="001B0C87" w:rsidRPr="001B0C87" w:rsidRDefault="001B0C87" w:rsidP="001B0C87">
      <w:r w:rsidRPr="001B0C87">
        <w:t xml:space="preserve">Van </w:t>
      </w:r>
      <w:proofErr w:type="spellStart"/>
      <w:r w:rsidRPr="001B0C87">
        <w:t>Harreveld</w:t>
      </w:r>
      <w:proofErr w:type="spellEnd"/>
      <w:r w:rsidRPr="001B0C87">
        <w:t xml:space="preserve">, F., Van Der </w:t>
      </w:r>
      <w:proofErr w:type="spellStart"/>
      <w:r w:rsidRPr="001B0C87">
        <w:t>Pligt</w:t>
      </w:r>
      <w:proofErr w:type="spellEnd"/>
      <w:r w:rsidRPr="001B0C87">
        <w:t xml:space="preserve">, J., De Vries, N. K., Wenneker, C., &amp; </w:t>
      </w:r>
      <w:proofErr w:type="spellStart"/>
      <w:r w:rsidRPr="001B0C87">
        <w:t>Verhue</w:t>
      </w:r>
      <w:proofErr w:type="spellEnd"/>
      <w:r w:rsidRPr="001B0C87">
        <w:t xml:space="preserve">, D. (2004). Ambivalence and information integration in attitudinal judgment. </w:t>
      </w:r>
      <w:r w:rsidRPr="001B0C87">
        <w:rPr>
          <w:i/>
          <w:iCs/>
        </w:rPr>
        <w:t>British Journal of Social Psychology</w:t>
      </w:r>
      <w:r w:rsidRPr="001B0C87">
        <w:t xml:space="preserve">, </w:t>
      </w:r>
      <w:r w:rsidRPr="001B0C87">
        <w:rPr>
          <w:i/>
          <w:iCs/>
        </w:rPr>
        <w:t>43</w:t>
      </w:r>
      <w:r w:rsidRPr="001B0C87">
        <w:t xml:space="preserve">(3), 431–447. </w:t>
      </w:r>
      <w:hyperlink r:id="rId84" w:history="1">
        <w:r w:rsidRPr="001B0C87">
          <w:rPr>
            <w:rStyle w:val="Hyperlink"/>
          </w:rPr>
          <w:t>https://doi.org/10.1348/0144666042037971</w:t>
        </w:r>
      </w:hyperlink>
    </w:p>
    <w:p w14:paraId="5B89145E" w14:textId="77777777" w:rsidR="001B0C87" w:rsidRPr="001B0C87" w:rsidRDefault="001B0C87" w:rsidP="001B0C87">
      <w:r w:rsidRPr="001B0C87">
        <w:t xml:space="preserve">Wagner, J. M., &amp; Dahnke, M. D. (2015). Nursing Ethics and Disaster Triage: Applying Utilitarian Ethical Theory. </w:t>
      </w:r>
      <w:r w:rsidRPr="001B0C87">
        <w:rPr>
          <w:i/>
          <w:iCs/>
        </w:rPr>
        <w:t>Journal of Emergency Nursing</w:t>
      </w:r>
      <w:r w:rsidRPr="001B0C87">
        <w:t xml:space="preserve">, </w:t>
      </w:r>
      <w:r w:rsidRPr="001B0C87">
        <w:rPr>
          <w:i/>
          <w:iCs/>
        </w:rPr>
        <w:t>41</w:t>
      </w:r>
      <w:r w:rsidRPr="001B0C87">
        <w:t xml:space="preserve">(4), 300–306. </w:t>
      </w:r>
      <w:hyperlink r:id="rId85" w:history="1">
        <w:r w:rsidRPr="001B0C87">
          <w:rPr>
            <w:rStyle w:val="Hyperlink"/>
          </w:rPr>
          <w:t>https://doi.org/10.1016/j.jen.2014.11.001</w:t>
        </w:r>
      </w:hyperlink>
    </w:p>
    <w:p w14:paraId="34DF41DA" w14:textId="77777777" w:rsidR="001B0C87" w:rsidRPr="001B0C87" w:rsidRDefault="001B0C87" w:rsidP="001B0C87">
      <w:r w:rsidRPr="001B0C87">
        <w:t xml:space="preserve">Weaver, J. R., &amp; Bosson, J. K. (2011). I Feel Like I Know </w:t>
      </w:r>
      <w:proofErr w:type="gramStart"/>
      <w:r w:rsidRPr="001B0C87">
        <w:t>You</w:t>
      </w:r>
      <w:proofErr w:type="gramEnd"/>
      <w:r w:rsidRPr="001B0C87">
        <w:t xml:space="preserve">: Sharing Negative Attitudes of Others Promotes Feelings of Familiarity. </w:t>
      </w:r>
      <w:r w:rsidRPr="001B0C87">
        <w:rPr>
          <w:i/>
          <w:iCs/>
        </w:rPr>
        <w:t>Personality and Social Psychology Bulletin</w:t>
      </w:r>
      <w:r w:rsidRPr="001B0C87">
        <w:t xml:space="preserve">, </w:t>
      </w:r>
      <w:r w:rsidRPr="001B0C87">
        <w:rPr>
          <w:i/>
          <w:iCs/>
        </w:rPr>
        <w:t>37</w:t>
      </w:r>
      <w:r w:rsidRPr="001B0C87">
        <w:t xml:space="preserve">(4), 481–491. </w:t>
      </w:r>
      <w:hyperlink r:id="rId86" w:history="1">
        <w:r w:rsidRPr="001B0C87">
          <w:rPr>
            <w:rStyle w:val="Hyperlink"/>
          </w:rPr>
          <w:t>https://doi.org/10.1177/0146167211398364</w:t>
        </w:r>
      </w:hyperlink>
    </w:p>
    <w:p w14:paraId="73EE0AA7" w14:textId="77777777" w:rsidR="001B0C87" w:rsidRPr="001B0C87" w:rsidRDefault="001B0C87" w:rsidP="001B0C87">
      <w:r w:rsidRPr="001B0C87">
        <w:t xml:space="preserve">Welch, Susan, &amp; </w:t>
      </w:r>
      <w:proofErr w:type="spellStart"/>
      <w:r w:rsidRPr="001B0C87">
        <w:t>Sigelman</w:t>
      </w:r>
      <w:proofErr w:type="spellEnd"/>
      <w:r w:rsidRPr="001B0C87">
        <w:t xml:space="preserve">, Lee. (n.d.). The “Obama Effect” and White Racial Attitudes. </w:t>
      </w:r>
      <w:r w:rsidRPr="001B0C87">
        <w:rPr>
          <w:i/>
          <w:iCs/>
        </w:rPr>
        <w:t xml:space="preserve">The ANNALS of the American Academy of </w:t>
      </w:r>
      <w:proofErr w:type="spellStart"/>
      <w:r w:rsidRPr="001B0C87">
        <w:rPr>
          <w:i/>
          <w:iCs/>
        </w:rPr>
        <w:t>Politcal</w:t>
      </w:r>
      <w:proofErr w:type="spellEnd"/>
      <w:r w:rsidRPr="001B0C87">
        <w:rPr>
          <w:i/>
          <w:iCs/>
        </w:rPr>
        <w:t xml:space="preserve"> and Social Science</w:t>
      </w:r>
      <w:r w:rsidRPr="001B0C87">
        <w:t xml:space="preserve">, </w:t>
      </w:r>
      <w:r w:rsidRPr="001B0C87">
        <w:rPr>
          <w:i/>
          <w:iCs/>
        </w:rPr>
        <w:t>634</w:t>
      </w:r>
      <w:r w:rsidRPr="001B0C87">
        <w:t xml:space="preserve">(1). </w:t>
      </w:r>
      <w:hyperlink r:id="rId87" w:history="1">
        <w:r w:rsidRPr="001B0C87">
          <w:rPr>
            <w:rStyle w:val="Hyperlink"/>
          </w:rPr>
          <w:t>https://doi.org/10.1177/000271621038630</w:t>
        </w:r>
      </w:hyperlink>
    </w:p>
    <w:p w14:paraId="0E1BAD4B" w14:textId="77777777" w:rsidR="001B0C87" w:rsidRPr="001B0C87" w:rsidRDefault="001B0C87" w:rsidP="001B0C87">
      <w:r w:rsidRPr="001B0C87">
        <w:t xml:space="preserve">Wisneski, D. C., Hanson, B. E., &amp; Morgan, G. S. (2020). The roles of disgust and harm perception in political attitude moralization. </w:t>
      </w:r>
      <w:r w:rsidRPr="001B0C87">
        <w:rPr>
          <w:i/>
          <w:iCs/>
        </w:rPr>
        <w:t>Politics and the Life Sciences</w:t>
      </w:r>
      <w:r w:rsidRPr="001B0C87">
        <w:t xml:space="preserve">, </w:t>
      </w:r>
      <w:r w:rsidRPr="001B0C87">
        <w:rPr>
          <w:i/>
          <w:iCs/>
        </w:rPr>
        <w:t>39</w:t>
      </w:r>
      <w:r w:rsidRPr="001B0C87">
        <w:t xml:space="preserve">(2), 215–227. </w:t>
      </w:r>
      <w:hyperlink r:id="rId88" w:history="1">
        <w:r w:rsidRPr="001B0C87">
          <w:rPr>
            <w:rStyle w:val="Hyperlink"/>
          </w:rPr>
          <w:t>https://doi.org/10.1017/pls.2020.22</w:t>
        </w:r>
      </w:hyperlink>
    </w:p>
    <w:p w14:paraId="56D3DD34" w14:textId="77777777" w:rsidR="001B0C87" w:rsidRPr="001B0C87" w:rsidRDefault="001B0C87" w:rsidP="001B0C87">
      <w:r w:rsidRPr="001B0C87">
        <w:t xml:space="preserve">Wisneski, D. C., Lytle, B. L., &amp; </w:t>
      </w:r>
      <w:proofErr w:type="spellStart"/>
      <w:r w:rsidRPr="001B0C87">
        <w:t>Skitka</w:t>
      </w:r>
      <w:proofErr w:type="spellEnd"/>
      <w:r w:rsidRPr="001B0C87">
        <w:t xml:space="preserve">, L. J. (2009). Gut Reactions: Moral Conviction, Religiosity, and Trust in Authority. </w:t>
      </w:r>
      <w:r w:rsidRPr="001B0C87">
        <w:rPr>
          <w:i/>
          <w:iCs/>
        </w:rPr>
        <w:t>Psychological Science</w:t>
      </w:r>
      <w:r w:rsidRPr="001B0C87">
        <w:t xml:space="preserve">, </w:t>
      </w:r>
      <w:r w:rsidRPr="001B0C87">
        <w:rPr>
          <w:i/>
          <w:iCs/>
        </w:rPr>
        <w:t>20</w:t>
      </w:r>
      <w:r w:rsidRPr="001B0C87">
        <w:t xml:space="preserve">(9), 1059–1063. </w:t>
      </w:r>
      <w:hyperlink r:id="rId89" w:history="1">
        <w:r w:rsidRPr="001B0C87">
          <w:rPr>
            <w:rStyle w:val="Hyperlink"/>
          </w:rPr>
          <w:t>https://doi.org/10.1111/j.1467-9280.2009.02406.x</w:t>
        </w:r>
      </w:hyperlink>
    </w:p>
    <w:p w14:paraId="18D9EE42" w14:textId="77777777" w:rsidR="001B0C87" w:rsidRPr="001B0C87" w:rsidRDefault="001B0C87" w:rsidP="001B0C87">
      <w:r w:rsidRPr="001B0C87">
        <w:t xml:space="preserve">World Health Organization. (2014). </w:t>
      </w:r>
      <w:r w:rsidRPr="001B0C87">
        <w:rPr>
          <w:i/>
          <w:iCs/>
        </w:rPr>
        <w:t>Making fair choices on the path to universal health coverage: Final report of the WHO consultative group on equity and universal health coverage</w:t>
      </w:r>
      <w:r w:rsidRPr="001B0C87">
        <w:t xml:space="preserve">. World Health Organization. </w:t>
      </w:r>
      <w:hyperlink r:id="rId90" w:history="1">
        <w:r w:rsidRPr="001B0C87">
          <w:rPr>
            <w:rStyle w:val="Hyperlink"/>
          </w:rPr>
          <w:t>https://iris.who.int/handle/10665/112671</w:t>
        </w:r>
      </w:hyperlink>
    </w:p>
    <w:p w14:paraId="0EA653CC" w14:textId="3F82DDBD" w:rsidR="00E116F2" w:rsidRPr="00AE0AA3" w:rsidRDefault="00106BE4" w:rsidP="00E116F2">
      <w:r w:rsidRPr="00AE0AA3">
        <w:br w:type="page"/>
      </w:r>
    </w:p>
    <w:p w14:paraId="4DC869A8" w14:textId="7B695CC9" w:rsidR="00A97B6F" w:rsidRPr="00AE0AA3" w:rsidRDefault="007D6B8D" w:rsidP="007D6B8D">
      <w:pPr>
        <w:pStyle w:val="Heading1"/>
      </w:pPr>
      <w:bookmarkStart w:id="44" w:name="_Toc173848418"/>
      <w:bookmarkStart w:id="45" w:name="_Toc195620963"/>
      <w:r w:rsidRPr="00AE0AA3">
        <w:lastRenderedPageBreak/>
        <w:t>Appendices</w:t>
      </w:r>
      <w:bookmarkEnd w:id="44"/>
      <w:bookmarkEnd w:id="45"/>
    </w:p>
    <w:p w14:paraId="3A7D5E45" w14:textId="77777777" w:rsidR="007D6B8D" w:rsidRPr="00AE0AA3" w:rsidRDefault="007D6B8D" w:rsidP="007D6B8D"/>
    <w:p w14:paraId="0020B900" w14:textId="7C90DA61" w:rsidR="007D6B8D" w:rsidRPr="00AE0AA3" w:rsidRDefault="007D6B8D" w:rsidP="007D6B8D">
      <w:pPr>
        <w:pStyle w:val="Heading2"/>
      </w:pPr>
      <w:bookmarkStart w:id="46" w:name="_Toc173848419"/>
      <w:bookmarkStart w:id="47" w:name="_Toc195620964"/>
      <w:r w:rsidRPr="00AE0AA3">
        <w:t>Appendix A –</w:t>
      </w:r>
      <w:r w:rsidR="00BF3ED5" w:rsidRPr="00AE0AA3">
        <w:t xml:space="preserve"> </w:t>
      </w:r>
      <w:r w:rsidRPr="00AE0AA3">
        <w:t>Study 1</w:t>
      </w:r>
      <w:bookmarkEnd w:id="46"/>
      <w:bookmarkEnd w:id="47"/>
    </w:p>
    <w:p w14:paraId="69411CCA" w14:textId="28AED626" w:rsidR="00CC4608" w:rsidRPr="00AE0AA3" w:rsidRDefault="00CC4608" w:rsidP="00CA4B61">
      <w:pPr>
        <w:pStyle w:val="Heading3"/>
      </w:pPr>
      <w:bookmarkStart w:id="48" w:name="_Toc195620965"/>
      <w:r w:rsidRPr="00AE0AA3">
        <w:t>Study Materials</w:t>
      </w:r>
      <w:bookmarkEnd w:id="48"/>
    </w:p>
    <w:p w14:paraId="5602BC4A" w14:textId="75C04680" w:rsidR="003C3732" w:rsidRPr="00AE0AA3" w:rsidRDefault="003C3732" w:rsidP="00CA4B61">
      <w:pPr>
        <w:pStyle w:val="Heading4"/>
      </w:pPr>
      <w:bookmarkStart w:id="49" w:name="_Toc173848420"/>
      <w:r w:rsidRPr="00AE0AA3">
        <w:t>Cover Letter</w:t>
      </w:r>
      <w:bookmarkEnd w:id="49"/>
    </w:p>
    <w:p w14:paraId="33505C7B" w14:textId="3AB0023D" w:rsidR="003C3732" w:rsidRPr="00AE0AA3" w:rsidRDefault="003C3732" w:rsidP="003C3732">
      <w:r w:rsidRPr="00AE0AA3">
        <w:rPr>
          <w:b/>
          <w:bCs/>
        </w:rPr>
        <w:t>[Social Memory and Recollection on Current and Past Issues]</w:t>
      </w:r>
      <w:r w:rsidRPr="00AE0AA3">
        <w:br/>
      </w:r>
      <w:r w:rsidRPr="00AE0AA3">
        <w:br/>
      </w:r>
      <w:r w:rsidRPr="00AE0AA3">
        <w:rPr>
          <w:b/>
          <w:bCs/>
        </w:rPr>
        <w:t>Key Information About the Study:</w:t>
      </w:r>
      <w:r w:rsidRPr="00AE0AA3">
        <w:br/>
      </w:r>
      <w:r w:rsidRPr="00AE0AA3">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AE0AA3">
        <w:t>being be</w:t>
      </w:r>
      <w:proofErr w:type="gramEnd"/>
      <w:r w:rsidRPr="00AE0AA3">
        <w:t xml:space="preserve"> asked to participate in </w:t>
      </w:r>
      <w:proofErr w:type="spellStart"/>
      <w:proofErr w:type="gramStart"/>
      <w:r w:rsidRPr="00AE0AA3">
        <w:t>a</w:t>
      </w:r>
      <w:proofErr w:type="spellEnd"/>
      <w:proofErr w:type="gramEnd"/>
      <w:r w:rsidRPr="00AE0AA3">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r>
      <w:r w:rsidRPr="00AE0AA3">
        <w:lastRenderedPageBreak/>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AE0AA3">
        <w:br/>
      </w:r>
      <w:r w:rsidRPr="00AE0AA3">
        <w:br/>
      </w:r>
      <w:r w:rsidRPr="00AE0AA3">
        <w:rPr>
          <w:b/>
          <w:bCs/>
        </w:rPr>
        <w:t>What are the possible risks of participating in this study?</w:t>
      </w:r>
      <w:r w:rsidRPr="00AE0AA3">
        <w:br/>
      </w:r>
      <w:r w:rsidRPr="00AE0AA3">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lastRenderedPageBreak/>
        <w:t>Who do I contact if I have questions or concerns?</w:t>
      </w:r>
      <w:r w:rsidRPr="00AE0AA3">
        <w:br/>
      </w:r>
      <w:r w:rsidRPr="00AE0AA3">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AE0AA3" w:rsidRDefault="003C3732" w:rsidP="00CA4B61">
      <w:pPr>
        <w:pStyle w:val="Heading4"/>
      </w:pPr>
      <w:bookmarkStart w:id="50" w:name="_Toc173848421"/>
      <w:r w:rsidRPr="00AE0AA3">
        <w:t>Debrief</w:t>
      </w:r>
      <w:bookmarkEnd w:id="50"/>
    </w:p>
    <w:p w14:paraId="0F4AD0E8" w14:textId="5DF04A9E" w:rsidR="003C3732" w:rsidRPr="00AE0AA3" w:rsidRDefault="003C3732" w:rsidP="003C3732"/>
    <w:p w14:paraId="443D0B5B" w14:textId="77777777" w:rsidR="003C3732" w:rsidRPr="00AE0AA3" w:rsidRDefault="003C3732" w:rsidP="003C3732">
      <w:r w:rsidRPr="00AE0AA3">
        <w:rPr>
          <w:b/>
          <w:bCs/>
        </w:rPr>
        <w:t>Impact of Social Consensus on Support for Universal Health Care</w:t>
      </w:r>
    </w:p>
    <w:p w14:paraId="2BB1F3AA" w14:textId="77777777" w:rsidR="003C3732" w:rsidRPr="00AE0AA3" w:rsidRDefault="003C3732" w:rsidP="003C3732">
      <w:r w:rsidRPr="00AE0AA3">
        <w:t>Dear Participant,</w:t>
      </w:r>
    </w:p>
    <w:p w14:paraId="2310C1CF" w14:textId="77777777" w:rsidR="003C3732" w:rsidRPr="00AE0AA3" w:rsidRDefault="003C3732" w:rsidP="003C3732">
      <w:r w:rsidRPr="00AE0AA3">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AE0AA3" w:rsidRDefault="003C3732" w:rsidP="003C3732">
      <w:r w:rsidRPr="00AE0AA3">
        <w:t>You were told that the purpose of the research study was to examine how individual differences affect the accuracy of recollections.</w:t>
      </w:r>
    </w:p>
    <w:p w14:paraId="35E8FCA0" w14:textId="77777777" w:rsidR="003C3732" w:rsidRPr="00AE0AA3" w:rsidRDefault="003C3732" w:rsidP="003C3732">
      <w:r w:rsidRPr="00AE0AA3">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AE0AA3" w:rsidRDefault="003C3732" w:rsidP="003C3732">
      <w:r w:rsidRPr="00AE0AA3">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AE0AA3" w:rsidRDefault="003C3732" w:rsidP="003C3732">
      <w:r w:rsidRPr="00AE0AA3">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AE0AA3" w:rsidRDefault="003C3732" w:rsidP="003C3732">
      <w:r w:rsidRPr="00AE0AA3">
        <w:t>Of note, the actual values from real, recent surveys, circa 2017-2019 are provided below for your edification.</w:t>
      </w:r>
      <w:r w:rsidRPr="00AE0AA3">
        <w:br/>
      </w:r>
      <w:r w:rsidRPr="00AE0AA3">
        <w:br/>
      </w:r>
      <w:r w:rsidRPr="00AE0AA3">
        <w:rPr>
          <w:b/>
          <w:bCs/>
        </w:rPr>
        <w:t>49%</w:t>
      </w:r>
      <w:r w:rsidRPr="00AE0AA3">
        <w:t> of the American Public agrees that Greenhouse gas emissions generated by human activity has and will continue to change Earth's climate a great deal.</w:t>
      </w:r>
    </w:p>
    <w:p w14:paraId="7A39B05F" w14:textId="02E46527" w:rsidR="003C3732" w:rsidRPr="00AE0AA3" w:rsidRDefault="003C3732" w:rsidP="003C3732">
      <w:r w:rsidRPr="00AE0AA3">
        <w:rPr>
          <w:b/>
          <w:bCs/>
        </w:rPr>
        <w:t>63%</w:t>
      </w:r>
      <w:r w:rsidRPr="00AE0AA3">
        <w:t> of the American Public agrees that the US government needs to implement Universal Health Care because basic population needs are not being met.</w:t>
      </w:r>
    </w:p>
    <w:p w14:paraId="3E59E01A" w14:textId="77777777" w:rsidR="003C3732" w:rsidRPr="00AE0AA3" w:rsidRDefault="003C3732" w:rsidP="003C3732">
      <w:r w:rsidRPr="00AE0AA3">
        <w:rPr>
          <w:b/>
          <w:bCs/>
        </w:rPr>
        <w:t>60%</w:t>
      </w:r>
      <w:r w:rsidRPr="00AE0AA3">
        <w:t> of the American Public agrees that Capital Punishment (the Death Penalty) is necessary in the US.</w:t>
      </w:r>
    </w:p>
    <w:p w14:paraId="35196FE6" w14:textId="5910E0DE" w:rsidR="003C3732" w:rsidRPr="00AE0AA3" w:rsidRDefault="003C3732" w:rsidP="003C3732">
      <w:proofErr w:type="gramStart"/>
      <w:r w:rsidRPr="00AE0AA3">
        <w:t>Additionally</w:t>
      </w:r>
      <w:proofErr w:type="gramEnd"/>
      <w:r w:rsidRPr="00AE0AA3">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AE0AA3" w:rsidRDefault="003C3732" w:rsidP="003C3732">
      <w:r w:rsidRPr="00AE0AA3">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AE0AA3" w:rsidRDefault="003C3732" w:rsidP="003C3732">
      <w:r w:rsidRPr="00AE0AA3">
        <w:rPr>
          <w:b/>
          <w:bCs/>
        </w:rPr>
        <w:t>The responses in this study cannot be linked to you.</w:t>
      </w:r>
      <w:r w:rsidRPr="00AE0AA3">
        <w:t> </w:t>
      </w:r>
    </w:p>
    <w:p w14:paraId="03720E7F" w14:textId="77777777" w:rsidR="003C3732" w:rsidRPr="00AE0AA3" w:rsidRDefault="003C3732" w:rsidP="003C3732">
      <w:r w:rsidRPr="00AE0AA3">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AE0AA3">
        <w:rPr>
          <w:b/>
          <w:bCs/>
        </w:rPr>
        <w:t xml:space="preserve">Thank you, </w:t>
      </w:r>
      <w:proofErr w:type="gramStart"/>
      <w:r w:rsidRPr="00AE0AA3">
        <w:rPr>
          <w:b/>
          <w:bCs/>
        </w:rPr>
        <w:t>specifically</w:t>
      </w:r>
      <w:proofErr w:type="gramEnd"/>
      <w:r w:rsidRPr="00AE0AA3">
        <w:rPr>
          <w:b/>
          <w:bCs/>
        </w:rPr>
        <w:t> </w:t>
      </w:r>
      <w:r w:rsidRPr="00AE0AA3">
        <w:t>for your participation. Really, it helps out a ton!</w:t>
      </w:r>
    </w:p>
    <w:p w14:paraId="1F10F2D7" w14:textId="4B81991A" w:rsidR="003C3732" w:rsidRPr="00AE0AA3" w:rsidRDefault="003C3732" w:rsidP="003C3732">
      <w:r w:rsidRPr="00AE0AA3">
        <w:t>- Sean Duan</w:t>
      </w:r>
    </w:p>
    <w:p w14:paraId="0069F640" w14:textId="45DB5841" w:rsidR="003C3732" w:rsidRPr="00AE0AA3" w:rsidRDefault="003C3732" w:rsidP="00105681">
      <w:r w:rsidRPr="00AE0AA3">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AE0AA3" w:rsidRDefault="003C3732" w:rsidP="00CA4B61">
      <w:pPr>
        <w:pStyle w:val="Heading4"/>
      </w:pPr>
      <w:bookmarkStart w:id="51" w:name="_Toc173848422"/>
      <w:r w:rsidRPr="00AE0AA3">
        <w:t>Measures</w:t>
      </w:r>
      <w:bookmarkEnd w:id="51"/>
    </w:p>
    <w:p w14:paraId="0A62AB69" w14:textId="3D15C2BD" w:rsidR="003728BD" w:rsidRPr="00AE0AA3" w:rsidRDefault="003728BD" w:rsidP="00105681">
      <w:r w:rsidRPr="00AE0AA3">
        <w:t>Ethical Standards of Judgement Questionnaire – Utilitarian Subscale</w:t>
      </w:r>
    </w:p>
    <w:p w14:paraId="7D13C627" w14:textId="0115368D" w:rsidR="003728BD" w:rsidRPr="00AE0AA3" w:rsidRDefault="003728BD" w:rsidP="00105681">
      <w:r w:rsidRPr="00AE0AA3">
        <w:rPr>
          <w:noProof/>
        </w:rPr>
        <w:lastRenderedPageBreak/>
        <w:drawing>
          <wp:inline distT="0" distB="0" distL="0" distR="0" wp14:anchorId="3578B7FA" wp14:editId="5CE8F3D8">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AE0AA3" w:rsidRDefault="003728BD" w:rsidP="00105681"/>
    <w:p w14:paraId="21DB9582" w14:textId="7F453CE9" w:rsidR="003728BD" w:rsidRPr="00AE0AA3" w:rsidRDefault="003728BD" w:rsidP="003728BD">
      <w:r w:rsidRPr="00AE0AA3">
        <w:t>Ethical Standards of Judgement Questionnaire – Deontological Subscale</w:t>
      </w:r>
    </w:p>
    <w:p w14:paraId="1420FD5B" w14:textId="7A6BD2AB" w:rsidR="00105681" w:rsidRPr="00AE0AA3" w:rsidRDefault="006467BA" w:rsidP="00105681">
      <w:r w:rsidRPr="00AE0AA3">
        <w:rPr>
          <w:noProof/>
        </w:rPr>
        <w:drawing>
          <wp:inline distT="0" distB="0" distL="0" distR="0" wp14:anchorId="4DEAAD01" wp14:editId="45CCCD33">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AE0AA3" w:rsidRDefault="006467BA" w:rsidP="00105681"/>
    <w:p w14:paraId="524BE7F9" w14:textId="4CEAEB59" w:rsidR="006467BA" w:rsidRPr="00AE0AA3" w:rsidRDefault="006467BA" w:rsidP="00105681">
      <w:r w:rsidRPr="00AE0AA3">
        <w:t>Primary Outcome Measure – Support for [Topic]</w:t>
      </w:r>
    </w:p>
    <w:p w14:paraId="0223A014" w14:textId="6DB7B419" w:rsidR="006467BA" w:rsidRPr="00AE0AA3" w:rsidRDefault="006467BA" w:rsidP="00105681">
      <w:r w:rsidRPr="00AE0AA3">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AE0AA3" w:rsidRDefault="006467BA" w:rsidP="00105681">
      <w:r w:rsidRPr="00AE0AA3">
        <w:t>Level of Surprise at Public Survey Results</w:t>
      </w:r>
    </w:p>
    <w:p w14:paraId="7AB2C032" w14:textId="45D039EA" w:rsidR="006467BA" w:rsidRPr="00AE0AA3" w:rsidRDefault="006467BA" w:rsidP="00105681">
      <w:r w:rsidRPr="00AE0AA3">
        <w:rPr>
          <w:noProof/>
        </w:rPr>
        <w:drawing>
          <wp:inline distT="0" distB="0" distL="0" distR="0" wp14:anchorId="19BCDA66" wp14:editId="5ACEACEC">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AE0AA3" w:rsidRDefault="006467BA" w:rsidP="00105681">
      <w:r w:rsidRPr="00AE0AA3">
        <w:t>Single Item Health Literacy Screener</w:t>
      </w:r>
    </w:p>
    <w:p w14:paraId="27E70728" w14:textId="1C2B97CF" w:rsidR="006467BA" w:rsidRPr="00AE0AA3" w:rsidRDefault="006467BA" w:rsidP="00105681">
      <w:r w:rsidRPr="00AE0AA3">
        <w:rPr>
          <w:noProof/>
        </w:rPr>
        <w:drawing>
          <wp:inline distT="0" distB="0" distL="0" distR="0" wp14:anchorId="100CF4D4" wp14:editId="1F10991D">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AE0AA3" w:rsidRDefault="006467BA" w:rsidP="00105681">
      <w:r w:rsidRPr="00AE0AA3">
        <w:t>Subjective Numeracy Block</w:t>
      </w:r>
    </w:p>
    <w:p w14:paraId="06CD7CD4" w14:textId="106F7A4F" w:rsidR="006467BA" w:rsidRPr="00AE0AA3" w:rsidRDefault="006467BA" w:rsidP="00105681">
      <w:r w:rsidRPr="00AE0AA3">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AE0AA3">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AE0AA3">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AE0AA3">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AE0AA3">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AE0AA3">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AE0AA3">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AE0AA3">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AE0AA3" w:rsidRDefault="000606EE" w:rsidP="00105681">
      <w:r w:rsidRPr="00AE0AA3">
        <w:t>Objective Numeracy Block – Number Line Task</w:t>
      </w:r>
    </w:p>
    <w:p w14:paraId="2674E44E" w14:textId="4DA0CF28" w:rsidR="000606EE" w:rsidRPr="00AE0AA3" w:rsidRDefault="003C3732" w:rsidP="00105681">
      <w:r w:rsidRPr="00AE0AA3">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AE0AA3">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AE0AA3">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AE0AA3">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Pr="00AE0AA3" w:rsidRDefault="00CC4608" w:rsidP="00CA4B61">
      <w:pPr>
        <w:pStyle w:val="Heading3"/>
      </w:pPr>
      <w:bookmarkStart w:id="52" w:name="_Toc195620966"/>
      <w:r w:rsidRPr="00AE0AA3">
        <w:lastRenderedPageBreak/>
        <w:t>Exploratory Analyses</w:t>
      </w:r>
      <w:bookmarkEnd w:id="52"/>
    </w:p>
    <w:p w14:paraId="3EEFED1F" w14:textId="77777777" w:rsidR="00CC4608" w:rsidRPr="00AE0AA3" w:rsidRDefault="00CC4608" w:rsidP="00CC4608">
      <w:pPr>
        <w:pStyle w:val="BodyText"/>
      </w:pPr>
    </w:p>
    <w:p w14:paraId="224BB586" w14:textId="77777777"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Secondary Outcomes. Estimates of public support for each topic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AE0AA3">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 xml:space="preserve">The individual difference of Health literacy was measured using the Single Item Health Literacy Screener (SILS) developed by Morris, MacLean, Chew, and </w:t>
      </w:r>
      <w:proofErr w:type="spellStart"/>
      <w:r w:rsidRPr="00AE0AA3">
        <w:rPr>
          <w:rFonts w:eastAsia="Calibri" w:cstheme="minorHAnsi"/>
          <w:kern w:val="0"/>
          <w:szCs w:val="24"/>
          <w14:ligatures w14:val="none"/>
        </w:rPr>
        <w:t>Littenberg</w:t>
      </w:r>
      <w:proofErr w:type="spellEnd"/>
      <w:r w:rsidRPr="00AE0AA3">
        <w:rPr>
          <w:rFonts w:eastAsia="Calibri" w:cstheme="minorHAnsi"/>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AE0AA3">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AE0AA3" w:rsidRDefault="00067F13" w:rsidP="00067F13">
      <w:pPr>
        <w:spacing w:before="180" w:after="180" w:afterAutospacing="1" w:line="480" w:lineRule="auto"/>
        <w:ind w:firstLine="720"/>
        <w:rPr>
          <w:rFonts w:eastAsia="Calibri" w:cstheme="minorHAnsi"/>
          <w:kern w:val="0"/>
          <w:szCs w:val="24"/>
          <w14:ligatures w14:val="none"/>
        </w:rPr>
      </w:pPr>
      <w:r w:rsidRPr="00AE0AA3">
        <w:rPr>
          <w:rFonts w:eastAsia="Calibri" w:cstheme="minorHAnsi"/>
          <w:kern w:val="0"/>
          <w:szCs w:val="24"/>
          <w14:ligatures w14:val="none"/>
        </w:rPr>
        <w:t>We originally had a secondary hypothesis for Study 1, but given that it was about an individual difference, and we did</w:t>
      </w:r>
      <w:r w:rsidR="00422D6A" w:rsidRPr="00AE0AA3">
        <w:rPr>
          <w:rFonts w:eastAsia="Calibri" w:cstheme="minorHAnsi"/>
          <w:kern w:val="0"/>
          <w:szCs w:val="24"/>
          <w14:ligatures w14:val="none"/>
        </w:rPr>
        <w:t xml:space="preserve"> no</w:t>
      </w:r>
      <w:r w:rsidRPr="00AE0AA3">
        <w:rPr>
          <w:rFonts w:eastAsia="Calibri" w:cstheme="minorHAnsi"/>
          <w:kern w:val="0"/>
          <w:szCs w:val="24"/>
          <w14:ligatures w14:val="none"/>
        </w:rPr>
        <w:t>t have an explicit moderating hypothesis, I chose to move it here to the appendix. This second hypothesis is that the two subscales, Utilitarian (H2a) and Deontological Orientation (H2b), of the ethical standards of judgement questionnaire (ESJQ) would be significant predictors of support for these polarized issues (e.g., our hypothesis had no a-priori directional effect).</w:t>
      </w:r>
    </w:p>
    <w:p w14:paraId="684B1593" w14:textId="77777777" w:rsidR="00067F13" w:rsidRPr="00AE0AA3" w:rsidRDefault="00067F13" w:rsidP="00067F13">
      <w:pPr>
        <w:spacing w:after="100" w:afterAutospacing="1" w:line="480" w:lineRule="auto"/>
        <w:ind w:firstLine="720"/>
        <w:rPr>
          <w:rFonts w:eastAsia="Calibri" w:cstheme="minorHAnsi"/>
          <w:szCs w:val="24"/>
        </w:rPr>
      </w:pPr>
      <w:r w:rsidRPr="00AE0AA3">
        <w:rPr>
          <w:rFonts w:eastAsia="Calibri" w:cstheme="minorHAnsi"/>
          <w:szCs w:val="24"/>
        </w:rPr>
        <w:t xml:space="preserve">There was mixed support of H2a. Deontological orientation was a significant predictor of support for UHC (ß = 3.504, </w:t>
      </w:r>
      <w:r w:rsidRPr="00AE0AA3">
        <w:rPr>
          <w:rFonts w:eastAsia="Calibri" w:cstheme="minorHAnsi"/>
          <w:i/>
          <w:iCs/>
          <w:szCs w:val="24"/>
        </w:rPr>
        <w:t>p</w:t>
      </w:r>
      <w:r w:rsidRPr="00AE0AA3">
        <w:rPr>
          <w:rFonts w:eastAsia="Calibri" w:cstheme="minorHAnsi"/>
          <w:szCs w:val="24"/>
        </w:rPr>
        <w:t xml:space="preserve"> &lt; .05), where greater deontological orientation was associated with greater support for UHC but not for capital punishment (ß = 1.28,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0.423</w:t>
      </w:r>
      <w:r w:rsidRPr="00AE0AA3">
        <w:rPr>
          <w:rFonts w:eastAsia="Calibri" w:cstheme="minorHAnsi"/>
          <w:szCs w:val="24"/>
        </w:rPr>
        <w:t xml:space="preserve">) or climate change (ß = 1.03,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0.398</w:t>
      </w:r>
      <w:r w:rsidRPr="00AE0AA3">
        <w:rPr>
          <w:rFonts w:eastAsia="Calibri" w:cstheme="minorHAnsi"/>
          <w:szCs w:val="24"/>
        </w:rPr>
        <w:t xml:space="preserve">). Furthermore, there was no support for H2b; utilitarian orientation was not a significant predictor of UHC (ß = -0.470,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0.724</w:t>
      </w:r>
      <w:r w:rsidRPr="00AE0AA3">
        <w:rPr>
          <w:rFonts w:eastAsia="Calibri" w:cstheme="minorHAnsi"/>
          <w:szCs w:val="24"/>
        </w:rPr>
        <w:t xml:space="preserve">), capital punishment (ß = -1.00,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0.544</w:t>
      </w:r>
      <w:r w:rsidRPr="00AE0AA3">
        <w:rPr>
          <w:rFonts w:eastAsia="Calibri" w:cstheme="minorHAnsi"/>
          <w:szCs w:val="24"/>
        </w:rPr>
        <w:t xml:space="preserve">), or climate change (ß = 1.256,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0.316</w:t>
      </w:r>
      <w:r w:rsidRPr="00AE0AA3">
        <w:rPr>
          <w:rFonts w:eastAsia="Calibri" w:cstheme="minorHAnsi"/>
          <w:szCs w:val="24"/>
        </w:rPr>
        <w:t>).</w:t>
      </w:r>
    </w:p>
    <w:p w14:paraId="23879520" w14:textId="77777777" w:rsidR="00067F13" w:rsidRPr="00AE0AA3" w:rsidRDefault="00067F13" w:rsidP="00067F13">
      <w:pPr>
        <w:spacing w:after="100" w:afterAutospacing="1" w:line="480" w:lineRule="auto"/>
        <w:ind w:firstLine="720"/>
        <w:rPr>
          <w:rFonts w:eastAsia="Calibri" w:cstheme="minorHAnsi"/>
          <w:szCs w:val="24"/>
        </w:rPr>
      </w:pPr>
      <w:r w:rsidRPr="00AE0AA3">
        <w:rPr>
          <w:rFonts w:eastAsia="Calibri" w:cstheme="minorHAnsi"/>
          <w:szCs w:val="24"/>
        </w:rPr>
        <w:t xml:space="preserve">In addition to our planned analyses, we conducted additional </w:t>
      </w:r>
      <w:proofErr w:type="gramStart"/>
      <w:r w:rsidRPr="00AE0AA3">
        <w:rPr>
          <w:rFonts w:eastAsia="Calibri" w:cstheme="minorHAnsi"/>
          <w:szCs w:val="24"/>
        </w:rPr>
        <w:t>exploratory</w:t>
      </w:r>
      <w:proofErr w:type="gramEnd"/>
      <w:r w:rsidRPr="00AE0AA3">
        <w:rPr>
          <w:rFonts w:eastAsia="Calibri" w:cstheme="minorHAnsi"/>
          <w:szCs w:val="24"/>
        </w:rPr>
        <w:t xml:space="preserve"> analyses on the effects of the individual differences on our main outcome measure of support for [topic]. Individual differences in objective numeracy had no significant effects on support for: 1) Universal Health Care, (ß = -0.103,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Punishment, (ß = 0.390,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or 3) Climate Change, (ß = 0.335,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Additionally, individual difference in subjective numeracy had no significant effects on support for: 1) Universal Health Care, (ß = 0.558,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w:t>
      </w:r>
      <w:r w:rsidRPr="00AE0AA3">
        <w:rPr>
          <w:rFonts w:eastAsia="Calibri" w:cstheme="minorHAnsi"/>
          <w:szCs w:val="24"/>
        </w:rPr>
        <w:lastRenderedPageBreak/>
        <w:t xml:space="preserve">Punishment, (ß = 0.431,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or 3) Climate Change, (ß = -0.339,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Likewise, individual differences in health literacy had no significant effects on support for: 1) Universal Health Care, (ß = 0.313,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2) Capital Punishment, (ß = -0.620,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xml:space="preserve">); and 3) Climate Change, (ß = -0.147, </w:t>
      </w:r>
      <w:r w:rsidRPr="00AE0AA3">
        <w:rPr>
          <w:rFonts w:eastAsia="Calibri" w:cstheme="minorHAnsi"/>
          <w:i/>
          <w:iCs/>
          <w:szCs w:val="24"/>
        </w:rPr>
        <w:t>p</w:t>
      </w:r>
      <w:r w:rsidRPr="00AE0AA3">
        <w:rPr>
          <w:rFonts w:eastAsia="Calibri" w:cstheme="minorHAnsi"/>
          <w:szCs w:val="24"/>
        </w:rPr>
        <w:t xml:space="preserve"> = </w:t>
      </w:r>
      <w:r w:rsidRPr="00AE0AA3">
        <w:rPr>
          <w:rFonts w:eastAsia="Calibri" w:cstheme="minorHAnsi"/>
          <w:i/>
          <w:iCs/>
          <w:szCs w:val="24"/>
        </w:rPr>
        <w:t>NS</w:t>
      </w:r>
      <w:r w:rsidRPr="00AE0AA3">
        <w:rPr>
          <w:rFonts w:eastAsia="Calibri" w:cstheme="minorHAnsi"/>
          <w:szCs w:val="24"/>
        </w:rPr>
        <w:t>). These results indicate that individual differences in objective/subjective numeracy and health literacy were not associated with our primary outcomes.</w:t>
      </w:r>
    </w:p>
    <w:p w14:paraId="6B1872A0" w14:textId="7D3910E9" w:rsidR="003C3732" w:rsidRPr="00AE0AA3" w:rsidRDefault="003C3732" w:rsidP="003C3732">
      <w:pPr>
        <w:pStyle w:val="Heading2"/>
      </w:pPr>
      <w:bookmarkStart w:id="53" w:name="_Toc173848423"/>
      <w:bookmarkStart w:id="54" w:name="_Toc195620967"/>
      <w:r w:rsidRPr="00AE0AA3">
        <w:t>Appendix B</w:t>
      </w:r>
      <w:r w:rsidR="001A4A69" w:rsidRPr="00AE0AA3">
        <w:t xml:space="preserve"> –</w:t>
      </w:r>
      <w:r w:rsidR="00743FBF" w:rsidRPr="00AE0AA3">
        <w:t xml:space="preserve"> </w:t>
      </w:r>
      <w:r w:rsidR="001A4A69" w:rsidRPr="00AE0AA3">
        <w:t>Study 2</w:t>
      </w:r>
      <w:bookmarkEnd w:id="53"/>
      <w:bookmarkEnd w:id="54"/>
    </w:p>
    <w:p w14:paraId="4A33FB5F" w14:textId="1E3F31F6" w:rsidR="00CA4B61" w:rsidRPr="00AE0AA3" w:rsidRDefault="00CA4B61" w:rsidP="00CA4B61">
      <w:pPr>
        <w:pStyle w:val="Heading3"/>
      </w:pPr>
      <w:bookmarkStart w:id="55" w:name="_Toc195620968"/>
      <w:r w:rsidRPr="00AE0AA3">
        <w:t>Study Materials</w:t>
      </w:r>
      <w:bookmarkEnd w:id="55"/>
    </w:p>
    <w:p w14:paraId="6FFA0373" w14:textId="3AD8D7F9" w:rsidR="003C3732" w:rsidRPr="00AE0AA3" w:rsidRDefault="003C3732" w:rsidP="00CA4B61">
      <w:pPr>
        <w:pStyle w:val="Heading4"/>
      </w:pPr>
      <w:bookmarkStart w:id="56" w:name="_Toc173848424"/>
      <w:r w:rsidRPr="00AE0AA3">
        <w:t>Cover Letter</w:t>
      </w:r>
      <w:bookmarkEnd w:id="56"/>
    </w:p>
    <w:p w14:paraId="7E207A32" w14:textId="40FE902B" w:rsidR="003C3732" w:rsidRPr="00AE0AA3" w:rsidRDefault="003C3732" w:rsidP="003C3732">
      <w:r w:rsidRPr="00AE0AA3">
        <w:rPr>
          <w:b/>
          <w:bCs/>
        </w:rPr>
        <w:t>[Perspectives on Current and Past Issues]</w:t>
      </w:r>
      <w:r w:rsidRPr="00AE0AA3">
        <w:br/>
      </w:r>
      <w:r w:rsidRPr="00AE0AA3">
        <w:br/>
        <w:t>Sean X. Duan – IRB #2100125</w:t>
      </w:r>
      <w:r w:rsidRPr="00AE0AA3">
        <w:br/>
      </w:r>
      <w:r w:rsidRPr="00AE0AA3">
        <w:br/>
      </w:r>
      <w:r w:rsidRPr="00AE0AA3">
        <w:rPr>
          <w:b/>
          <w:bCs/>
        </w:rPr>
        <w:t>Key Information About the Study:</w:t>
      </w:r>
      <w:r w:rsidRPr="00AE0AA3">
        <w:br/>
      </w:r>
      <w:r w:rsidRPr="00AE0AA3">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AE0AA3">
        <w:lastRenderedPageBreak/>
        <w:t xml:space="preserve">have different moral weight. You are being asked to participate in </w:t>
      </w:r>
      <w:proofErr w:type="spellStart"/>
      <w:proofErr w:type="gramStart"/>
      <w:r w:rsidRPr="00AE0AA3">
        <w:t>a</w:t>
      </w:r>
      <w:proofErr w:type="spellEnd"/>
      <w:proofErr w:type="gramEnd"/>
      <w:r w:rsidRPr="00AE0AA3">
        <w:t xml:space="preserve"> online survey. Specifically, we will ask you to read several short essays and pamphlets.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AE0AA3">
        <w:br/>
      </w:r>
      <w:r w:rsidRPr="00AE0AA3">
        <w:br/>
      </w:r>
      <w:r w:rsidRPr="00AE0AA3">
        <w:rPr>
          <w:b/>
          <w:bCs/>
        </w:rPr>
        <w:t>What are the possible risks of participating in this study?</w:t>
      </w:r>
      <w:r w:rsidRPr="00AE0AA3">
        <w:br/>
      </w:r>
      <w:r w:rsidRPr="00AE0AA3">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w:t>
      </w:r>
      <w:r w:rsidRPr="00AE0AA3">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t>Who do I contact if I have questions or concerns?</w:t>
      </w:r>
      <w:r w:rsidRPr="00AE0AA3">
        <w:br/>
      </w:r>
      <w:r w:rsidRPr="00AE0AA3">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AE0AA3" w:rsidRDefault="003C3732" w:rsidP="00CA4B61">
      <w:pPr>
        <w:pStyle w:val="Heading4"/>
      </w:pPr>
      <w:bookmarkStart w:id="57" w:name="_Toc173848425"/>
      <w:r w:rsidRPr="00AE0AA3">
        <w:t>Debrief</w:t>
      </w:r>
      <w:bookmarkEnd w:id="57"/>
    </w:p>
    <w:p w14:paraId="1411EF9D" w14:textId="77777777" w:rsidR="003C3732" w:rsidRPr="00AE0AA3" w:rsidRDefault="003C3732" w:rsidP="003C3732">
      <w:r w:rsidRPr="00AE0AA3">
        <w:t> </w:t>
      </w:r>
    </w:p>
    <w:p w14:paraId="036EDD4E" w14:textId="64FE8A71" w:rsidR="003C3732" w:rsidRPr="00AE0AA3" w:rsidRDefault="003C3732" w:rsidP="003C3732">
      <w:r w:rsidRPr="00AE0AA3">
        <w:rPr>
          <w:b/>
          <w:bCs/>
        </w:rPr>
        <w:t>[Perspectives on Current and Past Issues]</w:t>
      </w:r>
    </w:p>
    <w:p w14:paraId="4F2CBDAC" w14:textId="77777777" w:rsidR="003C3732" w:rsidRPr="00AE0AA3" w:rsidRDefault="003C3732" w:rsidP="003C3732">
      <w:r w:rsidRPr="00AE0AA3">
        <w:br/>
        <w:t>This concludes the experiment. Thank you for participating in this study. I would like to take a few additional moments to tell you a little bit more about the research and why it is being conducted.</w:t>
      </w:r>
    </w:p>
    <w:p w14:paraId="02753C24" w14:textId="77777777" w:rsidR="003C3732" w:rsidRPr="00AE0AA3" w:rsidRDefault="003C3732" w:rsidP="003C3732">
      <w:r w:rsidRPr="00AE0AA3">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AE0AA3">
        <w:br/>
      </w:r>
      <w:r w:rsidRPr="00AE0AA3">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AE0AA3">
        <w:lastRenderedPageBreak/>
        <w:t xml:space="preserve">changed their mind, their stance could change as well! However, there are definitely some people who support abortion access because they feel deep in their </w:t>
      </w:r>
      <w:proofErr w:type="gramStart"/>
      <w:r w:rsidRPr="00AE0AA3">
        <w:t>hearts,</w:t>
      </w:r>
      <w:proofErr w:type="gramEnd"/>
      <w:r w:rsidRPr="00AE0AA3">
        <w:t xml:space="preserve"> that it is the 'right' thing to do and is worth fighting for.</w:t>
      </w:r>
      <w:r w:rsidRPr="00AE0AA3">
        <w:br/>
      </w:r>
      <w:r w:rsidRPr="00AE0AA3">
        <w:br/>
        <w:t>Interestingly enough, this could go in both directions! There are people who would care to restrict abortion access that could feel that way for all three of these reasons.</w:t>
      </w:r>
      <w:r w:rsidRPr="00AE0AA3">
        <w:br/>
      </w:r>
      <w:r w:rsidRPr="00AE0AA3">
        <w:br/>
        <w:t>Some topics are generally more 'morally loaded' than others, and certainly not everyone agrees as to what topics are even up for ethical debate.</w:t>
      </w:r>
      <w:r w:rsidRPr="00AE0AA3">
        <w:br/>
      </w:r>
      <w:r w:rsidRPr="00AE0AA3">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AE0AA3">
        <w:br/>
      </w:r>
      <w:r w:rsidRPr="00AE0AA3">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AE0AA3">
        <w:br/>
      </w:r>
      <w:r w:rsidRPr="00AE0AA3">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AE0AA3">
        <w:br/>
      </w:r>
      <w:r w:rsidRPr="00AE0AA3">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AE0AA3">
        <w:br/>
      </w:r>
      <w:r w:rsidRPr="00AE0AA3">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AE0AA3">
        <w:br/>
      </w:r>
      <w:r w:rsidRPr="00AE0AA3">
        <w:lastRenderedPageBreak/>
        <w:br/>
      </w:r>
      <w:r w:rsidRPr="00AE0AA3">
        <w:rPr>
          <w:b/>
          <w:bCs/>
        </w:rPr>
        <w:t>Thank you, specifically</w:t>
      </w:r>
      <w:r w:rsidRPr="00AE0AA3">
        <w:t> for your participation. Really, it helps out a ton! - Sean Duan</w:t>
      </w:r>
    </w:p>
    <w:p w14:paraId="5E919949" w14:textId="0F22165B" w:rsidR="003C3732" w:rsidRPr="00AE0AA3" w:rsidRDefault="003C3732" w:rsidP="003C3732">
      <w:r w:rsidRPr="00AE0AA3">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AE0AA3" w:rsidRDefault="003C3732" w:rsidP="003C3732"/>
    <w:p w14:paraId="606C4DBF" w14:textId="59552A82" w:rsidR="003C3732" w:rsidRPr="00AE0AA3" w:rsidRDefault="00CA4B61" w:rsidP="00CA4B61">
      <w:pPr>
        <w:pStyle w:val="Heading4"/>
      </w:pPr>
      <w:r w:rsidRPr="00AE0AA3">
        <w:t>Persuasive Essays (Manipulation Conditions)</w:t>
      </w:r>
    </w:p>
    <w:p w14:paraId="2AF64EF9" w14:textId="77777777" w:rsidR="003C3732" w:rsidRPr="00AE0AA3" w:rsidRDefault="003C3732" w:rsidP="003C3732"/>
    <w:p w14:paraId="20AD4776" w14:textId="06D4C0D5" w:rsidR="003C3732" w:rsidRPr="00AE0AA3" w:rsidRDefault="003C3732" w:rsidP="003C3732">
      <w:r w:rsidRPr="00AE0AA3">
        <w:t>Moral Responsibility Essay – Universal Health Care</w:t>
      </w:r>
    </w:p>
    <w:p w14:paraId="0E51DCAB" w14:textId="718E9DD6" w:rsidR="003C3732" w:rsidRPr="00AE0AA3" w:rsidRDefault="003C3732"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 xml:space="preserve">The answer is the U.S. government. The U.S. government has an obligation to fulfill its promise of life, liberty, and the pursuit of happiness. These guaranteed rights are a moral </w:t>
      </w:r>
      <w:proofErr w:type="gramStart"/>
      <w:r w:rsidRPr="00AE0AA3">
        <w:t>issue, and</w:t>
      </w:r>
      <w:proofErr w:type="gramEnd"/>
      <w:r w:rsidRPr="00AE0AA3">
        <w:t xml:space="preserve"> require good health.</w:t>
      </w:r>
      <w:r w:rsidRPr="00AE0AA3">
        <w:br/>
      </w:r>
      <w:r w:rsidRPr="00AE0AA3">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AE0AA3">
        <w:br/>
      </w:r>
      <w:r w:rsidRPr="00AE0AA3">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AE0AA3">
        <w:br/>
      </w:r>
    </w:p>
    <w:p w14:paraId="2F620501" w14:textId="24A03E78" w:rsidR="003C3732" w:rsidRPr="00AE0AA3" w:rsidRDefault="003C3732" w:rsidP="003C3732">
      <w:r w:rsidRPr="00AE0AA3">
        <w:t>Moral Responsibility Essay – Capital Punishment</w:t>
      </w:r>
    </w:p>
    <w:p w14:paraId="58AE1834" w14:textId="70C58C84" w:rsidR="003C3732" w:rsidRPr="00AE0AA3" w:rsidRDefault="003C3732"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is an ethical wrong, we should not use it.</w:t>
      </w:r>
      <w:r w:rsidRPr="00AE0AA3">
        <w:br/>
      </w:r>
      <w:r w:rsidRPr="00AE0AA3">
        <w:br/>
      </w:r>
      <w:r w:rsidRPr="00AE0AA3">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AE0AA3">
        <w:br/>
      </w:r>
      <w:r w:rsidRPr="00AE0AA3">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AE0AA3">
        <w:br/>
      </w:r>
      <w:r w:rsidRPr="00AE0AA3">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AE0AA3" w:rsidRDefault="003C3732" w:rsidP="003C3732"/>
    <w:p w14:paraId="6FBAFE98" w14:textId="3403B705" w:rsidR="003C3732" w:rsidRPr="00AE0AA3" w:rsidRDefault="003C3732" w:rsidP="003C3732">
      <w:r w:rsidRPr="00AE0AA3">
        <w:t>Moral Responsibility Essay – Exercising</w:t>
      </w:r>
    </w:p>
    <w:p w14:paraId="5FD8940D" w14:textId="174252ED" w:rsidR="003C3732" w:rsidRPr="00AE0AA3" w:rsidRDefault="003C3732"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One argument for exercise is that exercising grows moral character. Being healthy helps make connections with people. Exercise is a moral issue.</w:t>
      </w:r>
      <w:r w:rsidRPr="00AE0AA3">
        <w:br/>
      </w:r>
      <w:r w:rsidRPr="00AE0AA3">
        <w:br/>
        <w:t>America is a diverse country, and we don’t always agree. Taking care of your body is something that we can all agree on. When you exercise, you are getting healthy and living a more ethical life. Ignoring your own health and wellbeing has large moral costs.</w:t>
      </w:r>
      <w:r w:rsidRPr="00AE0AA3">
        <w:br/>
      </w:r>
      <w:r w:rsidRPr="00AE0AA3">
        <w:br/>
        <w:t xml:space="preserve">Wellness is a virtue. Exercise is good for you and </w:t>
      </w:r>
      <w:proofErr w:type="gramStart"/>
      <w:r w:rsidRPr="00AE0AA3">
        <w:t>moral</w:t>
      </w:r>
      <w:proofErr w:type="gramEnd"/>
      <w:r w:rsidRPr="00AE0AA3">
        <w:t>. Americans should increase their exercise. Exercising is important for a morally correct society.</w:t>
      </w:r>
    </w:p>
    <w:p w14:paraId="5334C666" w14:textId="77777777" w:rsidR="003C3732" w:rsidRPr="00AE0AA3" w:rsidRDefault="003C3732" w:rsidP="003C3732"/>
    <w:p w14:paraId="2821DB12" w14:textId="6D5BCBAC" w:rsidR="003C3732" w:rsidRPr="00AE0AA3" w:rsidRDefault="003C3732" w:rsidP="003C3732">
      <w:r w:rsidRPr="00AE0AA3">
        <w:t>Moral Responsibility Essay – Climate Change</w:t>
      </w:r>
    </w:p>
    <w:p w14:paraId="4D22EA42" w14:textId="49E462FC" w:rsidR="003C3732" w:rsidRPr="00AE0AA3" w:rsidRDefault="003C3732"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position is that climate change is a moral issue. Climate change affects basic human rights. </w:t>
      </w:r>
      <w:r w:rsidRPr="00AE0AA3">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AE0AA3">
        <w:br/>
      </w:r>
      <w:r w:rsidRPr="00AE0AA3">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AE0AA3" w:rsidRDefault="003C3732" w:rsidP="003C3732"/>
    <w:p w14:paraId="78498CB1" w14:textId="6F6D6595" w:rsidR="003C3732" w:rsidRPr="00AE0AA3" w:rsidRDefault="003C3732" w:rsidP="003C3732">
      <w:r w:rsidRPr="00AE0AA3">
        <w:t>Moral Piggybacking Essay – Universal Health Care</w:t>
      </w:r>
    </w:p>
    <w:p w14:paraId="4F3E723F" w14:textId="3D34D0F4" w:rsidR="003C3732" w:rsidRPr="00AE0AA3" w:rsidRDefault="00FE654B"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UHC is important because it protects the value of human life. Healthcare is fundamental for protecting human life, and all citizens can agree that human life really matters.</w:t>
      </w:r>
      <w:r w:rsidRPr="00AE0AA3">
        <w:br/>
      </w:r>
      <w:r w:rsidRPr="00AE0AA3">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AE0AA3">
        <w:br/>
      </w:r>
      <w:r w:rsidRPr="00AE0AA3">
        <w:br/>
        <w:t xml:space="preserve">Good health </w:t>
      </w:r>
      <w:proofErr w:type="gramStart"/>
      <w:r w:rsidRPr="00AE0AA3">
        <w:t>has</w:t>
      </w:r>
      <w:proofErr w:type="gramEnd"/>
      <w:r w:rsidRPr="00AE0AA3">
        <w:t xml:space="preserve"> </w:t>
      </w:r>
      <w:proofErr w:type="gramStart"/>
      <w:r w:rsidRPr="00AE0AA3">
        <w:t>no</w:t>
      </w:r>
      <w:proofErr w:type="gramEnd"/>
      <w:r w:rsidRPr="00AE0AA3">
        <w:t xml:space="preserve"> equivalent. You can choose not to replace a broken phone. However, skipping chemotherapy for cancer is unacceptable if we value lives.</w:t>
      </w:r>
      <w:r w:rsidRPr="00AE0AA3">
        <w:br/>
      </w:r>
      <w:r w:rsidRPr="00AE0AA3">
        <w:br/>
        <w:t>Healthcare is expensive. Even hard-working Americans can struggle to get healthcare. Lives have real value. To protect American lives, we need UHC.</w:t>
      </w:r>
      <w:r w:rsidRPr="00AE0AA3">
        <w:br/>
      </w:r>
    </w:p>
    <w:p w14:paraId="6BFABCBB" w14:textId="2026C148" w:rsidR="00FE654B" w:rsidRPr="00AE0AA3" w:rsidRDefault="00FE654B" w:rsidP="003C3732">
      <w:r w:rsidRPr="00AE0AA3">
        <w:t>Moral Piggybacking Essay – Capital Punishment</w:t>
      </w:r>
    </w:p>
    <w:p w14:paraId="4DF4532C" w14:textId="523EC404" w:rsidR="00FE654B" w:rsidRPr="00AE0AA3" w:rsidRDefault="00FE654B"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reduces the value of life, we should not use it.</w:t>
      </w:r>
      <w:r w:rsidRPr="00AE0AA3">
        <w:br/>
      </w:r>
      <w:r w:rsidRPr="00AE0AA3">
        <w:br/>
      </w:r>
      <w:r w:rsidRPr="00AE0AA3">
        <w:lastRenderedPageBreak/>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AE0AA3">
        <w:t>guilty</w:t>
      </w:r>
      <w:proofErr w:type="gramEnd"/>
      <w:r w:rsidRPr="00AE0AA3">
        <w:t xml:space="preserve"> is not worth decreasing the value of human life. Harming others is not the goal of 'justice'. Abandoning the principles of sanctity of life is a slippery slope. Easily leading to sacrificing human lives and safety for profit.</w:t>
      </w:r>
      <w:r w:rsidRPr="00AE0AA3">
        <w:br/>
      </w:r>
      <w:r w:rsidRPr="00AE0AA3">
        <w:br/>
        <w:t xml:space="preserve">If protecting life is ethically important, then we cannot support the death penalty. Society bears large moral costs in doing so. The state-sanctioned ending of </w:t>
      </w:r>
      <w:proofErr w:type="gramStart"/>
      <w:r w:rsidRPr="00AE0AA3">
        <w:t>lives</w:t>
      </w:r>
      <w:proofErr w:type="gramEnd"/>
      <w:r w:rsidRPr="00AE0AA3">
        <w:t xml:space="preserve">, regardless of </w:t>
      </w:r>
      <w:proofErr w:type="gramStart"/>
      <w:r w:rsidRPr="00AE0AA3">
        <w:t>the life</w:t>
      </w:r>
      <w:proofErr w:type="gramEnd"/>
      <w:r w:rsidRPr="00AE0AA3">
        <w:t>, is ethically unacceptable. America needs to move past the usage of capital punishment.</w:t>
      </w:r>
    </w:p>
    <w:p w14:paraId="773C76AA" w14:textId="77777777" w:rsidR="00FE654B" w:rsidRPr="00AE0AA3" w:rsidRDefault="00FE654B" w:rsidP="003C3732"/>
    <w:p w14:paraId="7A33E4A0" w14:textId="0E177869" w:rsidR="00FE654B" w:rsidRPr="00AE0AA3" w:rsidRDefault="00FE654B" w:rsidP="003C3732">
      <w:r w:rsidRPr="00AE0AA3">
        <w:t>Moral Piggybacking Essay – Exercising</w:t>
      </w:r>
    </w:p>
    <w:p w14:paraId="493CE755" w14:textId="59125921" w:rsidR="00FE654B" w:rsidRPr="00AE0AA3" w:rsidRDefault="00FE654B"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AE0AA3">
        <w:t>values</w:t>
      </w:r>
      <w:proofErr w:type="gramEnd"/>
      <w:r w:rsidRPr="00AE0AA3">
        <w:t xml:space="preserve"> as well. Nobody wants to be lazy and unproductive! Exercise helps fight both of these. Keeping this </w:t>
      </w:r>
      <w:proofErr w:type="gramStart"/>
      <w:r w:rsidRPr="00AE0AA3">
        <w:t>all in</w:t>
      </w:r>
      <w:proofErr w:type="gramEnd"/>
      <w:r w:rsidRPr="00AE0AA3">
        <w:t xml:space="preserve"> mind, exercise leads to a better and more moral life.</w:t>
      </w:r>
      <w:r w:rsidRPr="00AE0AA3">
        <w:br/>
      </w:r>
      <w:r w:rsidRPr="00AE0AA3">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AE0AA3" w:rsidRDefault="00FE654B" w:rsidP="003C3732"/>
    <w:p w14:paraId="6E4325AC" w14:textId="08FC508C" w:rsidR="00FE654B" w:rsidRPr="00AE0AA3" w:rsidRDefault="00FE654B" w:rsidP="003C3732">
      <w:r w:rsidRPr="00AE0AA3">
        <w:t>Moral Piggybacking Essay – Climate Change</w:t>
      </w:r>
    </w:p>
    <w:p w14:paraId="4E49642A" w14:textId="718311ED" w:rsidR="00FE654B" w:rsidRPr="00AE0AA3" w:rsidRDefault="00FE654B"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AE0AA3">
        <w:br/>
      </w:r>
      <w:r w:rsidRPr="00AE0AA3">
        <w:br/>
      </w:r>
      <w:r w:rsidRPr="00AE0AA3">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AE0AA3" w:rsidRDefault="00FE654B" w:rsidP="003C3732"/>
    <w:p w14:paraId="61839FE3" w14:textId="5A562113" w:rsidR="00FE654B" w:rsidRPr="00AE0AA3" w:rsidRDefault="00FE654B" w:rsidP="003C3732">
      <w:r w:rsidRPr="00AE0AA3">
        <w:t>Pragmatic/Practical Essay – Universal Health Care</w:t>
      </w:r>
    </w:p>
    <w:p w14:paraId="67FAF58C" w14:textId="6A3161B5" w:rsidR="00FE654B" w:rsidRPr="00AE0AA3" w:rsidRDefault="00FE654B"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AE0AA3">
        <w:br/>
      </w:r>
      <w:r w:rsidRPr="00AE0AA3">
        <w:br/>
        <w:t xml:space="preserve">More healthcare coverage helps American citizens directly. UHC leads to lower healthcare costs, lower </w:t>
      </w:r>
      <w:proofErr w:type="gramStart"/>
      <w:r w:rsidRPr="00AE0AA3">
        <w:t>infant</w:t>
      </w:r>
      <w:proofErr w:type="gramEnd"/>
      <w:r w:rsidRPr="00AE0AA3">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AE0AA3">
        <w:br/>
      </w:r>
      <w:r w:rsidRPr="00AE0AA3">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AE0AA3">
        <w:t>life-span</w:t>
      </w:r>
      <w:proofErr w:type="gramEnd"/>
      <w:r w:rsidRPr="00AE0AA3">
        <w:t xml:space="preserve"> and a greater quality of life.</w:t>
      </w:r>
      <w:r w:rsidRPr="00AE0AA3">
        <w:br/>
      </w:r>
    </w:p>
    <w:p w14:paraId="337B984A" w14:textId="3B0250A4" w:rsidR="00FE654B" w:rsidRPr="00AE0AA3" w:rsidRDefault="00FE654B" w:rsidP="003C3732">
      <w:r w:rsidRPr="00AE0AA3">
        <w:t>Pragmatic/Practical Essay – Capital Punishment</w:t>
      </w:r>
    </w:p>
    <w:p w14:paraId="3CC4C613" w14:textId="09881040" w:rsidR="00FE654B" w:rsidRPr="00AE0AA3" w:rsidRDefault="00FE654B" w:rsidP="003C3732">
      <w:r w:rsidRPr="00AE0AA3">
        <w:rPr>
          <w:b/>
          <w:bCs/>
        </w:rPr>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that because capital punishment doesn’t make economic sense, we should not use it.</w:t>
      </w:r>
      <w:r w:rsidRPr="00AE0AA3">
        <w:br/>
      </w:r>
      <w:r w:rsidRPr="00AE0AA3">
        <w:br/>
        <w:t xml:space="preserve">Capital punishment in America is expensive. Capital punishment cases need over twice as many hearings and court filings (20 and 65, as opposed to 10 and 29). Sentencing also takes a lot </w:t>
      </w:r>
      <w:r w:rsidRPr="00AE0AA3">
        <w:lastRenderedPageBreak/>
        <w:t xml:space="preserve">longer. Capital punishment cases need about 200 days more than </w:t>
      </w:r>
      <w:proofErr w:type="gramStart"/>
      <w:r w:rsidRPr="00AE0AA3">
        <w:t>other,</w:t>
      </w:r>
      <w:proofErr w:type="gramEnd"/>
      <w:r w:rsidRPr="00AE0AA3">
        <w:t xml:space="preserve"> similar cases. Our justice system cannot handle this inflated burden.</w:t>
      </w:r>
      <w:r w:rsidRPr="00AE0AA3">
        <w:br/>
      </w:r>
      <w:r w:rsidRPr="00AE0AA3">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AE0AA3">
        <w:br/>
      </w:r>
      <w:r w:rsidRPr="00AE0AA3">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AE0AA3" w:rsidRDefault="00FE654B" w:rsidP="003C3732"/>
    <w:p w14:paraId="659FDEAF" w14:textId="1F02D984" w:rsidR="00FE654B" w:rsidRPr="00AE0AA3" w:rsidRDefault="00FE654B" w:rsidP="003C3732">
      <w:r w:rsidRPr="00AE0AA3">
        <w:t>Pragmatic/Practical Essay – Exercising</w:t>
      </w:r>
    </w:p>
    <w:p w14:paraId="648727C7" w14:textId="77777777" w:rsidR="00FE654B" w:rsidRPr="00AE0AA3" w:rsidRDefault="00FE654B" w:rsidP="003C3732"/>
    <w:p w14:paraId="2512E150" w14:textId="0292C0B1" w:rsidR="00FE654B" w:rsidRPr="00AE0AA3" w:rsidRDefault="00FE654B"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AE0AA3">
        <w:t>Youtube</w:t>
      </w:r>
      <w:proofErr w:type="spellEnd"/>
      <w:r w:rsidRPr="00AE0AA3">
        <w:t xml:space="preserve"> has easy tutorials. Even using the stairs can help a little bit. Exercise is very practical.</w:t>
      </w:r>
      <w:r w:rsidRPr="00AE0AA3">
        <w:br/>
      </w:r>
      <w:r w:rsidRPr="00AE0AA3">
        <w:br/>
        <w:t>America is a diverse country, and we don’t agree on everything. Living longer is one thing we can all appreciate. You can live longer by exercising! Exercise reduces risk of death per year about 20-35%.</w:t>
      </w:r>
      <w:r w:rsidRPr="00AE0AA3">
        <w:br/>
      </w:r>
      <w:r w:rsidRPr="00AE0AA3">
        <w:br/>
        <w:t>Exercise is very practical and has obvious benefits. Exercise is for everyone, not just athletes or the rich. Thus, Americans should exercise more.</w:t>
      </w:r>
    </w:p>
    <w:p w14:paraId="627A565C" w14:textId="77777777" w:rsidR="00FE654B" w:rsidRPr="00AE0AA3" w:rsidRDefault="00FE654B" w:rsidP="003C3732"/>
    <w:p w14:paraId="394A4D6E" w14:textId="5032CEA1" w:rsidR="00FE654B" w:rsidRPr="00AE0AA3" w:rsidRDefault="00FE654B" w:rsidP="003C3732">
      <w:r w:rsidRPr="00AE0AA3">
        <w:t>Pragmatic/Practical Essay – Climate Change</w:t>
      </w:r>
    </w:p>
    <w:p w14:paraId="2047BC12" w14:textId="539A3B00" w:rsidR="00FE654B" w:rsidRPr="00AE0AA3" w:rsidRDefault="00FE654B" w:rsidP="003C3732">
      <w:r w:rsidRPr="00AE0AA3">
        <w:rPr>
          <w:b/>
          <w:bCs/>
        </w:rPr>
        <w:t>[Climate Change]</w:t>
      </w:r>
      <w:r w:rsidRPr="00AE0AA3">
        <w:br/>
      </w:r>
      <w:r w:rsidRPr="00AE0AA3">
        <w:br/>
      </w:r>
      <w:r w:rsidRPr="00AE0AA3">
        <w:lastRenderedPageBreak/>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perspective is the economic impact. Excess carbon costs about $51 per ton, in the form of reduced air and water quality, and extreme weather events. Carbon taxes in America set at $25 per ton </w:t>
      </w:r>
      <w:proofErr w:type="gramStart"/>
      <w:r w:rsidRPr="00AE0AA3">
        <w:t>leads</w:t>
      </w:r>
      <w:proofErr w:type="gramEnd"/>
      <w:r w:rsidRPr="00AE0AA3">
        <w:t xml:space="preserve"> to an estimated reduction of 10.5 gigatons of carbon per year. This $26 per ton net savings would result in $273 billion extra per year in the US economy. Reducing climate impact leads to a stronger economy.</w:t>
      </w:r>
      <w:r w:rsidRPr="00AE0AA3">
        <w:br/>
      </w:r>
      <w:r w:rsidRPr="00AE0AA3">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AE0AA3" w:rsidRDefault="005F6B21" w:rsidP="003C3732"/>
    <w:p w14:paraId="450FBB87" w14:textId="49ADADB5" w:rsidR="005F6B21" w:rsidRPr="00AE0AA3" w:rsidRDefault="005F6B21" w:rsidP="003C3732">
      <w:r w:rsidRPr="00AE0AA3">
        <w:t>Personal/Hedonic Essay – Universal Health Care</w:t>
      </w:r>
    </w:p>
    <w:p w14:paraId="270F4A10" w14:textId="085E8559" w:rsidR="00E33BC4" w:rsidRPr="00AE0AA3" w:rsidRDefault="00E33BC4" w:rsidP="003C3732">
      <w:r w:rsidRPr="00AE0AA3">
        <w:rPr>
          <w:b/>
          <w:bCs/>
        </w:rPr>
        <w:t>[Universal Health Care]</w:t>
      </w:r>
      <w:r w:rsidRPr="00AE0AA3">
        <w:br/>
      </w:r>
      <w:r w:rsidRPr="00AE0AA3">
        <w:br/>
        <w:t>Some countries guarantee healthcare to all citizens for free through Universal Health Care (UHC). Just guaranteeing UHC through the law isn’t enough though. The big question is, who will pay for UHC?</w:t>
      </w:r>
      <w:r w:rsidRPr="00AE0AA3">
        <w:br/>
      </w:r>
      <w:r w:rsidRPr="00AE0AA3">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AE0AA3">
        <w:t>trip, or</w:t>
      </w:r>
      <w:proofErr w:type="gramEnd"/>
      <w:r w:rsidRPr="00AE0AA3">
        <w:t xml:space="preserve"> hiking in a national park is much more relaxing, and your costs are covered if you hurt yourself.</w:t>
      </w:r>
      <w:r w:rsidRPr="00AE0AA3">
        <w:br/>
      </w:r>
      <w:r w:rsidRPr="00AE0AA3">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AE0AA3">
        <w:br/>
      </w:r>
      <w:r w:rsidRPr="00AE0AA3">
        <w:br/>
        <w:t>Directly helping ordinary Americans is a significant part of why UHC matters. American citizens should demand UHC from their government. That way, you can benefit from more money in your own pocket, and an increased quality of life.</w:t>
      </w:r>
      <w:r w:rsidRPr="00AE0AA3">
        <w:br/>
      </w:r>
    </w:p>
    <w:p w14:paraId="31F96A14" w14:textId="7ADB93D9" w:rsidR="00E33BC4" w:rsidRPr="00AE0AA3" w:rsidRDefault="00E33BC4" w:rsidP="003C3732">
      <w:r w:rsidRPr="00AE0AA3">
        <w:t>Personal/Hedonic Essay – Capital Punishment</w:t>
      </w:r>
    </w:p>
    <w:p w14:paraId="7BC16153" w14:textId="0D1E7965" w:rsidR="00E33BC4" w:rsidRPr="00AE0AA3" w:rsidRDefault="00E33BC4" w:rsidP="003C3732">
      <w:r w:rsidRPr="00AE0AA3">
        <w:rPr>
          <w:b/>
          <w:bCs/>
        </w:rPr>
        <w:lastRenderedPageBreak/>
        <w:t>[Capital Punishment]</w:t>
      </w:r>
      <w:r w:rsidRPr="00AE0AA3">
        <w:br/>
      </w:r>
      <w:r w:rsidRPr="00AE0AA3">
        <w:br/>
        <w:t>In many countries, killing is used as punishment for a crime. This is known as capital punishment (or the death penalty). Should capital punishment be used in America?</w:t>
      </w:r>
      <w:r w:rsidRPr="00AE0AA3">
        <w:br/>
      </w:r>
      <w:r w:rsidRPr="00AE0AA3">
        <w:br/>
        <w:t>Many believe because capital punishment doesn’t benefit themselves, we should not use it.</w:t>
      </w:r>
      <w:r w:rsidRPr="00AE0AA3">
        <w:br/>
      </w:r>
      <w:r w:rsidRPr="00AE0AA3">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AE0AA3">
        <w:br/>
      </w:r>
      <w:r w:rsidRPr="00AE0AA3">
        <w:br/>
        <w:t xml:space="preserve">The average American does not benefit from execution compared to life imprisonment. Execution leads to higher </w:t>
      </w:r>
      <w:proofErr w:type="gramStart"/>
      <w:r w:rsidRPr="00AE0AA3">
        <w:t>taxes .</w:t>
      </w:r>
      <w:proofErr w:type="gramEnd"/>
      <w:r w:rsidRPr="00AE0AA3">
        <w:t xml:space="preserve"> Overall, capital punishment doesn’t help anybody -- including you. America needs to move past the usage of capital punishment.</w:t>
      </w:r>
    </w:p>
    <w:p w14:paraId="0FF6C287" w14:textId="77777777" w:rsidR="00E33BC4" w:rsidRPr="00AE0AA3" w:rsidRDefault="00E33BC4" w:rsidP="003C3732"/>
    <w:p w14:paraId="4EC23836" w14:textId="176EDE73" w:rsidR="00E33BC4" w:rsidRPr="00AE0AA3" w:rsidRDefault="00E33BC4" w:rsidP="003C3732">
      <w:r w:rsidRPr="00AE0AA3">
        <w:t>Personal/Hedonic Essay – Exercising</w:t>
      </w:r>
    </w:p>
    <w:p w14:paraId="4B84657F" w14:textId="5F230861" w:rsidR="00E33BC4" w:rsidRPr="00AE0AA3" w:rsidRDefault="00E33BC4" w:rsidP="003C3732">
      <w:r w:rsidRPr="00AE0AA3">
        <w:rPr>
          <w:b/>
          <w:bCs/>
        </w:rPr>
        <w:t>[Exercising]</w:t>
      </w:r>
      <w:r w:rsidRPr="00AE0AA3">
        <w:br/>
      </w:r>
      <w:r w:rsidRPr="00AE0AA3">
        <w:br/>
        <w:t>Activities for physical fitness are known as exercise. One problem is that over 45% of American adults do not get enough exercise. Should Americans exercise more?</w:t>
      </w:r>
      <w:r w:rsidRPr="00AE0AA3">
        <w:br/>
      </w:r>
      <w:r w:rsidRPr="00AE0AA3">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AE0AA3">
        <w:br/>
      </w:r>
      <w:r w:rsidRPr="00AE0AA3">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AE0AA3">
        <w:br/>
      </w:r>
      <w:r w:rsidRPr="00AE0AA3">
        <w:br/>
        <w:t>Exercise can really improve your own quality of life. Americans should indeed take steps to increase their exercise, as this leads to better financial and mental health.</w:t>
      </w:r>
    </w:p>
    <w:p w14:paraId="612D0DDA" w14:textId="77777777" w:rsidR="00E33BC4" w:rsidRPr="00AE0AA3" w:rsidRDefault="00E33BC4" w:rsidP="003C3732"/>
    <w:p w14:paraId="038C148D" w14:textId="28D8A46D" w:rsidR="00E33BC4" w:rsidRPr="00AE0AA3" w:rsidRDefault="00E33BC4" w:rsidP="003C3732">
      <w:r w:rsidRPr="00AE0AA3">
        <w:t>Personal/Hedonic Essay – Climate Change</w:t>
      </w:r>
    </w:p>
    <w:p w14:paraId="24D95FA9" w14:textId="6A2926E3" w:rsidR="00E33BC4" w:rsidRPr="00AE0AA3" w:rsidRDefault="00E33BC4" w:rsidP="003C3732">
      <w:r w:rsidRPr="00AE0AA3">
        <w:rPr>
          <w:b/>
          <w:bCs/>
        </w:rPr>
        <w:t>[Climate Change]</w:t>
      </w:r>
      <w:r w:rsidRPr="00AE0AA3">
        <w:br/>
      </w:r>
      <w:r w:rsidRPr="00AE0AA3">
        <w:br/>
        <w:t>Climate change is the process of our planet heating up. Some of this is due to normal processes like summertime, or volcanos. Most climate change is due to burning oil, gas, or coal. Should Americans reduce their climate impact?</w:t>
      </w:r>
      <w:r w:rsidRPr="00AE0AA3">
        <w:br/>
      </w:r>
      <w:r w:rsidRPr="00AE0AA3">
        <w:br/>
        <w:t xml:space="preserve">One perspective is how climate change affects you directly. Millions of premature deaths occur every year due to air pollution. Nobody wants to live in a place where the air smells awful </w:t>
      </w:r>
      <w:proofErr w:type="gramStart"/>
      <w:r w:rsidRPr="00AE0AA3">
        <w:t>and</w:t>
      </w:r>
      <w:proofErr w:type="gramEnd"/>
      <w:r w:rsidRPr="00AE0AA3">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AE0AA3">
        <w:br/>
      </w:r>
      <w:r w:rsidRPr="00AE0AA3">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AE0AA3" w:rsidRDefault="005F6B21" w:rsidP="003C3732"/>
    <w:p w14:paraId="082E47BD" w14:textId="5C00E027" w:rsidR="003C3732" w:rsidRPr="00AE0AA3" w:rsidRDefault="003C3732" w:rsidP="00CA4B61">
      <w:pPr>
        <w:pStyle w:val="Heading4"/>
      </w:pPr>
      <w:bookmarkStart w:id="58" w:name="_Toc173848427"/>
      <w:r w:rsidRPr="00AE0AA3">
        <w:t>Measures</w:t>
      </w:r>
      <w:bookmarkEnd w:id="58"/>
    </w:p>
    <w:p w14:paraId="1FB7994C" w14:textId="6A087671" w:rsidR="00B14020" w:rsidRPr="00AE0AA3" w:rsidRDefault="00B14020" w:rsidP="00B14020"/>
    <w:p w14:paraId="6DFCC1C3" w14:textId="29F65E4F" w:rsidR="00B14020" w:rsidRPr="00AE0AA3" w:rsidRDefault="00B14020" w:rsidP="00B14020">
      <w:r w:rsidRPr="00AE0AA3">
        <w:t>Openness to Belief Change on [Topic] – Example item for UHC</w:t>
      </w:r>
    </w:p>
    <w:p w14:paraId="12ED1661" w14:textId="1A3DB901" w:rsidR="00B14020" w:rsidRPr="00AE0AA3" w:rsidRDefault="00B14020" w:rsidP="00B14020">
      <w:r w:rsidRPr="00AE0AA3">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AE0AA3" w:rsidRDefault="00F91160" w:rsidP="00B14020">
      <w:r w:rsidRPr="00AE0AA3">
        <w:t>Moral conviction on [Topic] – Example item for UHC</w:t>
      </w:r>
    </w:p>
    <w:p w14:paraId="40EF4865" w14:textId="0E997EEF" w:rsidR="00F91160" w:rsidRPr="00AE0AA3" w:rsidRDefault="00F91160" w:rsidP="00B14020">
      <w:r w:rsidRPr="00AE0AA3">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AE0AA3" w:rsidRDefault="00F91160" w:rsidP="00B14020">
      <w:r w:rsidRPr="00AE0AA3">
        <w:t>Persuasiveness of Essay on [Topic] - Example item for UHC</w:t>
      </w:r>
    </w:p>
    <w:p w14:paraId="2F260098" w14:textId="2F4B5995" w:rsidR="009F4E7A" w:rsidRPr="00AE0AA3" w:rsidRDefault="00F91160" w:rsidP="009F4E7A">
      <w:r w:rsidRPr="00AE0AA3">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9" w:name="_Toc173848428"/>
    </w:p>
    <w:p w14:paraId="4C4FDFD9" w14:textId="5AD00E16" w:rsidR="009F4E7A" w:rsidRPr="00AE0AA3" w:rsidRDefault="009F4E7A" w:rsidP="009F4E7A">
      <w:r w:rsidRPr="00AE0AA3">
        <w:br w:type="page"/>
      </w:r>
    </w:p>
    <w:p w14:paraId="5525E75E" w14:textId="21F419DB" w:rsidR="009F4E7A" w:rsidRPr="00AE0AA3" w:rsidRDefault="009F4E7A" w:rsidP="009F4E7A">
      <w:pPr>
        <w:pStyle w:val="Heading3"/>
      </w:pPr>
      <w:bookmarkStart w:id="60" w:name="_Toc195620969"/>
      <w:r w:rsidRPr="00AE0AA3">
        <w:lastRenderedPageBreak/>
        <w:t>Exploratory Analyses</w:t>
      </w:r>
      <w:bookmarkEnd w:id="60"/>
    </w:p>
    <w:p w14:paraId="0EF52EF1" w14:textId="77777777" w:rsidR="009F4E7A" w:rsidRPr="00AE0AA3" w:rsidRDefault="009F4E7A" w:rsidP="009F4E7A"/>
    <w:p w14:paraId="077180A1" w14:textId="77777777" w:rsidR="009F4E7A" w:rsidRPr="00AE0AA3" w:rsidRDefault="009F4E7A" w:rsidP="00B176E4">
      <w:pPr>
        <w:spacing w:after="100" w:afterAutospacing="1" w:line="480" w:lineRule="auto"/>
        <w:ind w:firstLine="720"/>
        <w:rPr>
          <w:rFonts w:eastAsia="Calibri" w:cstheme="minorHAnsi"/>
          <w:szCs w:val="24"/>
        </w:rPr>
      </w:pPr>
      <w:r w:rsidRPr="00AE0AA3">
        <w:rPr>
          <w:rFonts w:eastAsia="Calibri" w:cstheme="minorHAnsi"/>
          <w:szCs w:val="24"/>
        </w:rPr>
        <w:t>In addition to our planned analyses, we also wanted to determine if our moral conviction manipulation had an effect on support for each topic. Our moral conviction manipulation had no main effect on support for: 1) UHC, (</w:t>
      </w:r>
      <w:r w:rsidRPr="00AE0AA3">
        <w:rPr>
          <w:rFonts w:eastAsia="Calibri" w:cstheme="minorHAnsi"/>
          <w:i/>
          <w:iCs/>
          <w:szCs w:val="24"/>
        </w:rPr>
        <w:t>F</w:t>
      </w:r>
      <w:r w:rsidRPr="00AE0AA3">
        <w:rPr>
          <w:rFonts w:eastAsia="Calibri" w:cstheme="minorHAnsi"/>
          <w:szCs w:val="24"/>
        </w:rPr>
        <w:t xml:space="preserve"> (4, 198) = 0.235, </w:t>
      </w:r>
      <w:r w:rsidRPr="00AE0AA3">
        <w:rPr>
          <w:rFonts w:eastAsia="Calibri" w:cstheme="minorHAnsi"/>
          <w:i/>
          <w:iCs/>
          <w:szCs w:val="24"/>
        </w:rPr>
        <w:t>p</w:t>
      </w:r>
      <w:r w:rsidRPr="00AE0AA3">
        <w:rPr>
          <w:rFonts w:eastAsia="Calibri" w:cstheme="minorHAnsi"/>
          <w:szCs w:val="24"/>
        </w:rPr>
        <w:t xml:space="preserve"> = 0.918); 2) capital punishment, (</w:t>
      </w:r>
      <w:r w:rsidRPr="00AE0AA3">
        <w:rPr>
          <w:rFonts w:eastAsia="Calibri" w:cstheme="minorHAnsi"/>
          <w:i/>
          <w:iCs/>
          <w:szCs w:val="24"/>
        </w:rPr>
        <w:t>F</w:t>
      </w:r>
      <w:r w:rsidRPr="00AE0AA3">
        <w:rPr>
          <w:rFonts w:eastAsia="Calibri" w:cstheme="minorHAnsi"/>
          <w:szCs w:val="24"/>
        </w:rPr>
        <w:t xml:space="preserve"> (4, 201) = 0.901, </w:t>
      </w:r>
      <w:r w:rsidRPr="00AE0AA3">
        <w:rPr>
          <w:rFonts w:eastAsia="Calibri" w:cstheme="minorHAnsi"/>
          <w:i/>
          <w:iCs/>
          <w:szCs w:val="24"/>
        </w:rPr>
        <w:t>p</w:t>
      </w:r>
      <w:r w:rsidRPr="00AE0AA3">
        <w:rPr>
          <w:rFonts w:eastAsia="Calibri" w:cstheme="minorHAnsi"/>
          <w:szCs w:val="24"/>
        </w:rPr>
        <w:t xml:space="preserve"> = 0.464); 3) climate change, (</w:t>
      </w:r>
      <w:r w:rsidRPr="00AE0AA3">
        <w:rPr>
          <w:rFonts w:eastAsia="Calibri" w:cstheme="minorHAnsi"/>
          <w:i/>
          <w:iCs/>
          <w:szCs w:val="24"/>
        </w:rPr>
        <w:t>F</w:t>
      </w:r>
      <w:r w:rsidRPr="00AE0AA3">
        <w:rPr>
          <w:rFonts w:eastAsia="Calibri" w:cstheme="minorHAnsi"/>
          <w:szCs w:val="24"/>
        </w:rPr>
        <w:t xml:space="preserve"> (4, 199) = 0.364, </w:t>
      </w:r>
      <w:r w:rsidRPr="00AE0AA3">
        <w:rPr>
          <w:rFonts w:eastAsia="Calibri" w:cstheme="minorHAnsi"/>
          <w:i/>
          <w:iCs/>
          <w:szCs w:val="24"/>
        </w:rPr>
        <w:t>p</w:t>
      </w:r>
      <w:r w:rsidRPr="00AE0AA3">
        <w:rPr>
          <w:rFonts w:eastAsia="Calibri" w:cstheme="minorHAnsi"/>
          <w:szCs w:val="24"/>
        </w:rPr>
        <w:t xml:space="preserve"> = 0.834); or 4) exercise, (</w:t>
      </w:r>
      <w:r w:rsidRPr="00AE0AA3">
        <w:rPr>
          <w:rFonts w:eastAsia="Calibri" w:cstheme="minorHAnsi"/>
          <w:i/>
          <w:iCs/>
          <w:szCs w:val="24"/>
        </w:rPr>
        <w:t>F</w:t>
      </w:r>
      <w:r w:rsidRPr="00AE0AA3">
        <w:rPr>
          <w:rFonts w:eastAsia="Calibri" w:cstheme="minorHAnsi"/>
          <w:szCs w:val="24"/>
        </w:rPr>
        <w:t xml:space="preserve"> (4, 200) = 1.442, </w:t>
      </w:r>
      <w:r w:rsidRPr="00AE0AA3">
        <w:rPr>
          <w:rFonts w:eastAsia="Calibri" w:cstheme="minorHAnsi"/>
          <w:i/>
          <w:iCs/>
          <w:szCs w:val="24"/>
        </w:rPr>
        <w:t>p</w:t>
      </w:r>
      <w:r w:rsidRPr="00AE0AA3">
        <w:rPr>
          <w:rFonts w:eastAsia="Calibri" w:cstheme="minorHAnsi"/>
          <w:szCs w:val="24"/>
        </w:rPr>
        <w:t xml:space="preserve"> = 0.222). However, there was a significant main effect of openness to belief change on support for UHC (</w:t>
      </w:r>
      <w:r w:rsidRPr="00AE0AA3">
        <w:rPr>
          <w:rFonts w:eastAsia="Calibri" w:cstheme="minorHAnsi"/>
          <w:i/>
          <w:iCs/>
          <w:szCs w:val="24"/>
        </w:rPr>
        <w:t>F</w:t>
      </w:r>
      <w:r w:rsidRPr="00AE0AA3">
        <w:rPr>
          <w:rFonts w:eastAsia="Calibri" w:cstheme="minorHAnsi"/>
          <w:szCs w:val="24"/>
        </w:rPr>
        <w:t xml:space="preserve"> (1, 198) = 6.825, </w:t>
      </w:r>
      <w:r w:rsidRPr="00AE0AA3">
        <w:rPr>
          <w:rFonts w:eastAsia="Calibri" w:cstheme="minorHAnsi"/>
          <w:i/>
          <w:iCs/>
          <w:szCs w:val="24"/>
        </w:rPr>
        <w:t>p</w:t>
      </w:r>
      <w:r w:rsidRPr="00AE0AA3">
        <w:rPr>
          <w:rFonts w:eastAsia="Calibri" w:cstheme="minorHAnsi"/>
          <w:szCs w:val="24"/>
        </w:rPr>
        <w:t xml:space="preserve"> &lt; .001) and exercise (</w:t>
      </w:r>
      <w:r w:rsidRPr="00AE0AA3">
        <w:rPr>
          <w:rFonts w:eastAsia="Calibri" w:cstheme="minorHAnsi"/>
          <w:i/>
          <w:iCs/>
          <w:szCs w:val="24"/>
        </w:rPr>
        <w:t>F</w:t>
      </w:r>
      <w:r w:rsidRPr="00AE0AA3">
        <w:rPr>
          <w:rFonts w:eastAsia="Calibri" w:cstheme="minorHAnsi"/>
          <w:szCs w:val="24"/>
        </w:rPr>
        <w:t xml:space="preserve"> (1, 200) = 2.819, </w:t>
      </w:r>
      <w:r w:rsidRPr="00AE0AA3">
        <w:rPr>
          <w:rFonts w:eastAsia="Calibri" w:cstheme="minorHAnsi"/>
          <w:i/>
          <w:iCs/>
          <w:szCs w:val="24"/>
        </w:rPr>
        <w:t>p</w:t>
      </w:r>
      <w:r w:rsidRPr="00AE0AA3">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AE0AA3">
        <w:rPr>
          <w:rFonts w:eastAsia="Calibri" w:cstheme="minorHAnsi"/>
          <w:i/>
          <w:iCs/>
          <w:szCs w:val="24"/>
        </w:rPr>
        <w:t>F</w:t>
      </w:r>
      <w:r w:rsidRPr="00AE0AA3">
        <w:rPr>
          <w:rFonts w:eastAsia="Calibri" w:cstheme="minorHAnsi"/>
          <w:szCs w:val="24"/>
        </w:rPr>
        <w:t xml:space="preserve"> (4, 198) = 3.924, </w:t>
      </w:r>
      <w:r w:rsidRPr="00AE0AA3">
        <w:rPr>
          <w:rFonts w:eastAsia="Calibri" w:cstheme="minorHAnsi"/>
          <w:i/>
          <w:iCs/>
          <w:szCs w:val="24"/>
        </w:rPr>
        <w:t>p</w:t>
      </w:r>
      <w:r w:rsidRPr="00AE0AA3">
        <w:rPr>
          <w:rFonts w:eastAsia="Calibri" w:cstheme="minorHAnsi"/>
          <w:szCs w:val="24"/>
        </w:rPr>
        <w:t xml:space="preserve"> &lt; .01). Given that this assumption was violated, we re-examined this data with a multiple regression model instead, predicting support for our topic with the predictors of experimental </w:t>
      </w:r>
      <w:proofErr w:type="gramStart"/>
      <w:r w:rsidRPr="00AE0AA3">
        <w:rPr>
          <w:rFonts w:eastAsia="Calibri" w:cstheme="minorHAnsi"/>
          <w:szCs w:val="24"/>
        </w:rPr>
        <w:t>condition, ‘</w:t>
      </w:r>
      <w:proofErr w:type="gramEnd"/>
      <w:r w:rsidRPr="00AE0AA3">
        <w:rPr>
          <w:rFonts w:eastAsia="Calibri" w:cstheme="minorHAnsi"/>
          <w:szCs w:val="24"/>
        </w:rPr>
        <w:t xml:space="preserve">openness to belief change’, and their interaction. For the topic of UHC, we found a significant main effect of openness to belief change (ß = 0.3919, </w:t>
      </w:r>
      <w:r w:rsidRPr="00AE0AA3">
        <w:rPr>
          <w:rFonts w:eastAsia="Calibri" w:cstheme="minorHAnsi"/>
          <w:i/>
          <w:iCs/>
          <w:szCs w:val="24"/>
        </w:rPr>
        <w:t>p</w:t>
      </w:r>
      <w:r w:rsidRPr="00AE0AA3">
        <w:rPr>
          <w:rFonts w:eastAsia="Calibri" w:cstheme="minorHAnsi"/>
          <w:szCs w:val="24"/>
        </w:rPr>
        <w:t xml:space="preserve"> &lt; .01) and the pragmatic condition (ß = 11.816, </w:t>
      </w:r>
      <w:r w:rsidRPr="00AE0AA3">
        <w:rPr>
          <w:rFonts w:eastAsia="Calibri" w:cstheme="minorHAnsi"/>
          <w:i/>
          <w:iCs/>
          <w:szCs w:val="24"/>
        </w:rPr>
        <w:t>p</w:t>
      </w:r>
      <w:r w:rsidRPr="00AE0AA3">
        <w:rPr>
          <w:rFonts w:eastAsia="Calibri" w:cstheme="minorHAnsi"/>
          <w:szCs w:val="24"/>
        </w:rPr>
        <w:t xml:space="preserve"> &lt; .05), as well as significant interactions between openness to belief change and the pragmatic conditions (ß = -0.5181, </w:t>
      </w:r>
      <w:r w:rsidRPr="00AE0AA3">
        <w:rPr>
          <w:rFonts w:eastAsia="Calibri" w:cstheme="minorHAnsi"/>
          <w:i/>
          <w:iCs/>
          <w:szCs w:val="24"/>
        </w:rPr>
        <w:t>p</w:t>
      </w:r>
      <w:r w:rsidRPr="00AE0AA3">
        <w:rPr>
          <w:rFonts w:eastAsia="Calibri" w:cstheme="minorHAnsi"/>
          <w:szCs w:val="24"/>
        </w:rPr>
        <w:t xml:space="preserve"> &lt; .01).</w:t>
      </w:r>
    </w:p>
    <w:p w14:paraId="2860669F" w14:textId="77777777" w:rsidR="009F4E7A" w:rsidRPr="00AE0AA3" w:rsidRDefault="009F4E7A" w:rsidP="009F4E7A">
      <w:pPr>
        <w:spacing w:after="100" w:afterAutospacing="1" w:line="480" w:lineRule="auto"/>
        <w:ind w:firstLine="720"/>
        <w:rPr>
          <w:rFonts w:eastAsia="Calibri" w:cstheme="minorHAnsi"/>
          <w:szCs w:val="24"/>
        </w:rPr>
      </w:pPr>
      <w:r w:rsidRPr="00AE0AA3">
        <w:rPr>
          <w:rFonts w:eastAsia="Calibri" w:cstheme="minorHAnsi"/>
          <w:szCs w:val="24"/>
        </w:rPr>
        <w:t>Additionally, 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AE0AA3">
        <w:rPr>
          <w:rFonts w:cstheme="minorHAnsi"/>
          <w:szCs w:val="24"/>
        </w:rPr>
        <w:t xml:space="preserve"> Our first</w:t>
      </w:r>
      <w:r w:rsidRPr="00AE0AA3">
        <w:rPr>
          <w:rFonts w:eastAsia="Calibri" w:cstheme="minorHAnsi"/>
          <w:szCs w:val="24"/>
        </w:rPr>
        <w:t xml:space="preserve"> one-way ANOVA revealed that there was a statistically significant difference in openness to belief change between at least two of our topics (</w:t>
      </w:r>
      <w:r w:rsidRPr="00AE0AA3">
        <w:rPr>
          <w:rFonts w:eastAsia="Calibri" w:cstheme="minorHAnsi"/>
          <w:i/>
          <w:iCs/>
          <w:szCs w:val="24"/>
        </w:rPr>
        <w:t>F</w:t>
      </w:r>
      <w:r w:rsidRPr="00AE0AA3">
        <w:rPr>
          <w:rFonts w:eastAsia="Calibri" w:cstheme="minorHAnsi"/>
          <w:szCs w:val="24"/>
        </w:rPr>
        <w:t xml:space="preserve"> (3, 822) </w:t>
      </w:r>
      <w:r w:rsidRPr="00AE0AA3">
        <w:rPr>
          <w:rFonts w:eastAsia="Calibri" w:cstheme="minorHAnsi"/>
          <w:szCs w:val="24"/>
        </w:rPr>
        <w:lastRenderedPageBreak/>
        <w:t xml:space="preserve">= 6.443, </w:t>
      </w:r>
      <w:r w:rsidRPr="00AE0AA3">
        <w:rPr>
          <w:rFonts w:eastAsia="Calibri" w:cstheme="minorHAnsi"/>
          <w:i/>
          <w:iCs/>
          <w:szCs w:val="24"/>
        </w:rPr>
        <w:t>p</w:t>
      </w:r>
      <w:r w:rsidRPr="00AE0AA3">
        <w:rPr>
          <w:rFonts w:eastAsia="Calibri" w:cstheme="minorHAnsi"/>
          <w:szCs w:val="24"/>
        </w:rPr>
        <w:t xml:space="preserve"> &lt; .001). A post hoc Tukey test showed that </w:t>
      </w:r>
      <w:proofErr w:type="gramStart"/>
      <w:r w:rsidRPr="00AE0AA3">
        <w:rPr>
          <w:rFonts w:eastAsia="Calibri" w:cstheme="minorHAnsi"/>
          <w:szCs w:val="24"/>
        </w:rPr>
        <w:t>topic</w:t>
      </w:r>
      <w:proofErr w:type="gramEnd"/>
      <w:r w:rsidRPr="00AE0AA3">
        <w:rPr>
          <w:rFonts w:eastAsia="Calibri" w:cstheme="minorHAnsi"/>
          <w:szCs w:val="24"/>
        </w:rPr>
        <w:t xml:space="preserve"> of UHC had significantly greater openness to belief change at p &lt; .05; there were no significant differences between any of the other topics on openness to belief change. </w:t>
      </w:r>
    </w:p>
    <w:p w14:paraId="154DBC34" w14:textId="77777777" w:rsidR="009F4E7A" w:rsidRPr="00AE0AA3" w:rsidRDefault="009F4E7A" w:rsidP="009F4E7A">
      <w:pPr>
        <w:spacing w:after="100" w:afterAutospacing="1" w:line="480" w:lineRule="auto"/>
        <w:ind w:firstLine="720"/>
        <w:rPr>
          <w:rFonts w:eastAsia="Calibri" w:cstheme="minorHAnsi"/>
          <w:szCs w:val="24"/>
        </w:rPr>
      </w:pPr>
      <w:r w:rsidRPr="00AE0AA3">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Pr="00AE0AA3" w:rsidRDefault="009F4E7A" w:rsidP="009F4E7A">
      <w:pPr>
        <w:pStyle w:val="BodyText"/>
        <w:spacing w:line="480" w:lineRule="auto"/>
      </w:pPr>
      <w:r w:rsidRPr="00AE0AA3">
        <w:rPr>
          <w:rFonts w:cstheme="minorHAnsi"/>
          <w:szCs w:val="24"/>
        </w:rPr>
        <w:t>Our Second</w:t>
      </w:r>
      <w:r w:rsidRPr="00AE0AA3">
        <w:rPr>
          <w:rFonts w:eastAsia="Calibri" w:cstheme="minorHAnsi"/>
          <w:szCs w:val="24"/>
        </w:rPr>
        <w:t xml:space="preserve"> one-way ANOVA revealed that there was a statistically significant difference in level of moral conviction between at least two of our topics (</w:t>
      </w:r>
      <w:r w:rsidRPr="00AE0AA3">
        <w:rPr>
          <w:rFonts w:eastAsia="Calibri" w:cstheme="minorHAnsi"/>
          <w:i/>
          <w:iCs/>
          <w:szCs w:val="24"/>
        </w:rPr>
        <w:t>F</w:t>
      </w:r>
      <w:r w:rsidRPr="00AE0AA3">
        <w:rPr>
          <w:rFonts w:eastAsia="Calibri" w:cstheme="minorHAnsi"/>
          <w:szCs w:val="24"/>
        </w:rPr>
        <w:t xml:space="preserve"> (3, 822) = 67.33, </w:t>
      </w:r>
      <w:r w:rsidRPr="00AE0AA3">
        <w:rPr>
          <w:rFonts w:eastAsia="Calibri" w:cstheme="minorHAnsi"/>
          <w:i/>
          <w:iCs/>
          <w:szCs w:val="24"/>
        </w:rPr>
        <w:t>p</w:t>
      </w:r>
      <w:r w:rsidRPr="00AE0AA3">
        <w:rPr>
          <w:rFonts w:eastAsia="Calibri" w:cstheme="minorHAnsi"/>
          <w:szCs w:val="24"/>
        </w:rPr>
        <w:t xml:space="preserve"> &lt; .001). A post hoc Tukey test showed that </w:t>
      </w:r>
      <w:proofErr w:type="gramStart"/>
      <w:r w:rsidRPr="00AE0AA3">
        <w:rPr>
          <w:rFonts w:eastAsia="Calibri" w:cstheme="minorHAnsi"/>
          <w:szCs w:val="24"/>
        </w:rPr>
        <w:t>topic</w:t>
      </w:r>
      <w:proofErr w:type="gramEnd"/>
      <w:r w:rsidRPr="00AE0AA3">
        <w:rPr>
          <w:rFonts w:eastAsia="Calibri" w:cstheme="minorHAnsi"/>
          <w:szCs w:val="24"/>
        </w:rPr>
        <w:t xml:space="preserve"> of exercise had significantly lower levels of moral conviction at p &lt; .05; there were no significant differences between any of the other topics on moral conviction. Additionally, our exploratory analyses replicated previous findings by Wright and colleagues, </w:t>
      </w:r>
      <w:r w:rsidRPr="00AE0AA3">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AE0AA3" w:rsidRDefault="009F4E7A" w:rsidP="009F4E7A">
      <w:pPr>
        <w:spacing w:after="100" w:afterAutospacing="1" w:line="480" w:lineRule="auto"/>
        <w:ind w:firstLine="720"/>
        <w:rPr>
          <w:rFonts w:cstheme="minorHAnsi"/>
          <w:szCs w:val="24"/>
        </w:rPr>
      </w:pPr>
      <w:r w:rsidRPr="00AE0AA3">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AE0AA3" w:rsidRDefault="009F4E7A" w:rsidP="009F4E7A"/>
    <w:p w14:paraId="42DD337C" w14:textId="60015BA7" w:rsidR="001A4A69" w:rsidRPr="00AE0AA3" w:rsidRDefault="001A4A69" w:rsidP="001A4A69">
      <w:pPr>
        <w:pStyle w:val="Heading2"/>
      </w:pPr>
      <w:bookmarkStart w:id="61" w:name="_Toc195620970"/>
      <w:r w:rsidRPr="00AE0AA3">
        <w:t>Appendix C –</w:t>
      </w:r>
      <w:r w:rsidR="00303CE5" w:rsidRPr="00AE0AA3">
        <w:t xml:space="preserve"> </w:t>
      </w:r>
      <w:r w:rsidRPr="00AE0AA3">
        <w:t>Study 3</w:t>
      </w:r>
      <w:bookmarkEnd w:id="59"/>
      <w:bookmarkEnd w:id="61"/>
    </w:p>
    <w:p w14:paraId="46532EE9" w14:textId="2D4F0692" w:rsidR="00E116F2" w:rsidRPr="00AE0AA3" w:rsidRDefault="004F0DA5" w:rsidP="004F0DA5">
      <w:pPr>
        <w:pStyle w:val="Heading3"/>
      </w:pPr>
      <w:bookmarkStart w:id="62" w:name="_Toc195620971"/>
      <w:r w:rsidRPr="00AE0AA3">
        <w:t>Study Materials</w:t>
      </w:r>
      <w:bookmarkEnd w:id="62"/>
    </w:p>
    <w:p w14:paraId="79DDCB5F" w14:textId="04121F9B" w:rsidR="001A4A69" w:rsidRPr="00AE0AA3" w:rsidRDefault="001A4A69" w:rsidP="004F0DA5">
      <w:pPr>
        <w:pStyle w:val="Heading4"/>
      </w:pPr>
      <w:r w:rsidRPr="00AE0AA3">
        <w:t>Cover Letter</w:t>
      </w:r>
    </w:p>
    <w:p w14:paraId="226B290A" w14:textId="201D9BF3" w:rsidR="00E116F2" w:rsidRPr="00AE0AA3" w:rsidRDefault="00E116F2" w:rsidP="00E116F2">
      <w:pPr>
        <w:pStyle w:val="BodyText"/>
      </w:pPr>
      <w:r w:rsidRPr="00AE0AA3">
        <w:rPr>
          <w:b/>
          <w:bCs/>
        </w:rPr>
        <w:t>[Moral Conviction and Recollection of Social Memory on Current and Past Issues]</w:t>
      </w:r>
      <w:r w:rsidRPr="00AE0AA3">
        <w:br/>
      </w:r>
      <w:r w:rsidRPr="00AE0AA3">
        <w:br/>
      </w:r>
      <w:r w:rsidRPr="00AE0AA3">
        <w:br/>
      </w:r>
      <w:r w:rsidRPr="00AE0AA3">
        <w:rPr>
          <w:b/>
          <w:bCs/>
        </w:rPr>
        <w:t>Key Information About the Study:</w:t>
      </w:r>
      <w:r w:rsidRPr="00AE0AA3">
        <w:br/>
      </w:r>
      <w:r w:rsidRPr="00AE0AA3">
        <w:br/>
        <w:t xml:space="preserve">You are being asked to participate in a research study. The purpose of the research study is to </w:t>
      </w:r>
      <w:r w:rsidRPr="00AE0AA3">
        <w:lastRenderedPageBreak/>
        <w:t xml:space="preserve">examine how moral conviction towards issues as well as individual </w:t>
      </w:r>
      <w:proofErr w:type="gramStart"/>
      <w:r w:rsidRPr="00AE0AA3">
        <w:t>differences,</w:t>
      </w:r>
      <w:proofErr w:type="gramEnd"/>
      <w:r w:rsidRPr="00AE0AA3">
        <w:t xml:space="preserve"> affects recollection of past issues.</w:t>
      </w:r>
      <w:r w:rsidRPr="00AE0AA3">
        <w:br/>
      </w:r>
      <w:r w:rsidRPr="00AE0AA3">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AE0AA3">
        <w:br/>
      </w:r>
      <w:r w:rsidRPr="00AE0AA3">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AE0AA3">
        <w:br/>
      </w:r>
      <w:r w:rsidRPr="00AE0AA3">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AE0AA3">
        <w:br/>
      </w:r>
      <w:r w:rsidRPr="00AE0AA3">
        <w:br/>
      </w:r>
      <w:r w:rsidRPr="00AE0AA3">
        <w:rPr>
          <w:b/>
          <w:bCs/>
        </w:rPr>
        <w:t>Purpose of the Research</w:t>
      </w:r>
      <w:r w:rsidRPr="00AE0AA3">
        <w:rPr>
          <w:b/>
          <w:bCs/>
        </w:rPr>
        <w:br/>
      </w:r>
      <w:r w:rsidRPr="00AE0AA3">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proofErr w:type="gramStart"/>
      <w:r w:rsidRPr="00AE0AA3">
        <w:t>a</w:t>
      </w:r>
      <w:proofErr w:type="spellEnd"/>
      <w:proofErr w:type="gramEnd"/>
      <w:r w:rsidRPr="00AE0AA3">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AE0AA3">
        <w:br/>
      </w:r>
      <w:r w:rsidRPr="00AE0AA3">
        <w:br/>
        <w:t>Your participation is expected to last less than 30 minutes.</w:t>
      </w:r>
      <w:r w:rsidRPr="00AE0AA3">
        <w:br/>
      </w:r>
      <w:r w:rsidRPr="00AE0AA3">
        <w:br/>
      </w:r>
      <w:r w:rsidRPr="00AE0AA3">
        <w:rPr>
          <w:b/>
          <w:bCs/>
        </w:rPr>
        <w:t>What are the expected benefits of the study?</w:t>
      </w:r>
      <w:r w:rsidRPr="00AE0AA3">
        <w:rPr>
          <w:b/>
          <w:bCs/>
        </w:rPr>
        <w:br/>
      </w:r>
      <w:r w:rsidRPr="00AE0AA3">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AE0AA3">
        <w:lastRenderedPageBreak/>
        <w:t>Ideally, this could lead to media coverage of pertinent events being even more easily memorable to the general public, enhancing mass understanding of contemporary issues.</w:t>
      </w:r>
      <w:r w:rsidRPr="00AE0AA3">
        <w:br/>
      </w:r>
      <w:r w:rsidRPr="00AE0AA3">
        <w:br/>
      </w:r>
      <w:r w:rsidRPr="00AE0AA3">
        <w:rPr>
          <w:b/>
          <w:bCs/>
        </w:rPr>
        <w:t>What are the possible risks of participating in this study?</w:t>
      </w:r>
      <w:r w:rsidRPr="00AE0AA3">
        <w:br/>
      </w:r>
      <w:r w:rsidRPr="00AE0AA3">
        <w:br/>
        <w:t xml:space="preserve">There are minimal risks expected when taking part in this study. The most likely risk will be discomfort if our participant strongly disagrees with the information on </w:t>
      </w:r>
      <w:proofErr w:type="gramStart"/>
      <w:r w:rsidRPr="00AE0AA3">
        <w:t>the  topics</w:t>
      </w:r>
      <w:proofErr w:type="gramEnd"/>
      <w:r w:rsidRPr="00AE0AA3">
        <w:t xml:space="preserve"> that we have </w:t>
      </w:r>
      <w:proofErr w:type="gramStart"/>
      <w:r w:rsidRPr="00AE0AA3">
        <w:t>presented, or</w:t>
      </w:r>
      <w:proofErr w:type="gramEnd"/>
      <w:r w:rsidRPr="00AE0AA3">
        <w:t xml:space="preserve">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AE0AA3">
        <w:br/>
      </w:r>
      <w:r w:rsidRPr="00AE0AA3">
        <w:br/>
      </w:r>
      <w:r w:rsidRPr="00AE0AA3">
        <w:rPr>
          <w:b/>
          <w:bCs/>
        </w:rPr>
        <w:t>What other choices do I have if I don’t want to be in this study?</w:t>
      </w:r>
      <w:r w:rsidRPr="00AE0AA3">
        <w:br/>
      </w:r>
      <w:r w:rsidRPr="00AE0AA3">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AE0AA3">
        <w:t>by instead</w:t>
      </w:r>
      <w:proofErr w:type="gramEnd"/>
      <w:r w:rsidRPr="00AE0AA3">
        <w:t xml:space="preserve"> writing an essay and submitting it to your primary instructor, for each research credit you would like to replace.</w:t>
      </w:r>
      <w:r w:rsidRPr="00AE0AA3">
        <w:br/>
      </w:r>
      <w:r w:rsidRPr="00AE0AA3">
        <w:br/>
      </w:r>
      <w:r w:rsidRPr="00AE0AA3">
        <w:rPr>
          <w:b/>
          <w:bCs/>
        </w:rPr>
        <w:t>Will I receive compensation for taking part in this study?</w:t>
      </w:r>
      <w:r w:rsidRPr="00AE0AA3">
        <w:br/>
      </w:r>
      <w:r w:rsidRPr="00AE0AA3">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AE0AA3">
        <w:br/>
      </w:r>
      <w:r w:rsidRPr="00AE0AA3">
        <w:br/>
      </w:r>
      <w:r w:rsidRPr="00AE0AA3">
        <w:rPr>
          <w:b/>
          <w:bCs/>
        </w:rPr>
        <w:t>Will information about me be kept private?</w:t>
      </w:r>
      <w:r w:rsidRPr="00AE0AA3">
        <w:br/>
      </w:r>
      <w:r w:rsidRPr="00AE0AA3">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AE0AA3">
        <w:t>information</w:t>
      </w:r>
      <w:proofErr w:type="gramEnd"/>
      <w:r w:rsidRPr="00AE0AA3">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AE0AA3">
        <w:br/>
      </w:r>
      <w:r w:rsidRPr="00AE0AA3">
        <w:br/>
      </w:r>
      <w:r w:rsidRPr="00AE0AA3">
        <w:rPr>
          <w:b/>
          <w:bCs/>
        </w:rPr>
        <w:t>Who do I contact if I have questions or concerns?</w:t>
      </w:r>
      <w:r w:rsidRPr="00AE0AA3">
        <w:br/>
      </w:r>
      <w:r w:rsidRPr="00AE0AA3">
        <w:br/>
      </w:r>
      <w:r w:rsidRPr="00AE0AA3">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AE0AA3">
        <w:br/>
      </w:r>
      <w:r w:rsidRPr="00AE0AA3">
        <w:br/>
      </w:r>
      <w:r w:rsidRPr="00AE0AA3">
        <w:rPr>
          <w:b/>
          <w:bCs/>
        </w:rPr>
        <w:t>Do I get a copy of this consent?</w:t>
      </w:r>
      <w:r w:rsidRPr="00AE0AA3">
        <w:br/>
      </w:r>
      <w:r w:rsidRPr="00AE0AA3">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AE0AA3" w:rsidRDefault="001A4A69" w:rsidP="004F0DA5">
      <w:pPr>
        <w:pStyle w:val="Heading4"/>
      </w:pPr>
      <w:r w:rsidRPr="00AE0AA3">
        <w:t>Debrief</w:t>
      </w:r>
    </w:p>
    <w:p w14:paraId="7547B2FF" w14:textId="77777777" w:rsidR="00E116F2" w:rsidRPr="00AE0AA3" w:rsidRDefault="00E116F2" w:rsidP="00E116F2">
      <w:pPr>
        <w:pStyle w:val="BodyText"/>
      </w:pPr>
    </w:p>
    <w:p w14:paraId="758B1D92" w14:textId="77777777" w:rsidR="00E116F2" w:rsidRPr="00AE0AA3" w:rsidRDefault="00E116F2" w:rsidP="00E116F2">
      <w:pPr>
        <w:pStyle w:val="BodyText"/>
      </w:pPr>
      <w:r w:rsidRPr="00AE0AA3">
        <w:t> </w:t>
      </w:r>
    </w:p>
    <w:p w14:paraId="74FA704F" w14:textId="77777777" w:rsidR="00E116F2" w:rsidRPr="00AE0AA3" w:rsidRDefault="00E116F2" w:rsidP="00E116F2">
      <w:pPr>
        <w:pStyle w:val="BodyText"/>
      </w:pPr>
      <w:r w:rsidRPr="00AE0AA3">
        <w:rPr>
          <w:b/>
          <w:bCs/>
        </w:rPr>
        <w:t>Impact of Moral Conviction on Social Consensus</w:t>
      </w:r>
      <w:r w:rsidRPr="00AE0AA3">
        <w:br/>
        <w:t> </w:t>
      </w:r>
    </w:p>
    <w:p w14:paraId="46B373B8" w14:textId="77777777" w:rsidR="00E116F2" w:rsidRPr="00AE0AA3" w:rsidRDefault="00E116F2" w:rsidP="00E116F2">
      <w:pPr>
        <w:pStyle w:val="BodyText"/>
      </w:pPr>
      <w:r w:rsidRPr="00AE0AA3">
        <w:t>Dear Participant,</w:t>
      </w:r>
    </w:p>
    <w:p w14:paraId="6D6B3EC5" w14:textId="77777777" w:rsidR="00E116F2" w:rsidRPr="00AE0AA3" w:rsidRDefault="00E116F2" w:rsidP="00E116F2">
      <w:pPr>
        <w:pStyle w:val="BodyText"/>
      </w:pPr>
      <w:r w:rsidRPr="00AE0AA3">
        <w:t> </w:t>
      </w:r>
    </w:p>
    <w:p w14:paraId="4653FF1B" w14:textId="77777777" w:rsidR="00E116F2" w:rsidRPr="00AE0AA3" w:rsidRDefault="00E116F2" w:rsidP="00E116F2">
      <w:pPr>
        <w:pStyle w:val="BodyText"/>
      </w:pPr>
      <w:r w:rsidRPr="00AE0AA3">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AE0AA3" w:rsidRDefault="00E116F2" w:rsidP="00E116F2">
      <w:pPr>
        <w:pStyle w:val="BodyText"/>
      </w:pPr>
      <w:r w:rsidRPr="00AE0AA3">
        <w:t> </w:t>
      </w:r>
    </w:p>
    <w:p w14:paraId="6F0713C4" w14:textId="77777777" w:rsidR="00E116F2" w:rsidRPr="00AE0AA3" w:rsidRDefault="00E116F2" w:rsidP="00E116F2">
      <w:pPr>
        <w:pStyle w:val="BodyText"/>
      </w:pPr>
      <w:r w:rsidRPr="00AE0AA3">
        <w:t xml:space="preserve">You were told that the purpose of the research study was to examine how moral conviction affects the accuracy of recollections. The actual purpose of the study was to investigate how differing levels of moral conviction </w:t>
      </w:r>
      <w:proofErr w:type="gramStart"/>
      <w:r w:rsidRPr="00AE0AA3">
        <w:t>interacts</w:t>
      </w:r>
      <w:proofErr w:type="gramEnd"/>
      <w:r w:rsidRPr="00AE0AA3">
        <w:t xml:space="preserve"> with the persuasiveness of a social consensus, and if this persuasion (as well as individual differences in people) could or would have a direct effect on support for Universal Health Care.</w:t>
      </w:r>
    </w:p>
    <w:p w14:paraId="7D8E3FF5" w14:textId="77777777" w:rsidR="00E116F2" w:rsidRPr="00AE0AA3" w:rsidRDefault="00E116F2" w:rsidP="00E116F2">
      <w:pPr>
        <w:pStyle w:val="BodyText"/>
      </w:pPr>
      <w:r w:rsidRPr="00AE0AA3">
        <w:t> </w:t>
      </w:r>
    </w:p>
    <w:p w14:paraId="5538A0A6" w14:textId="77777777" w:rsidR="00E116F2" w:rsidRPr="00AE0AA3" w:rsidRDefault="00E116F2" w:rsidP="00E116F2">
      <w:pPr>
        <w:pStyle w:val="BodyText"/>
      </w:pPr>
      <w:r w:rsidRPr="00AE0AA3">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AE0AA3" w:rsidRDefault="00E116F2" w:rsidP="00E116F2">
      <w:pPr>
        <w:pStyle w:val="BodyText"/>
      </w:pPr>
      <w:r w:rsidRPr="00AE0AA3">
        <w:lastRenderedPageBreak/>
        <w:t> </w:t>
      </w:r>
    </w:p>
    <w:p w14:paraId="2B5433F5" w14:textId="77777777" w:rsidR="00E116F2" w:rsidRPr="00AE0AA3" w:rsidRDefault="00E116F2" w:rsidP="00E116F2">
      <w:pPr>
        <w:pStyle w:val="BodyText"/>
      </w:pPr>
      <w:r w:rsidRPr="00AE0AA3">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AE0AA3" w:rsidRDefault="00E116F2" w:rsidP="00E116F2">
      <w:pPr>
        <w:pStyle w:val="BodyText"/>
      </w:pPr>
      <w:r w:rsidRPr="00AE0AA3">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AE0AA3" w:rsidRDefault="00E116F2" w:rsidP="00E116F2">
      <w:pPr>
        <w:pStyle w:val="BodyText"/>
      </w:pPr>
      <w:r w:rsidRPr="00AE0AA3">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AE0AA3">
        <w:t>hearts,</w:t>
      </w:r>
      <w:proofErr w:type="gramEnd"/>
      <w:r w:rsidRPr="00AE0AA3">
        <w:t xml:space="preserve"> that it is the 'right' thing to do and is worth fighting for.</w:t>
      </w:r>
    </w:p>
    <w:p w14:paraId="7202F564" w14:textId="77777777" w:rsidR="00E116F2" w:rsidRPr="00AE0AA3" w:rsidRDefault="00E116F2" w:rsidP="00E116F2">
      <w:pPr>
        <w:pStyle w:val="BodyText"/>
      </w:pPr>
      <w:r w:rsidRPr="00AE0AA3">
        <w:br/>
        <w:t xml:space="preserve">Interestingly enough, this could go in both directions! There are people who would </w:t>
      </w:r>
      <w:proofErr w:type="gramStart"/>
      <w:r w:rsidRPr="00AE0AA3">
        <w:t>care</w:t>
      </w:r>
      <w:proofErr w:type="gramEnd"/>
      <w:r w:rsidRPr="00AE0AA3">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AE0AA3" w:rsidRDefault="00E116F2" w:rsidP="00E116F2">
      <w:pPr>
        <w:pStyle w:val="BodyText"/>
      </w:pPr>
      <w:r w:rsidRPr="00AE0AA3">
        <w:t> </w:t>
      </w:r>
    </w:p>
    <w:p w14:paraId="1904064C" w14:textId="77777777" w:rsidR="00E116F2" w:rsidRPr="00AE0AA3" w:rsidRDefault="00E116F2" w:rsidP="00E116F2">
      <w:pPr>
        <w:pStyle w:val="BodyText"/>
      </w:pPr>
      <w:r w:rsidRPr="00AE0AA3">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AE0AA3" w:rsidRDefault="00E116F2" w:rsidP="00E116F2">
      <w:pPr>
        <w:pStyle w:val="BodyText"/>
      </w:pPr>
      <w:r w:rsidRPr="00AE0AA3">
        <w:t> </w:t>
      </w:r>
    </w:p>
    <w:p w14:paraId="1F8E8F1C" w14:textId="77777777" w:rsidR="00E116F2" w:rsidRPr="00AE0AA3" w:rsidRDefault="00E116F2" w:rsidP="00E116F2">
      <w:pPr>
        <w:pStyle w:val="BodyText"/>
      </w:pPr>
      <w:r w:rsidRPr="00AE0AA3">
        <w:t>Of note, the actual values from real, recent surveys, circa 2017-2019 are provided below for your edification.</w:t>
      </w:r>
      <w:r w:rsidRPr="00AE0AA3">
        <w:br/>
      </w:r>
      <w:r w:rsidRPr="00AE0AA3">
        <w:br/>
      </w:r>
      <w:r w:rsidRPr="00AE0AA3">
        <w:rPr>
          <w:b/>
          <w:bCs/>
        </w:rPr>
        <w:t>63%</w:t>
      </w:r>
      <w:r w:rsidRPr="00AE0AA3">
        <w:t> of the American Public agrees that the US government needs to implement Universal Health Care because basic population needs are not being met.</w:t>
      </w:r>
      <w:r w:rsidRPr="00AE0AA3">
        <w:br/>
      </w:r>
      <w:r w:rsidRPr="00AE0AA3">
        <w:br/>
      </w:r>
      <w:r w:rsidRPr="00AE0AA3">
        <w:rPr>
          <w:b/>
          <w:bCs/>
        </w:rPr>
        <w:t>60%</w:t>
      </w:r>
      <w:r w:rsidRPr="00AE0AA3">
        <w:t> of the American Public agrees that Capital Punishment (the Death Penalty) is necessary in the US.</w:t>
      </w:r>
      <w:r w:rsidRPr="00AE0AA3">
        <w:br/>
      </w:r>
      <w:r w:rsidRPr="00AE0AA3">
        <w:br/>
      </w:r>
      <w:r w:rsidRPr="00AE0AA3">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AE0AA3">
        <w:br/>
      </w:r>
      <w:r w:rsidRPr="00AE0AA3">
        <w:br/>
        <w:t>Now that you have been told the true purpose of the study, you have the option to have your data removed from the study. Please let the researcher know if you do not want your data to be used in this research and it will be removed.</w:t>
      </w:r>
      <w:r w:rsidRPr="00AE0AA3">
        <w:br/>
      </w:r>
      <w:r w:rsidRPr="00AE0AA3">
        <w:br/>
      </w:r>
      <w:r w:rsidRPr="00AE0AA3">
        <w:rPr>
          <w:b/>
          <w:bCs/>
        </w:rPr>
        <w:t>The responses in this study cannot be linked to you.</w:t>
      </w:r>
      <w:r w:rsidRPr="00AE0AA3">
        <w:br/>
      </w:r>
      <w:r w:rsidRPr="00AE0AA3">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AE0AA3">
        <w:br/>
      </w:r>
      <w:r w:rsidRPr="00AE0AA3">
        <w:br/>
      </w:r>
      <w:r w:rsidRPr="00AE0AA3">
        <w:rPr>
          <w:b/>
          <w:bCs/>
        </w:rPr>
        <w:t>Thank you, specifically</w:t>
      </w:r>
      <w:r w:rsidRPr="00AE0AA3">
        <w:t> for your participation. Really, it helps out a ton! - Sean Duan</w:t>
      </w:r>
    </w:p>
    <w:p w14:paraId="3B14F678" w14:textId="77777777" w:rsidR="00E116F2" w:rsidRPr="00AE0AA3" w:rsidRDefault="00E116F2" w:rsidP="00E116F2">
      <w:pPr>
        <w:pStyle w:val="BodyText"/>
      </w:pPr>
      <w:r w:rsidRPr="00AE0AA3">
        <w:t> </w:t>
      </w:r>
    </w:p>
    <w:p w14:paraId="2E403682" w14:textId="77777777" w:rsidR="00E116F2" w:rsidRPr="00AE0AA3" w:rsidRDefault="00E116F2" w:rsidP="00E116F2">
      <w:pPr>
        <w:pStyle w:val="BodyText"/>
      </w:pPr>
      <w:r w:rsidRPr="00AE0AA3">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AE0AA3" w:rsidRDefault="004F0DA5" w:rsidP="004F0DA5">
      <w:pPr>
        <w:pStyle w:val="Heading4"/>
      </w:pPr>
      <w:r w:rsidRPr="00AE0AA3">
        <w:t>Persuasive Essays (Manipulation Conditions)</w:t>
      </w:r>
    </w:p>
    <w:p w14:paraId="6B50AC16" w14:textId="77777777" w:rsidR="004F0DA5" w:rsidRPr="00AE0AA3" w:rsidRDefault="004F0DA5" w:rsidP="004F0DA5"/>
    <w:p w14:paraId="10E6B491" w14:textId="77777777" w:rsidR="004F0DA5" w:rsidRPr="00AE0AA3" w:rsidRDefault="004F0DA5" w:rsidP="004F0DA5">
      <w:r w:rsidRPr="00AE0AA3">
        <w:t>Moral Responsibility Essay – Universal Health Care</w:t>
      </w:r>
    </w:p>
    <w:p w14:paraId="1452C999" w14:textId="77777777" w:rsidR="00130C98" w:rsidRPr="00AE0AA3" w:rsidRDefault="004F0DA5" w:rsidP="00130C98">
      <w:r w:rsidRPr="00AE0AA3">
        <w:rPr>
          <w:b/>
          <w:bCs/>
        </w:rPr>
        <w:t>[Universal Health Care]</w:t>
      </w:r>
      <w:r w:rsidRPr="00AE0AA3">
        <w:br/>
      </w:r>
      <w:r w:rsidRPr="00AE0AA3">
        <w:br/>
      </w:r>
      <w:r w:rsidR="00130C98" w:rsidRPr="00AE0AA3">
        <w:t>Some countries guarantee healthcare to all citizens for free through Universal Health Care (UHC). Just guaranteeing UHC through the law isn’t enough though. The big question is, who will pay for UHC?</w:t>
      </w:r>
    </w:p>
    <w:p w14:paraId="4D762629" w14:textId="77777777" w:rsidR="00130C98" w:rsidRPr="00AE0AA3" w:rsidRDefault="00130C98" w:rsidP="00130C98">
      <w:r w:rsidRPr="00AE0AA3">
        <w:t xml:space="preserve">The answer is the U.S. government. The U.S. government has an obligation to fulfill its promise of life, liberty, and the pursuit of happiness. These guaranteed rights are a moral </w:t>
      </w:r>
      <w:proofErr w:type="gramStart"/>
      <w:r w:rsidRPr="00AE0AA3">
        <w:t>issue, and</w:t>
      </w:r>
      <w:proofErr w:type="gramEnd"/>
      <w:r w:rsidRPr="00AE0AA3">
        <w:t xml:space="preserve"> require good health.</w:t>
      </w:r>
    </w:p>
    <w:p w14:paraId="2A0DA907" w14:textId="77777777" w:rsidR="00130C98" w:rsidRPr="00AE0AA3" w:rsidRDefault="00130C98" w:rsidP="00130C98">
      <w:r w:rsidRPr="00AE0AA3">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AE0AA3" w:rsidRDefault="00130C98" w:rsidP="00130C98">
      <w:r w:rsidRPr="00AE0AA3">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Pr="00AE0AA3" w:rsidRDefault="00130C98" w:rsidP="004F0DA5"/>
    <w:p w14:paraId="781526A5" w14:textId="676B4D85" w:rsidR="004F0DA5" w:rsidRPr="00AE0AA3" w:rsidRDefault="004F0DA5" w:rsidP="004F0DA5">
      <w:r w:rsidRPr="00AE0AA3">
        <w:t>Moral Responsibility Essay – Capital Punishment</w:t>
      </w:r>
    </w:p>
    <w:p w14:paraId="097B7BFC" w14:textId="77777777" w:rsidR="00130C98" w:rsidRPr="00AE0AA3" w:rsidRDefault="004F0DA5" w:rsidP="00130C98">
      <w:r w:rsidRPr="00AE0AA3">
        <w:rPr>
          <w:b/>
          <w:bCs/>
        </w:rPr>
        <w:t>[Capital Punishment]</w:t>
      </w:r>
      <w:r w:rsidRPr="00AE0AA3">
        <w:br/>
      </w:r>
      <w:r w:rsidRPr="00AE0AA3">
        <w:br/>
      </w:r>
      <w:r w:rsidR="00130C98" w:rsidRPr="00AE0AA3">
        <w:t>In many countries, killing is used as punishment for a crime. This is capital punishment (or the death penalty). Should this be used in America?</w:t>
      </w:r>
    </w:p>
    <w:p w14:paraId="5B763E59" w14:textId="77777777" w:rsidR="00130C98" w:rsidRPr="00AE0AA3" w:rsidRDefault="00130C98" w:rsidP="00130C98">
      <w:r w:rsidRPr="00AE0AA3">
        <w:t xml:space="preserve">Many believe that capital punishment is ethical. Those who murder or do </w:t>
      </w:r>
      <w:proofErr w:type="gramStart"/>
      <w:r w:rsidRPr="00AE0AA3">
        <w:t>worse,</w:t>
      </w:r>
      <w:proofErr w:type="gramEnd"/>
      <w:r w:rsidRPr="00AE0AA3">
        <w:t xml:space="preserve"> give up their right to life. Capital punishment is a fair form of retribution.</w:t>
      </w:r>
    </w:p>
    <w:p w14:paraId="38AED57B" w14:textId="77777777" w:rsidR="00130C98" w:rsidRPr="00AE0AA3" w:rsidRDefault="00130C98" w:rsidP="00130C98">
      <w:r w:rsidRPr="00AE0AA3">
        <w:t>Capital punishment in America deters potential killers from murdering. Protecting the lives of the guilty over innocents is morally wrong. Those who are executed cannot kill again.</w:t>
      </w:r>
    </w:p>
    <w:p w14:paraId="5139C31E" w14:textId="15BAB923" w:rsidR="004F0DA5" w:rsidRPr="00AE0AA3" w:rsidRDefault="00130C98" w:rsidP="00130C98">
      <w:r w:rsidRPr="00AE0AA3">
        <w:t>Capital punishment is an ethical thing to do. Society pays large moral costs when it keeps its worst criminals alive. America has to allow capital punishment to be used.</w:t>
      </w:r>
    </w:p>
    <w:p w14:paraId="7BD7B98A" w14:textId="6C806A9B" w:rsidR="00476A40" w:rsidRPr="00AE0AA3" w:rsidRDefault="00476A40" w:rsidP="00476A40">
      <w:r w:rsidRPr="00AE0AA3">
        <w:t>Moral Responsibility Essay – AI in the Workplace</w:t>
      </w:r>
    </w:p>
    <w:p w14:paraId="1DBF1D74" w14:textId="283DF17A" w:rsidR="009760D9" w:rsidRPr="00AE0AA3" w:rsidRDefault="009760D9" w:rsidP="009760D9">
      <w:r w:rsidRPr="00AE0AA3">
        <w:rPr>
          <w:b/>
          <w:bCs/>
        </w:rPr>
        <w:t>[AI in the Workplace]</w:t>
      </w:r>
      <w:r w:rsidRPr="00AE0AA3">
        <w:br/>
      </w:r>
      <w:r w:rsidRPr="00AE0AA3">
        <w:br/>
      </w:r>
      <w:r w:rsidR="0019524B" w:rsidRPr="00AE0AA3">
        <w:t>Artificial intelligence (AI) is the science of making computers that can think like humans. Nowadays, many people use AI as a replacement for traditional writing. However, should ordinary Americans use AI for a job application?</w:t>
      </w:r>
      <w:r w:rsidR="0019524B" w:rsidRPr="00AE0AA3">
        <w:br/>
      </w:r>
      <w:r w:rsidR="0019524B" w:rsidRPr="00AE0AA3">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AE0AA3">
        <w:br/>
      </w:r>
      <w:r w:rsidR="0019524B" w:rsidRPr="00AE0AA3">
        <w:br/>
        <w:t>The use of AI in job applications is ethical. Using new technology to improve productivity and grow opportunity is the morally right thing to do.</w:t>
      </w:r>
    </w:p>
    <w:p w14:paraId="31B46480" w14:textId="77777777" w:rsidR="00484D17" w:rsidRPr="00AE0AA3" w:rsidRDefault="00484D17" w:rsidP="004F0DA5"/>
    <w:p w14:paraId="7D2491AA" w14:textId="69C47B20" w:rsidR="004F0DA5" w:rsidRPr="00AE0AA3" w:rsidRDefault="004F0DA5" w:rsidP="004F0DA5">
      <w:r w:rsidRPr="00AE0AA3">
        <w:t>Pragmatic/Practical Essay – Universal Health Care</w:t>
      </w:r>
    </w:p>
    <w:p w14:paraId="6FD357E9" w14:textId="77777777" w:rsidR="00D30732" w:rsidRPr="00AE0AA3" w:rsidRDefault="004F0DA5" w:rsidP="00D30732">
      <w:r w:rsidRPr="00AE0AA3">
        <w:rPr>
          <w:b/>
          <w:bCs/>
        </w:rPr>
        <w:t>[Universal Health Care]</w:t>
      </w:r>
      <w:r w:rsidRPr="00AE0AA3">
        <w:br/>
      </w:r>
      <w:r w:rsidRPr="00AE0AA3">
        <w:br/>
      </w:r>
      <w:r w:rsidR="00D30732" w:rsidRPr="00AE0AA3">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Pr="00AE0AA3" w:rsidRDefault="00D30732" w:rsidP="00D30732">
      <w:r w:rsidRPr="00AE0AA3">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Pr="00AE0AA3" w:rsidRDefault="00D30732" w:rsidP="00D30732">
      <w:r w:rsidRPr="00AE0AA3">
        <w:t xml:space="preserve">More healthcare coverage helps American citizens directly. UHC leads to lower healthcare costs, lower </w:t>
      </w:r>
      <w:proofErr w:type="gramStart"/>
      <w:r w:rsidRPr="00AE0AA3">
        <w:t>infant</w:t>
      </w:r>
      <w:proofErr w:type="gramEnd"/>
      <w:r w:rsidRPr="00AE0AA3">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AE0AA3" w:rsidRDefault="00D30732" w:rsidP="00D30732">
      <w:r w:rsidRPr="00AE0AA3">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AE0AA3">
        <w:t>life-span</w:t>
      </w:r>
      <w:proofErr w:type="gramEnd"/>
      <w:r w:rsidRPr="00AE0AA3">
        <w:t xml:space="preserve"> and a greater quality of life.</w:t>
      </w:r>
    </w:p>
    <w:p w14:paraId="735DE103" w14:textId="77777777" w:rsidR="00925C90" w:rsidRPr="00AE0AA3" w:rsidRDefault="00925C90" w:rsidP="004F0DA5"/>
    <w:p w14:paraId="1E5A57BD" w14:textId="3B20C622" w:rsidR="004F0DA5" w:rsidRPr="00AE0AA3" w:rsidRDefault="004F0DA5" w:rsidP="004F0DA5">
      <w:r w:rsidRPr="00AE0AA3">
        <w:t>Pragmatic/Practical Essay – Capital Punishment</w:t>
      </w:r>
    </w:p>
    <w:p w14:paraId="0AE4B79E" w14:textId="33C6185A" w:rsidR="004F0DA5" w:rsidRPr="00AE0AA3" w:rsidRDefault="004F0DA5" w:rsidP="004F0DA5">
      <w:r w:rsidRPr="00AE0AA3">
        <w:rPr>
          <w:b/>
          <w:bCs/>
        </w:rPr>
        <w:t>[Capital Punishment]</w:t>
      </w:r>
      <w:r w:rsidRPr="00AE0AA3">
        <w:br/>
      </w:r>
      <w:r w:rsidRPr="00AE0AA3">
        <w:br/>
      </w:r>
      <w:r w:rsidR="00D30732" w:rsidRPr="00AE0AA3">
        <w:t>In many countries, killing is used as punishment for a crime. This is capital punishment (or the death penalty). Should this be used in America?</w:t>
      </w:r>
      <w:r w:rsidR="00D30732" w:rsidRPr="00AE0AA3">
        <w:br/>
      </w:r>
      <w:r w:rsidR="00D30732" w:rsidRPr="00AE0AA3">
        <w:br/>
        <w:t>Many believe that capital punishment is a practical choice. The cost of an execution is a one-time thing. Keeping a criminal in prison instead drains tax dollars for the rest of their life.</w:t>
      </w:r>
      <w:r w:rsidR="00D30732" w:rsidRPr="00AE0AA3">
        <w:br/>
        <w:t>Capital punishment is reasonable because it is proportional. Those who have done good things deserve good treatment. It is likewise rational to punish killers with death. Those who are executed cannot kill again.</w:t>
      </w:r>
      <w:r w:rsidR="00D30732" w:rsidRPr="00AE0AA3">
        <w:br/>
      </w:r>
      <w:r w:rsidR="00D30732" w:rsidRPr="00AE0AA3">
        <w:br/>
        <w:t>Capital punishment is a practical thing to do. Society pays large costs when it keeps its worst criminals alive. America has to allow capital punishment to be used.</w:t>
      </w:r>
    </w:p>
    <w:p w14:paraId="778149FA" w14:textId="77777777" w:rsidR="004F010F" w:rsidRPr="00AE0AA3" w:rsidRDefault="004F010F" w:rsidP="004F010F"/>
    <w:p w14:paraId="7154AFA9" w14:textId="0B327EA9" w:rsidR="004F010F" w:rsidRPr="00AE0AA3" w:rsidRDefault="004F010F" w:rsidP="004F010F">
      <w:r w:rsidRPr="00AE0AA3">
        <w:t>Pragmatic/Practical Essay – AI in the Workplace</w:t>
      </w:r>
    </w:p>
    <w:p w14:paraId="58E3D91C" w14:textId="6F14944B" w:rsidR="004F010F" w:rsidRPr="00AE0AA3" w:rsidRDefault="004F010F" w:rsidP="004F010F">
      <w:r w:rsidRPr="00AE0AA3">
        <w:rPr>
          <w:b/>
          <w:bCs/>
        </w:rPr>
        <w:t>[AI in the Workplace]</w:t>
      </w:r>
      <w:r w:rsidRPr="00AE0AA3">
        <w:br/>
      </w:r>
      <w:r w:rsidRPr="00AE0AA3">
        <w:br/>
        <w:t xml:space="preserve">Artificial intelligence (AI) is the science of making computers that can think like humans. </w:t>
      </w:r>
      <w:r w:rsidRPr="00AE0AA3">
        <w:lastRenderedPageBreak/>
        <w:t>Nowadays, many people use AI as a replacement for traditional writing. However, should ordinary Americans use AI for a job application?</w:t>
      </w:r>
      <w:r w:rsidRPr="00AE0AA3">
        <w:br/>
      </w:r>
      <w:r w:rsidRPr="00AE0AA3">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AE0AA3">
        <w:br/>
      </w:r>
      <w:r w:rsidRPr="00AE0AA3">
        <w:br/>
        <w:t>The use of AI in job applications is practical. Using new technology to improve productivity and grow opportunity makes economic sense.</w:t>
      </w:r>
    </w:p>
    <w:p w14:paraId="68EAC4FD" w14:textId="77777777" w:rsidR="00E116F2" w:rsidRPr="00AE0AA3" w:rsidRDefault="00E116F2" w:rsidP="00E116F2">
      <w:pPr>
        <w:pStyle w:val="BodyText"/>
      </w:pPr>
    </w:p>
    <w:p w14:paraId="1C98AC99" w14:textId="77777777" w:rsidR="00927723" w:rsidRPr="00AE0AA3" w:rsidRDefault="00927723" w:rsidP="00927723">
      <w:pPr>
        <w:pStyle w:val="Heading4"/>
      </w:pPr>
      <w:r w:rsidRPr="00AE0AA3">
        <w:t>Measures</w:t>
      </w:r>
    </w:p>
    <w:p w14:paraId="675409D6" w14:textId="77777777" w:rsidR="00A84D9E" w:rsidRPr="00AE0AA3" w:rsidRDefault="00A84D9E" w:rsidP="00A84D9E"/>
    <w:p w14:paraId="4CC3F583" w14:textId="13921C4A" w:rsidR="00A84D9E" w:rsidRPr="00AE0AA3" w:rsidRDefault="00A84D9E" w:rsidP="00A84D9E">
      <w:r w:rsidRPr="00AE0AA3">
        <w:t>Ethical Standards of Judgement Questionnaire – Utilitarian Subscale</w:t>
      </w:r>
    </w:p>
    <w:p w14:paraId="14AE6FEB" w14:textId="77777777" w:rsidR="00A84D9E" w:rsidRPr="00AE0AA3" w:rsidRDefault="00A84D9E" w:rsidP="00A84D9E">
      <w:r w:rsidRPr="00AE0AA3">
        <w:rPr>
          <w:noProof/>
        </w:rPr>
        <w:drawing>
          <wp:inline distT="0" distB="0" distL="0" distR="0" wp14:anchorId="78ABBEE1" wp14:editId="5E41D837">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AE0AA3" w:rsidRDefault="00A84D9E" w:rsidP="00A84D9E"/>
    <w:p w14:paraId="70D4617F" w14:textId="77777777" w:rsidR="00A84D9E" w:rsidRPr="00AE0AA3" w:rsidRDefault="00A84D9E" w:rsidP="00A84D9E">
      <w:r w:rsidRPr="00AE0AA3">
        <w:t>Ethical Standards of Judgement Questionnaire – Deontological Subscale</w:t>
      </w:r>
    </w:p>
    <w:p w14:paraId="1EAD47E4" w14:textId="77777777" w:rsidR="00A84D9E" w:rsidRPr="00AE0AA3" w:rsidRDefault="00A84D9E" w:rsidP="00A84D9E">
      <w:r w:rsidRPr="00AE0AA3">
        <w:rPr>
          <w:noProof/>
        </w:rPr>
        <w:drawing>
          <wp:inline distT="0" distB="0" distL="0" distR="0" wp14:anchorId="370431C7" wp14:editId="7E88B983">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AE0AA3" w:rsidRDefault="00927723" w:rsidP="00927723"/>
    <w:p w14:paraId="445C2519" w14:textId="77777777" w:rsidR="00927723" w:rsidRPr="00AE0AA3" w:rsidRDefault="00927723" w:rsidP="00927723">
      <w:r w:rsidRPr="00AE0AA3">
        <w:lastRenderedPageBreak/>
        <w:t>Openness to Belief Change on [Topic] – Example item for UHC</w:t>
      </w:r>
    </w:p>
    <w:p w14:paraId="1E0807D3" w14:textId="77777777" w:rsidR="00927723" w:rsidRPr="00AE0AA3" w:rsidRDefault="00927723" w:rsidP="00927723">
      <w:r w:rsidRPr="00AE0AA3">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AE0AA3" w:rsidRDefault="00927723" w:rsidP="00927723">
      <w:r w:rsidRPr="00AE0AA3">
        <w:t>Moral conviction on [Topic] – Example item for UHC</w:t>
      </w:r>
    </w:p>
    <w:p w14:paraId="4CD7FE3B" w14:textId="77777777" w:rsidR="00927723" w:rsidRPr="00AE0AA3" w:rsidRDefault="00927723" w:rsidP="00927723">
      <w:r w:rsidRPr="00AE0AA3">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AE0AA3" w:rsidRDefault="00927723" w:rsidP="00927723">
      <w:r w:rsidRPr="00AE0AA3">
        <w:t>Persuasiveness of Essay on [Topic] - Example item for UHC</w:t>
      </w:r>
    </w:p>
    <w:p w14:paraId="7ACACE09" w14:textId="77777777" w:rsidR="00927723" w:rsidRPr="00AE0AA3" w:rsidRDefault="00927723" w:rsidP="00927723">
      <w:r w:rsidRPr="00AE0AA3">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Pr="00AE0AA3" w:rsidRDefault="00A84D9E" w:rsidP="00927723"/>
    <w:p w14:paraId="514F231C" w14:textId="77777777" w:rsidR="00927723" w:rsidRPr="00AE0AA3" w:rsidRDefault="00927723" w:rsidP="00927723">
      <w:r w:rsidRPr="00AE0AA3">
        <w:br w:type="page"/>
      </w:r>
    </w:p>
    <w:p w14:paraId="142A2C63" w14:textId="7FFFDB2F" w:rsidR="00E116F2" w:rsidRPr="00AE0AA3" w:rsidRDefault="00B176E4" w:rsidP="00B176E4">
      <w:pPr>
        <w:pStyle w:val="Heading3"/>
      </w:pPr>
      <w:bookmarkStart w:id="63" w:name="_Toc195620972"/>
      <w:r w:rsidRPr="00AE0AA3">
        <w:lastRenderedPageBreak/>
        <w:t>Exploratory Analyses</w:t>
      </w:r>
      <w:bookmarkEnd w:id="63"/>
    </w:p>
    <w:p w14:paraId="2FFC1BF5" w14:textId="77777777" w:rsidR="00B176E4" w:rsidRPr="00AE0AA3" w:rsidRDefault="00B176E4" w:rsidP="00B176E4">
      <w:pPr>
        <w:spacing w:after="100" w:afterAutospacing="1" w:line="480" w:lineRule="auto"/>
        <w:rPr>
          <w:rFonts w:ascii="Calibri" w:eastAsia="Calibri" w:hAnsi="Calibri" w:cs="Times New Roman"/>
          <w:i/>
          <w:iCs/>
        </w:rPr>
      </w:pPr>
    </w:p>
    <w:p w14:paraId="26CBA7E2" w14:textId="5EF31F14" w:rsidR="00B176E4" w:rsidRPr="00AE0AA3" w:rsidRDefault="00B176E4" w:rsidP="00B176E4">
      <w:pPr>
        <w:spacing w:after="100" w:afterAutospacing="1" w:line="480" w:lineRule="auto"/>
        <w:rPr>
          <w:rFonts w:ascii="Calibri" w:eastAsia="Calibri" w:hAnsi="Calibri" w:cs="Times New Roman"/>
          <w:i/>
          <w:iCs/>
        </w:rPr>
      </w:pPr>
      <w:r w:rsidRPr="00AE0AA3">
        <w:rPr>
          <w:rFonts w:ascii="Calibri" w:eastAsia="Calibri" w:hAnsi="Calibri" w:cs="Times New Roman"/>
          <w:i/>
          <w:iCs/>
        </w:rPr>
        <w:t>Individual Difference Measures</w:t>
      </w:r>
    </w:p>
    <w:p w14:paraId="6DF44292" w14:textId="77777777" w:rsidR="00B176E4" w:rsidRPr="00AE0AA3" w:rsidRDefault="00B176E4" w:rsidP="00B176E4">
      <w:pPr>
        <w:spacing w:after="100" w:afterAutospacing="1" w:line="480" w:lineRule="auto"/>
        <w:ind w:firstLine="720"/>
        <w:rPr>
          <w:rFonts w:ascii="Calibri" w:eastAsia="Calibri" w:hAnsi="Calibri" w:cs="Calibri"/>
        </w:rPr>
      </w:pPr>
      <w:r w:rsidRPr="00AE0AA3">
        <w:rPr>
          <w:rFonts w:ascii="Calibri" w:hAnsi="Calibri" w:cs="Calibri"/>
        </w:rPr>
        <w:t xml:space="preserve">Before examining the hypotheses, we examined whether participants differed in openness to belief change on the three topics. A </w:t>
      </w:r>
      <w:r w:rsidRPr="00AE0AA3">
        <w:rPr>
          <w:rFonts w:ascii="Calibri" w:eastAsia="Calibri" w:hAnsi="Calibri" w:cs="Calibri"/>
        </w:rPr>
        <w:t>one-way ANOVA revealed that there was a statistically significant difference in openness to belief change (</w:t>
      </w:r>
      <w:r w:rsidRPr="00AE0AA3">
        <w:rPr>
          <w:rFonts w:ascii="Calibri" w:eastAsia="Calibri" w:hAnsi="Calibri" w:cs="Calibri"/>
          <w:i/>
          <w:iCs/>
        </w:rPr>
        <w:t>F</w:t>
      </w:r>
      <w:r w:rsidRPr="00AE0AA3">
        <w:rPr>
          <w:rFonts w:ascii="Calibri" w:eastAsia="Calibri" w:hAnsi="Calibri" w:cs="Calibri"/>
        </w:rPr>
        <w:t xml:space="preserve"> (2, 1470) = 37.44, </w:t>
      </w:r>
      <w:r w:rsidRPr="00AE0AA3">
        <w:rPr>
          <w:rFonts w:ascii="Calibri" w:eastAsia="Calibri" w:hAnsi="Calibri" w:cs="Calibri"/>
          <w:i/>
          <w:iCs/>
        </w:rPr>
        <w:t>p</w:t>
      </w:r>
      <w:r w:rsidRPr="00AE0AA3">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 This baseline difference in openness to belief change was relevant because t</w:t>
      </w:r>
      <w:r w:rsidRPr="00AE0AA3">
        <w:rPr>
          <w:rFonts w:ascii="Calibri" w:eastAsia="Calibri" w:hAnsi="Calibri" w:cs="Times New Roman"/>
        </w:rPr>
        <w:t xml:space="preserve">here was a significant main effect of openness to belief change on support for: 1) </w:t>
      </w:r>
      <w:r w:rsidRPr="00AE0AA3">
        <w:rPr>
          <w:rFonts w:ascii="Calibri" w:eastAsia="Calibri" w:hAnsi="Calibri" w:cs="Times New Roman"/>
          <w:u w:val="single"/>
        </w:rPr>
        <w:t>Universal Health Care</w:t>
      </w:r>
      <w:r w:rsidRPr="00AE0AA3">
        <w:rPr>
          <w:rFonts w:ascii="Calibri" w:eastAsia="Calibri" w:hAnsi="Calibri" w:cs="Times New Roman"/>
        </w:rPr>
        <w:t xml:space="preserve">, (ß= 0.0629, </w:t>
      </w:r>
      <w:r w:rsidRPr="00AE0AA3">
        <w:rPr>
          <w:rFonts w:ascii="Calibri" w:eastAsia="Calibri" w:hAnsi="Calibri" w:cs="Times New Roman"/>
          <w:i/>
          <w:iCs/>
        </w:rPr>
        <w:t>p</w:t>
      </w:r>
      <w:r w:rsidRPr="00AE0AA3">
        <w:rPr>
          <w:rFonts w:ascii="Calibri" w:eastAsia="Calibri" w:hAnsi="Calibri" w:cs="Times New Roman"/>
        </w:rPr>
        <w:t xml:space="preserve"> = 0.05); 2) </w:t>
      </w:r>
      <w:r w:rsidRPr="00AE0AA3">
        <w:rPr>
          <w:rFonts w:ascii="Calibri" w:eastAsia="Calibri" w:hAnsi="Calibri" w:cs="Times New Roman"/>
          <w:u w:val="single"/>
        </w:rPr>
        <w:t>Capital Punishment</w:t>
      </w:r>
      <w:r w:rsidRPr="00AE0AA3">
        <w:rPr>
          <w:rFonts w:ascii="Calibri" w:eastAsia="Calibri" w:hAnsi="Calibri" w:cs="Times New Roman"/>
        </w:rPr>
        <w:t xml:space="preserve">, (ß= 0.121, </w:t>
      </w:r>
      <w:r w:rsidRPr="00AE0AA3">
        <w:rPr>
          <w:rFonts w:ascii="Calibri" w:eastAsia="Calibri" w:hAnsi="Calibri" w:cs="Times New Roman"/>
          <w:i/>
          <w:iCs/>
        </w:rPr>
        <w:t>p</w:t>
      </w:r>
      <w:r w:rsidRPr="00AE0AA3">
        <w:rPr>
          <w:rFonts w:ascii="Calibri" w:eastAsia="Calibri" w:hAnsi="Calibri" w:cs="Times New Roman"/>
        </w:rPr>
        <w:t xml:space="preserve"> &lt; .001); and 3) </w:t>
      </w:r>
      <w:r w:rsidRPr="00AE0AA3">
        <w:rPr>
          <w:rFonts w:ascii="Calibri" w:eastAsia="Calibri" w:hAnsi="Calibri" w:cs="Times New Roman"/>
          <w:u w:val="single"/>
        </w:rPr>
        <w:t>AI in the Workplace</w:t>
      </w:r>
      <w:r w:rsidRPr="00AE0AA3">
        <w:rPr>
          <w:rFonts w:ascii="Calibri" w:eastAsia="Calibri" w:hAnsi="Calibri" w:cs="Times New Roman"/>
        </w:rPr>
        <w:t xml:space="preserve">, (ß= 0.1745, </w:t>
      </w:r>
      <w:r w:rsidRPr="00AE0AA3">
        <w:rPr>
          <w:rFonts w:ascii="Calibri" w:eastAsia="Calibri" w:hAnsi="Calibri" w:cs="Times New Roman"/>
          <w:i/>
          <w:iCs/>
        </w:rPr>
        <w:t>p</w:t>
      </w:r>
      <w:r w:rsidRPr="00AE0AA3">
        <w:rPr>
          <w:rFonts w:ascii="Calibri" w:eastAsia="Calibri" w:hAnsi="Calibri" w:cs="Times New Roman"/>
        </w:rPr>
        <w:t xml:space="preserve"> &lt; .001).</w:t>
      </w:r>
      <w:r w:rsidRPr="00AE0AA3">
        <w:rPr>
          <w:rFonts w:ascii="Calibri" w:eastAsia="Calibri" w:hAnsi="Calibri" w:cs="Calibri"/>
        </w:rPr>
        <w:t xml:space="preserve"> </w:t>
      </w:r>
    </w:p>
    <w:p w14:paraId="4EAAC117"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rPr>
        <w:t>We also compared ratings of familiarity across the three topics, and a one-way ANOVA revealed that there was a significant main effect of topic familiarity (</w:t>
      </w:r>
      <w:r w:rsidRPr="00AE0AA3">
        <w:rPr>
          <w:rFonts w:ascii="Calibri" w:eastAsia="Calibri" w:hAnsi="Calibri" w:cs="Times New Roman"/>
          <w:i/>
          <w:iCs/>
        </w:rPr>
        <w:t>F</w:t>
      </w:r>
      <w:r w:rsidRPr="00AE0AA3">
        <w:rPr>
          <w:rFonts w:ascii="Calibri" w:eastAsia="Calibri" w:hAnsi="Calibri" w:cs="Times New Roman"/>
        </w:rPr>
        <w:t xml:space="preserve"> (2, 1470) = 132.7, </w:t>
      </w:r>
      <w:r w:rsidRPr="00AE0AA3">
        <w:rPr>
          <w:rFonts w:ascii="Calibri" w:eastAsia="Calibri" w:hAnsi="Calibri" w:cs="Times New Roman"/>
          <w:i/>
          <w:iCs/>
        </w:rPr>
        <w:t>p</w:t>
      </w:r>
      <w:r w:rsidRPr="00AE0AA3">
        <w:rPr>
          <w:rFonts w:ascii="Calibri" w:eastAsia="Calibri" w:hAnsi="Calibri" w:cs="Times New Roman"/>
        </w:rPr>
        <w:t xml:space="preserve"> &lt; .001). A post hoc Tukey test showed that all three of our topics had significant differences in topic familiarity at p &lt; .05. We found that, contrary to </w:t>
      </w:r>
      <w:r w:rsidRPr="00AE0AA3">
        <w:rPr>
          <w:rFonts w:ascii="Calibri" w:eastAsia="Calibri" w:hAnsi="Calibri" w:cs="Times New Roman"/>
          <w:i/>
          <w:iCs/>
        </w:rPr>
        <w:t>a-priori</w:t>
      </w:r>
      <w:r w:rsidRPr="00AE0AA3">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sidRPr="00AE0AA3">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rPr>
        <w:t xml:space="preserve">One additional exploratory analysis was to determine if the effects of the social consensus and moral conviction manipulations were related to </w:t>
      </w:r>
      <w:proofErr w:type="gramStart"/>
      <w:r w:rsidRPr="00AE0AA3">
        <w:rPr>
          <w:rFonts w:ascii="Calibri" w:eastAsia="Calibri" w:hAnsi="Calibri" w:cs="Times New Roman"/>
        </w:rPr>
        <w:t>initial</w:t>
      </w:r>
      <w:proofErr w:type="gramEnd"/>
      <w:r w:rsidRPr="00AE0AA3">
        <w:rPr>
          <w:rFonts w:ascii="Calibri" w:eastAsia="Calibri" w:hAnsi="Calibri" w:cs="Times New Roman"/>
        </w:rPr>
        <w:t xml:space="preserve">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w:t>
      </w:r>
      <w:proofErr w:type="gramStart"/>
      <w:r w:rsidRPr="00AE0AA3">
        <w:rPr>
          <w:rFonts w:ascii="Calibri" w:eastAsia="Calibri" w:hAnsi="Calibri" w:cs="Times New Roman"/>
        </w:rPr>
        <w:t>individuals</w:t>
      </w:r>
      <w:proofErr w:type="gramEnd"/>
      <w:r w:rsidRPr="00AE0AA3">
        <w:rPr>
          <w:rFonts w:ascii="Calibri" w:eastAsia="Calibri" w:hAnsi="Calibri" w:cs="Times New Roman"/>
        </w:rPr>
        <w:t xml:space="preserve"> were in each </w:t>
      </w:r>
      <w:proofErr w:type="gramStart"/>
      <w:r w:rsidRPr="00AE0AA3">
        <w:rPr>
          <w:rFonts w:ascii="Calibri" w:eastAsia="Calibri" w:hAnsi="Calibri" w:cs="Times New Roman"/>
        </w:rPr>
        <w:t>category,</w:t>
      </w:r>
      <w:proofErr w:type="gramEnd"/>
      <w:r w:rsidRPr="00AE0AA3">
        <w:rPr>
          <w:rFonts w:ascii="Calibri" w:eastAsia="Calibri" w:hAnsi="Calibri" w:cs="Times New Roman"/>
        </w:rPr>
        <w:t xml:space="preserve"> for each topic. Additionally, the graphs below </w:t>
      </w:r>
      <w:proofErr w:type="gramStart"/>
      <w:r w:rsidRPr="00AE0AA3">
        <w:rPr>
          <w:rFonts w:ascii="Calibri" w:eastAsia="Calibri" w:hAnsi="Calibri" w:cs="Times New Roman"/>
        </w:rPr>
        <w:t>shows</w:t>
      </w:r>
      <w:proofErr w:type="gramEnd"/>
      <w:r w:rsidRPr="00AE0AA3">
        <w:rPr>
          <w:rFonts w:ascii="Calibri" w:eastAsia="Calibri" w:hAnsi="Calibri" w:cs="Times New Roman"/>
        </w:rPr>
        <w:t xml:space="preserve">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rsidRPr="00AE0AA3" w14:paraId="415D6148" w14:textId="77777777" w:rsidTr="00630FB2">
        <w:tc>
          <w:tcPr>
            <w:tcW w:w="2337" w:type="dxa"/>
          </w:tcPr>
          <w:p w14:paraId="3120DA74" w14:textId="77777777" w:rsidR="00B176E4" w:rsidRPr="00AE0AA3"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Negative</w:t>
            </w:r>
          </w:p>
        </w:tc>
        <w:tc>
          <w:tcPr>
            <w:tcW w:w="2338" w:type="dxa"/>
          </w:tcPr>
          <w:p w14:paraId="6C1A42F0"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Neutral</w:t>
            </w:r>
          </w:p>
        </w:tc>
        <w:tc>
          <w:tcPr>
            <w:tcW w:w="2338" w:type="dxa"/>
          </w:tcPr>
          <w:p w14:paraId="4686EDCB"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Positive</w:t>
            </w:r>
          </w:p>
        </w:tc>
      </w:tr>
      <w:tr w:rsidR="00B176E4" w:rsidRPr="00AE0AA3" w14:paraId="00981683" w14:textId="77777777" w:rsidTr="00630FB2">
        <w:tc>
          <w:tcPr>
            <w:tcW w:w="2337" w:type="dxa"/>
          </w:tcPr>
          <w:p w14:paraId="3669ED82"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UHC</w:t>
            </w:r>
          </w:p>
        </w:tc>
        <w:tc>
          <w:tcPr>
            <w:tcW w:w="2337" w:type="dxa"/>
          </w:tcPr>
          <w:p w14:paraId="18C972B7"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72</w:t>
            </w:r>
          </w:p>
        </w:tc>
        <w:tc>
          <w:tcPr>
            <w:tcW w:w="2338" w:type="dxa"/>
          </w:tcPr>
          <w:p w14:paraId="03428BD5"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47</w:t>
            </w:r>
          </w:p>
        </w:tc>
        <w:tc>
          <w:tcPr>
            <w:tcW w:w="2338" w:type="dxa"/>
          </w:tcPr>
          <w:p w14:paraId="2AFB2A7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372</w:t>
            </w:r>
          </w:p>
        </w:tc>
      </w:tr>
      <w:tr w:rsidR="00B176E4" w:rsidRPr="00AE0AA3" w14:paraId="0DF78C23" w14:textId="77777777" w:rsidTr="00630FB2">
        <w:tc>
          <w:tcPr>
            <w:tcW w:w="2337" w:type="dxa"/>
          </w:tcPr>
          <w:p w14:paraId="65A44175"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Capital Punishment</w:t>
            </w:r>
          </w:p>
        </w:tc>
        <w:tc>
          <w:tcPr>
            <w:tcW w:w="2337" w:type="dxa"/>
          </w:tcPr>
          <w:p w14:paraId="6970033D"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260</w:t>
            </w:r>
          </w:p>
        </w:tc>
        <w:tc>
          <w:tcPr>
            <w:tcW w:w="2338" w:type="dxa"/>
          </w:tcPr>
          <w:p w14:paraId="0939296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51</w:t>
            </w:r>
          </w:p>
        </w:tc>
        <w:tc>
          <w:tcPr>
            <w:tcW w:w="2338" w:type="dxa"/>
          </w:tcPr>
          <w:p w14:paraId="70F54F7E"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180</w:t>
            </w:r>
          </w:p>
        </w:tc>
      </w:tr>
      <w:tr w:rsidR="00B176E4" w:rsidRPr="00AE0AA3" w14:paraId="00627903" w14:textId="77777777" w:rsidTr="00630FB2">
        <w:tc>
          <w:tcPr>
            <w:tcW w:w="2337" w:type="dxa"/>
          </w:tcPr>
          <w:p w14:paraId="6CC7DBD3" w14:textId="77777777" w:rsidR="00B176E4" w:rsidRPr="00AE0AA3" w:rsidRDefault="00B176E4" w:rsidP="00630FB2">
            <w:pPr>
              <w:spacing w:after="100" w:afterAutospacing="1" w:line="480" w:lineRule="auto"/>
              <w:rPr>
                <w:rFonts w:ascii="Calibri" w:eastAsia="Calibri" w:hAnsi="Calibri" w:cs="Times New Roman"/>
                <w:b/>
                <w:bCs/>
              </w:rPr>
            </w:pPr>
            <w:r w:rsidRPr="00AE0AA3">
              <w:rPr>
                <w:rFonts w:ascii="Calibri" w:eastAsia="Calibri" w:hAnsi="Calibri" w:cs="Times New Roman"/>
                <w:b/>
                <w:bCs/>
              </w:rPr>
              <w:t>AI in the Workplace</w:t>
            </w:r>
          </w:p>
        </w:tc>
        <w:tc>
          <w:tcPr>
            <w:tcW w:w="2337" w:type="dxa"/>
          </w:tcPr>
          <w:p w14:paraId="4A4927EF"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279</w:t>
            </w:r>
          </w:p>
        </w:tc>
        <w:tc>
          <w:tcPr>
            <w:tcW w:w="2338" w:type="dxa"/>
          </w:tcPr>
          <w:p w14:paraId="738DE672"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50</w:t>
            </w:r>
          </w:p>
        </w:tc>
        <w:tc>
          <w:tcPr>
            <w:tcW w:w="2338" w:type="dxa"/>
          </w:tcPr>
          <w:p w14:paraId="25CE8F76" w14:textId="77777777" w:rsidR="00B176E4" w:rsidRPr="00AE0AA3" w:rsidRDefault="00B176E4" w:rsidP="00630FB2">
            <w:pPr>
              <w:spacing w:after="100" w:afterAutospacing="1" w:line="480" w:lineRule="auto"/>
              <w:rPr>
                <w:rFonts w:ascii="Calibri" w:eastAsia="Calibri" w:hAnsi="Calibri" w:cs="Times New Roman"/>
              </w:rPr>
            </w:pPr>
            <w:r w:rsidRPr="00AE0AA3">
              <w:rPr>
                <w:rFonts w:ascii="Calibri" w:eastAsia="Calibri" w:hAnsi="Calibri" w:cs="Times New Roman"/>
              </w:rPr>
              <w:t>162</w:t>
            </w:r>
          </w:p>
        </w:tc>
      </w:tr>
    </w:tbl>
    <w:p w14:paraId="5CC92514" w14:textId="77777777" w:rsidR="00B176E4" w:rsidRPr="00AE0AA3" w:rsidRDefault="00B176E4" w:rsidP="00B176E4">
      <w:pPr>
        <w:spacing w:after="100" w:afterAutospacing="1" w:line="480" w:lineRule="auto"/>
        <w:ind w:firstLine="720"/>
        <w:rPr>
          <w:rFonts w:ascii="Calibri" w:eastAsia="Calibri" w:hAnsi="Calibri" w:cs="Times New Roman"/>
        </w:rPr>
      </w:pPr>
    </w:p>
    <w:p w14:paraId="2BA06AED"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13">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14">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Pr="00AE0AA3" w:rsidRDefault="00B176E4" w:rsidP="00B176E4">
      <w:pPr>
        <w:spacing w:after="100" w:afterAutospacing="1" w:line="480" w:lineRule="auto"/>
        <w:ind w:firstLine="720"/>
        <w:rPr>
          <w:rFonts w:ascii="Calibri" w:eastAsia="Calibri" w:hAnsi="Calibri" w:cs="Times New Roman"/>
        </w:rPr>
      </w:pPr>
      <w:r w:rsidRPr="00AE0AA3">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15">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Pr="00AE0AA3" w:rsidRDefault="00B176E4" w:rsidP="00B176E4">
      <w:pPr>
        <w:spacing w:after="100" w:afterAutospacing="1" w:line="480" w:lineRule="auto"/>
        <w:ind w:firstLine="720"/>
      </w:pPr>
      <w:r w:rsidRPr="00AE0AA3">
        <w:rPr>
          <w:rFonts w:ascii="Calibri" w:eastAsia="Calibri" w:hAnsi="Calibri" w:cs="Times New Roman"/>
        </w:rPr>
        <w:t xml:space="preserve">Our exploratory analysis on the effect of initial support for a topic by category (e.g., negative, neutral, or positive) revealed that there was a significant two-way interaction between social consensus and initial categorically positive support (ß = -9.86, </w:t>
      </w:r>
      <w:r w:rsidRPr="00AE0AA3">
        <w:rPr>
          <w:rFonts w:ascii="Calibri" w:eastAsia="Calibri" w:hAnsi="Calibri" w:cs="Times New Roman"/>
          <w:i/>
          <w:iCs/>
        </w:rPr>
        <w:t>p</w:t>
      </w:r>
      <w:r w:rsidRPr="00AE0AA3">
        <w:rPr>
          <w:rFonts w:ascii="Calibri" w:eastAsia="Calibri" w:hAnsi="Calibri" w:cs="Times New Roman"/>
        </w:rPr>
        <w:t xml:space="preserve"> = 0.0420) and a significant three-way interaction between conviction condition, social consensus, and categorically positive support (ß = 14.18, </w:t>
      </w:r>
      <w:r w:rsidRPr="00AE0AA3">
        <w:rPr>
          <w:rFonts w:ascii="Calibri" w:eastAsia="Calibri" w:hAnsi="Calibri" w:cs="Times New Roman"/>
          <w:i/>
          <w:iCs/>
        </w:rPr>
        <w:t>p</w:t>
      </w:r>
      <w:r w:rsidRPr="00AE0AA3">
        <w:rPr>
          <w:rFonts w:ascii="Calibri" w:eastAsia="Calibri" w:hAnsi="Calibri" w:cs="Times New Roman"/>
        </w:rPr>
        <w:t xml:space="preserve"> = 0.0463) for the topic of UHC, but not for capital punishment or usage of AI in the workplace. </w:t>
      </w:r>
      <w:r w:rsidRPr="00AE0AA3">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AE0AA3" w:rsidRDefault="00B176E4" w:rsidP="00B176E4">
      <w:pPr>
        <w:spacing w:after="100" w:afterAutospacing="1" w:line="480" w:lineRule="auto"/>
        <w:ind w:firstLine="720"/>
      </w:pPr>
      <w:r w:rsidRPr="00AE0AA3">
        <w:t>Lastly,</w:t>
      </w:r>
      <w:r w:rsidRPr="00AE0AA3">
        <w:rPr>
          <w:rFonts w:ascii="Calibri" w:eastAsia="Calibri" w:hAnsi="Calibri" w:cs="Times New Roman"/>
        </w:rPr>
        <w:t xml:space="preserve"> a sensitivity analysis indicated that, in theory, unobserved confounders explaining 7.71% of the residual variance for both the treatment and outcome would be sufficiently strong </w:t>
      </w:r>
      <w:r w:rsidRPr="00AE0AA3">
        <w:rPr>
          <w:rFonts w:ascii="Calibri" w:eastAsia="Calibri" w:hAnsi="Calibri" w:cs="Times New Roman"/>
        </w:rPr>
        <w:lastRenderedPageBreak/>
        <w:t>to explain away all the observed effect. Conversely, this indicates that unobserved confounders that do not explain at least 7.71% of the residual variance for both the treatment and the outcome would not be sufficiently strong enough to explain our observed effect.</w:t>
      </w:r>
      <w:r w:rsidRPr="00AE0AA3">
        <w:rPr>
          <w:rFonts w:ascii="Calibri" w:eastAsia="Calibri" w:hAnsi="Calibri" w:cs="Times New Roman"/>
          <w:szCs w:val="24"/>
        </w:rPr>
        <w:t xml:space="preserve"> </w:t>
      </w:r>
    </w:p>
    <w:p w14:paraId="2A38036E" w14:textId="77777777" w:rsidR="00235E75" w:rsidRPr="00AE0AA3" w:rsidRDefault="00235E75" w:rsidP="00E116F2">
      <w:pPr>
        <w:pStyle w:val="BodyText"/>
      </w:pPr>
    </w:p>
    <w:p w14:paraId="3BFFBD9D" w14:textId="5C579CA4" w:rsidR="0078572C" w:rsidRPr="00AE0AA3" w:rsidRDefault="00235E75" w:rsidP="0078572C">
      <w:pPr>
        <w:pStyle w:val="Heading1"/>
      </w:pPr>
      <w:r w:rsidRPr="00AE0AA3">
        <w:br w:type="page"/>
      </w:r>
      <w:bookmarkStart w:id="64" w:name="_Toc195620973"/>
      <w:r w:rsidR="0078572C" w:rsidRPr="00AE0AA3">
        <w:lastRenderedPageBreak/>
        <w:t>VITA</w:t>
      </w:r>
      <w:bookmarkEnd w:id="64"/>
    </w:p>
    <w:p w14:paraId="5D19F1E5" w14:textId="77777777" w:rsidR="0078572C" w:rsidRPr="00AE0AA3" w:rsidRDefault="0078572C" w:rsidP="0078572C">
      <w:pPr>
        <w:jc w:val="center"/>
      </w:pPr>
    </w:p>
    <w:p w14:paraId="4761D16E" w14:textId="479F1215" w:rsidR="0078572C" w:rsidRDefault="0078572C" w:rsidP="0078572C">
      <w:r w:rsidRPr="00AE0AA3">
        <w:t>THIS IS PLACEHOLDER TEXT, I WILL WRITE A VITA LATER</w:t>
      </w:r>
      <w:r>
        <w:t xml:space="preserve"> </w:t>
      </w:r>
    </w:p>
    <w:p w14:paraId="0EAC50BD" w14:textId="77777777" w:rsidR="0078572C" w:rsidRPr="00B67B0E" w:rsidRDefault="0078572C" w:rsidP="0078572C">
      <w:pPr>
        <w:rPr>
          <w:color w:val="000000" w:themeColor="text1"/>
        </w:rPr>
      </w:pPr>
      <w:r w:rsidRPr="00B67B0E">
        <w:rPr>
          <w:color w:val="000000"/>
        </w:rPr>
        <w:t xml:space="preserve"> </w:t>
      </w:r>
    </w:p>
    <w:p w14:paraId="1C62D669" w14:textId="03A22C18" w:rsidR="00235E75" w:rsidRDefault="00235E75"/>
    <w:sectPr w:rsidR="00235E75" w:rsidSect="00685849">
      <w:footerReference w:type="even" r:id="rId116"/>
      <w:footerReference w:type="default" r:id="rId1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2EAEA" w14:textId="77777777" w:rsidR="0074713D" w:rsidRDefault="0074713D" w:rsidP="009C230E">
      <w:pPr>
        <w:spacing w:after="0" w:line="240" w:lineRule="auto"/>
      </w:pPr>
      <w:r>
        <w:separator/>
      </w:r>
    </w:p>
  </w:endnote>
  <w:endnote w:type="continuationSeparator" w:id="0">
    <w:p w14:paraId="775B2723" w14:textId="77777777" w:rsidR="0074713D" w:rsidRDefault="0074713D"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51697"/>
      <w:docPartObj>
        <w:docPartGallery w:val="Page Numbers (Bottom of Page)"/>
        <w:docPartUnique/>
      </w:docPartObj>
    </w:sdtPr>
    <w:sdtContent>
      <w:p w14:paraId="0FF08A4E" w14:textId="4AF72A9F" w:rsidR="004F3A3D" w:rsidRDefault="004F3A3D" w:rsidP="00BF3ED5">
        <w:pPr>
          <w:pStyle w:val="Foot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DE0C224" w14:textId="77777777" w:rsidR="009C230E" w:rsidRDefault="009C230E" w:rsidP="00BF3E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3EC63" w14:textId="77777777" w:rsidR="0074713D" w:rsidRDefault="0074713D" w:rsidP="009C230E">
      <w:pPr>
        <w:spacing w:after="0" w:line="240" w:lineRule="auto"/>
      </w:pPr>
      <w:r>
        <w:separator/>
      </w:r>
    </w:p>
  </w:footnote>
  <w:footnote w:type="continuationSeparator" w:id="0">
    <w:p w14:paraId="0F306A57" w14:textId="77777777" w:rsidR="0074713D" w:rsidRDefault="0074713D"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59D5"/>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5E0"/>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3CFA"/>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06BE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0C87"/>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5A05"/>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3B5E"/>
    <w:rsid w:val="003F5334"/>
    <w:rsid w:val="003F5C58"/>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5B5D"/>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AAE"/>
    <w:rsid w:val="00595B11"/>
    <w:rsid w:val="0059685A"/>
    <w:rsid w:val="005A109B"/>
    <w:rsid w:val="005A1C16"/>
    <w:rsid w:val="005A2537"/>
    <w:rsid w:val="005A30EF"/>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1B6"/>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5E71"/>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063"/>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4713D"/>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72C"/>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4612"/>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6C6A"/>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5C90"/>
    <w:rsid w:val="00926B2A"/>
    <w:rsid w:val="0092719A"/>
    <w:rsid w:val="009274C3"/>
    <w:rsid w:val="00927723"/>
    <w:rsid w:val="00930109"/>
    <w:rsid w:val="00930FA2"/>
    <w:rsid w:val="00933A15"/>
    <w:rsid w:val="00933DE8"/>
    <w:rsid w:val="0093407D"/>
    <w:rsid w:val="00935287"/>
    <w:rsid w:val="009360B0"/>
    <w:rsid w:val="00936689"/>
    <w:rsid w:val="00937533"/>
    <w:rsid w:val="009406AB"/>
    <w:rsid w:val="009425FA"/>
    <w:rsid w:val="00942657"/>
    <w:rsid w:val="00944CA4"/>
    <w:rsid w:val="00945332"/>
    <w:rsid w:val="00946CFE"/>
    <w:rsid w:val="00946E16"/>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62AC"/>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01BF"/>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0AA3"/>
    <w:rsid w:val="00AE200C"/>
    <w:rsid w:val="00AE30BB"/>
    <w:rsid w:val="00AE4A12"/>
    <w:rsid w:val="00AE5529"/>
    <w:rsid w:val="00AE5877"/>
    <w:rsid w:val="00AF0A06"/>
    <w:rsid w:val="00AF1569"/>
    <w:rsid w:val="00AF25B3"/>
    <w:rsid w:val="00AF2808"/>
    <w:rsid w:val="00AF3464"/>
    <w:rsid w:val="00AF385F"/>
    <w:rsid w:val="00AF4D5D"/>
    <w:rsid w:val="00AF5533"/>
    <w:rsid w:val="00AF56F5"/>
    <w:rsid w:val="00AF7592"/>
    <w:rsid w:val="00AF7985"/>
    <w:rsid w:val="00B004D7"/>
    <w:rsid w:val="00B0090D"/>
    <w:rsid w:val="00B01764"/>
    <w:rsid w:val="00B01BE1"/>
    <w:rsid w:val="00B01EEF"/>
    <w:rsid w:val="00B0456C"/>
    <w:rsid w:val="00B04E9D"/>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6724"/>
    <w:rsid w:val="00C876C6"/>
    <w:rsid w:val="00C87CBD"/>
    <w:rsid w:val="00C919EC"/>
    <w:rsid w:val="00C925BC"/>
    <w:rsid w:val="00C930C7"/>
    <w:rsid w:val="00C9363A"/>
    <w:rsid w:val="00CA1FF1"/>
    <w:rsid w:val="00CA254B"/>
    <w:rsid w:val="00CA48E3"/>
    <w:rsid w:val="00CA4B61"/>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574CE"/>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E7C70"/>
    <w:rsid w:val="00DF1FA1"/>
    <w:rsid w:val="00DF1FA7"/>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2408"/>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3761"/>
    <w:rsid w:val="00F34C35"/>
    <w:rsid w:val="00F34D39"/>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0AC"/>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912">
      <w:bodyDiv w:val="1"/>
      <w:marLeft w:val="0"/>
      <w:marRight w:val="0"/>
      <w:marTop w:val="0"/>
      <w:marBottom w:val="0"/>
      <w:divBdr>
        <w:top w:val="none" w:sz="0" w:space="0" w:color="auto"/>
        <w:left w:val="none" w:sz="0" w:space="0" w:color="auto"/>
        <w:bottom w:val="none" w:sz="0" w:space="0" w:color="auto"/>
        <w:right w:val="none" w:sz="0" w:space="0" w:color="auto"/>
      </w:divBdr>
      <w:divsChild>
        <w:div w:id="786891948">
          <w:marLeft w:val="480"/>
          <w:marRight w:val="0"/>
          <w:marTop w:val="0"/>
          <w:marBottom w:val="0"/>
          <w:divBdr>
            <w:top w:val="none" w:sz="0" w:space="0" w:color="auto"/>
            <w:left w:val="none" w:sz="0" w:space="0" w:color="auto"/>
            <w:bottom w:val="none" w:sz="0" w:space="0" w:color="auto"/>
            <w:right w:val="none" w:sz="0" w:space="0" w:color="auto"/>
          </w:divBdr>
          <w:divsChild>
            <w:div w:id="279994430">
              <w:marLeft w:val="0"/>
              <w:marRight w:val="0"/>
              <w:marTop w:val="0"/>
              <w:marBottom w:val="0"/>
              <w:divBdr>
                <w:top w:val="none" w:sz="0" w:space="0" w:color="auto"/>
                <w:left w:val="none" w:sz="0" w:space="0" w:color="auto"/>
                <w:bottom w:val="none" w:sz="0" w:space="0" w:color="auto"/>
                <w:right w:val="none" w:sz="0" w:space="0" w:color="auto"/>
              </w:divBdr>
            </w:div>
            <w:div w:id="1621766983">
              <w:marLeft w:val="0"/>
              <w:marRight w:val="0"/>
              <w:marTop w:val="0"/>
              <w:marBottom w:val="0"/>
              <w:divBdr>
                <w:top w:val="none" w:sz="0" w:space="0" w:color="auto"/>
                <w:left w:val="none" w:sz="0" w:space="0" w:color="auto"/>
                <w:bottom w:val="none" w:sz="0" w:space="0" w:color="auto"/>
                <w:right w:val="none" w:sz="0" w:space="0" w:color="auto"/>
              </w:divBdr>
            </w:div>
            <w:div w:id="866017371">
              <w:marLeft w:val="0"/>
              <w:marRight w:val="0"/>
              <w:marTop w:val="0"/>
              <w:marBottom w:val="0"/>
              <w:divBdr>
                <w:top w:val="none" w:sz="0" w:space="0" w:color="auto"/>
                <w:left w:val="none" w:sz="0" w:space="0" w:color="auto"/>
                <w:bottom w:val="none" w:sz="0" w:space="0" w:color="auto"/>
                <w:right w:val="none" w:sz="0" w:space="0" w:color="auto"/>
              </w:divBdr>
            </w:div>
            <w:div w:id="888885263">
              <w:marLeft w:val="0"/>
              <w:marRight w:val="0"/>
              <w:marTop w:val="0"/>
              <w:marBottom w:val="0"/>
              <w:divBdr>
                <w:top w:val="none" w:sz="0" w:space="0" w:color="auto"/>
                <w:left w:val="none" w:sz="0" w:space="0" w:color="auto"/>
                <w:bottom w:val="none" w:sz="0" w:space="0" w:color="auto"/>
                <w:right w:val="none" w:sz="0" w:space="0" w:color="auto"/>
              </w:divBdr>
            </w:div>
            <w:div w:id="11688278">
              <w:marLeft w:val="0"/>
              <w:marRight w:val="0"/>
              <w:marTop w:val="0"/>
              <w:marBottom w:val="0"/>
              <w:divBdr>
                <w:top w:val="none" w:sz="0" w:space="0" w:color="auto"/>
                <w:left w:val="none" w:sz="0" w:space="0" w:color="auto"/>
                <w:bottom w:val="none" w:sz="0" w:space="0" w:color="auto"/>
                <w:right w:val="none" w:sz="0" w:space="0" w:color="auto"/>
              </w:divBdr>
            </w:div>
            <w:div w:id="1696420718">
              <w:marLeft w:val="0"/>
              <w:marRight w:val="0"/>
              <w:marTop w:val="0"/>
              <w:marBottom w:val="0"/>
              <w:divBdr>
                <w:top w:val="none" w:sz="0" w:space="0" w:color="auto"/>
                <w:left w:val="none" w:sz="0" w:space="0" w:color="auto"/>
                <w:bottom w:val="none" w:sz="0" w:space="0" w:color="auto"/>
                <w:right w:val="none" w:sz="0" w:space="0" w:color="auto"/>
              </w:divBdr>
            </w:div>
            <w:div w:id="1078601385">
              <w:marLeft w:val="0"/>
              <w:marRight w:val="0"/>
              <w:marTop w:val="0"/>
              <w:marBottom w:val="0"/>
              <w:divBdr>
                <w:top w:val="none" w:sz="0" w:space="0" w:color="auto"/>
                <w:left w:val="none" w:sz="0" w:space="0" w:color="auto"/>
                <w:bottom w:val="none" w:sz="0" w:space="0" w:color="auto"/>
                <w:right w:val="none" w:sz="0" w:space="0" w:color="auto"/>
              </w:divBdr>
            </w:div>
            <w:div w:id="763377579">
              <w:marLeft w:val="0"/>
              <w:marRight w:val="0"/>
              <w:marTop w:val="0"/>
              <w:marBottom w:val="0"/>
              <w:divBdr>
                <w:top w:val="none" w:sz="0" w:space="0" w:color="auto"/>
                <w:left w:val="none" w:sz="0" w:space="0" w:color="auto"/>
                <w:bottom w:val="none" w:sz="0" w:space="0" w:color="auto"/>
                <w:right w:val="none" w:sz="0" w:space="0" w:color="auto"/>
              </w:divBdr>
            </w:div>
            <w:div w:id="713118902">
              <w:marLeft w:val="0"/>
              <w:marRight w:val="0"/>
              <w:marTop w:val="0"/>
              <w:marBottom w:val="0"/>
              <w:divBdr>
                <w:top w:val="none" w:sz="0" w:space="0" w:color="auto"/>
                <w:left w:val="none" w:sz="0" w:space="0" w:color="auto"/>
                <w:bottom w:val="none" w:sz="0" w:space="0" w:color="auto"/>
                <w:right w:val="none" w:sz="0" w:space="0" w:color="auto"/>
              </w:divBdr>
            </w:div>
            <w:div w:id="1517306618">
              <w:marLeft w:val="0"/>
              <w:marRight w:val="0"/>
              <w:marTop w:val="0"/>
              <w:marBottom w:val="0"/>
              <w:divBdr>
                <w:top w:val="none" w:sz="0" w:space="0" w:color="auto"/>
                <w:left w:val="none" w:sz="0" w:space="0" w:color="auto"/>
                <w:bottom w:val="none" w:sz="0" w:space="0" w:color="auto"/>
                <w:right w:val="none" w:sz="0" w:space="0" w:color="auto"/>
              </w:divBdr>
            </w:div>
            <w:div w:id="45835630">
              <w:marLeft w:val="0"/>
              <w:marRight w:val="0"/>
              <w:marTop w:val="0"/>
              <w:marBottom w:val="0"/>
              <w:divBdr>
                <w:top w:val="none" w:sz="0" w:space="0" w:color="auto"/>
                <w:left w:val="none" w:sz="0" w:space="0" w:color="auto"/>
                <w:bottom w:val="none" w:sz="0" w:space="0" w:color="auto"/>
                <w:right w:val="none" w:sz="0" w:space="0" w:color="auto"/>
              </w:divBdr>
            </w:div>
            <w:div w:id="1592274050">
              <w:marLeft w:val="0"/>
              <w:marRight w:val="0"/>
              <w:marTop w:val="0"/>
              <w:marBottom w:val="0"/>
              <w:divBdr>
                <w:top w:val="none" w:sz="0" w:space="0" w:color="auto"/>
                <w:left w:val="none" w:sz="0" w:space="0" w:color="auto"/>
                <w:bottom w:val="none" w:sz="0" w:space="0" w:color="auto"/>
                <w:right w:val="none" w:sz="0" w:space="0" w:color="auto"/>
              </w:divBdr>
            </w:div>
            <w:div w:id="471824219">
              <w:marLeft w:val="0"/>
              <w:marRight w:val="0"/>
              <w:marTop w:val="0"/>
              <w:marBottom w:val="0"/>
              <w:divBdr>
                <w:top w:val="none" w:sz="0" w:space="0" w:color="auto"/>
                <w:left w:val="none" w:sz="0" w:space="0" w:color="auto"/>
                <w:bottom w:val="none" w:sz="0" w:space="0" w:color="auto"/>
                <w:right w:val="none" w:sz="0" w:space="0" w:color="auto"/>
              </w:divBdr>
            </w:div>
            <w:div w:id="436410337">
              <w:marLeft w:val="0"/>
              <w:marRight w:val="0"/>
              <w:marTop w:val="0"/>
              <w:marBottom w:val="0"/>
              <w:divBdr>
                <w:top w:val="none" w:sz="0" w:space="0" w:color="auto"/>
                <w:left w:val="none" w:sz="0" w:space="0" w:color="auto"/>
                <w:bottom w:val="none" w:sz="0" w:space="0" w:color="auto"/>
                <w:right w:val="none" w:sz="0" w:space="0" w:color="auto"/>
              </w:divBdr>
            </w:div>
            <w:div w:id="437801200">
              <w:marLeft w:val="0"/>
              <w:marRight w:val="0"/>
              <w:marTop w:val="0"/>
              <w:marBottom w:val="0"/>
              <w:divBdr>
                <w:top w:val="none" w:sz="0" w:space="0" w:color="auto"/>
                <w:left w:val="none" w:sz="0" w:space="0" w:color="auto"/>
                <w:bottom w:val="none" w:sz="0" w:space="0" w:color="auto"/>
                <w:right w:val="none" w:sz="0" w:space="0" w:color="auto"/>
              </w:divBdr>
            </w:div>
            <w:div w:id="744373710">
              <w:marLeft w:val="0"/>
              <w:marRight w:val="0"/>
              <w:marTop w:val="0"/>
              <w:marBottom w:val="0"/>
              <w:divBdr>
                <w:top w:val="none" w:sz="0" w:space="0" w:color="auto"/>
                <w:left w:val="none" w:sz="0" w:space="0" w:color="auto"/>
                <w:bottom w:val="none" w:sz="0" w:space="0" w:color="auto"/>
                <w:right w:val="none" w:sz="0" w:space="0" w:color="auto"/>
              </w:divBdr>
            </w:div>
            <w:div w:id="736440744">
              <w:marLeft w:val="0"/>
              <w:marRight w:val="0"/>
              <w:marTop w:val="0"/>
              <w:marBottom w:val="0"/>
              <w:divBdr>
                <w:top w:val="none" w:sz="0" w:space="0" w:color="auto"/>
                <w:left w:val="none" w:sz="0" w:space="0" w:color="auto"/>
                <w:bottom w:val="none" w:sz="0" w:space="0" w:color="auto"/>
                <w:right w:val="none" w:sz="0" w:space="0" w:color="auto"/>
              </w:divBdr>
            </w:div>
            <w:div w:id="588192988">
              <w:marLeft w:val="0"/>
              <w:marRight w:val="0"/>
              <w:marTop w:val="0"/>
              <w:marBottom w:val="0"/>
              <w:divBdr>
                <w:top w:val="none" w:sz="0" w:space="0" w:color="auto"/>
                <w:left w:val="none" w:sz="0" w:space="0" w:color="auto"/>
                <w:bottom w:val="none" w:sz="0" w:space="0" w:color="auto"/>
                <w:right w:val="none" w:sz="0" w:space="0" w:color="auto"/>
              </w:divBdr>
            </w:div>
            <w:div w:id="969942976">
              <w:marLeft w:val="0"/>
              <w:marRight w:val="0"/>
              <w:marTop w:val="0"/>
              <w:marBottom w:val="0"/>
              <w:divBdr>
                <w:top w:val="none" w:sz="0" w:space="0" w:color="auto"/>
                <w:left w:val="none" w:sz="0" w:space="0" w:color="auto"/>
                <w:bottom w:val="none" w:sz="0" w:space="0" w:color="auto"/>
                <w:right w:val="none" w:sz="0" w:space="0" w:color="auto"/>
              </w:divBdr>
            </w:div>
            <w:div w:id="64107019">
              <w:marLeft w:val="0"/>
              <w:marRight w:val="0"/>
              <w:marTop w:val="0"/>
              <w:marBottom w:val="0"/>
              <w:divBdr>
                <w:top w:val="none" w:sz="0" w:space="0" w:color="auto"/>
                <w:left w:val="none" w:sz="0" w:space="0" w:color="auto"/>
                <w:bottom w:val="none" w:sz="0" w:space="0" w:color="auto"/>
                <w:right w:val="none" w:sz="0" w:space="0" w:color="auto"/>
              </w:divBdr>
            </w:div>
            <w:div w:id="2020962102">
              <w:marLeft w:val="0"/>
              <w:marRight w:val="0"/>
              <w:marTop w:val="0"/>
              <w:marBottom w:val="0"/>
              <w:divBdr>
                <w:top w:val="none" w:sz="0" w:space="0" w:color="auto"/>
                <w:left w:val="none" w:sz="0" w:space="0" w:color="auto"/>
                <w:bottom w:val="none" w:sz="0" w:space="0" w:color="auto"/>
                <w:right w:val="none" w:sz="0" w:space="0" w:color="auto"/>
              </w:divBdr>
            </w:div>
            <w:div w:id="463084859">
              <w:marLeft w:val="0"/>
              <w:marRight w:val="0"/>
              <w:marTop w:val="0"/>
              <w:marBottom w:val="0"/>
              <w:divBdr>
                <w:top w:val="none" w:sz="0" w:space="0" w:color="auto"/>
                <w:left w:val="none" w:sz="0" w:space="0" w:color="auto"/>
                <w:bottom w:val="none" w:sz="0" w:space="0" w:color="auto"/>
                <w:right w:val="none" w:sz="0" w:space="0" w:color="auto"/>
              </w:divBdr>
            </w:div>
            <w:div w:id="2067947635">
              <w:marLeft w:val="0"/>
              <w:marRight w:val="0"/>
              <w:marTop w:val="0"/>
              <w:marBottom w:val="0"/>
              <w:divBdr>
                <w:top w:val="none" w:sz="0" w:space="0" w:color="auto"/>
                <w:left w:val="none" w:sz="0" w:space="0" w:color="auto"/>
                <w:bottom w:val="none" w:sz="0" w:space="0" w:color="auto"/>
                <w:right w:val="none" w:sz="0" w:space="0" w:color="auto"/>
              </w:divBdr>
            </w:div>
            <w:div w:id="808522584">
              <w:marLeft w:val="0"/>
              <w:marRight w:val="0"/>
              <w:marTop w:val="0"/>
              <w:marBottom w:val="0"/>
              <w:divBdr>
                <w:top w:val="none" w:sz="0" w:space="0" w:color="auto"/>
                <w:left w:val="none" w:sz="0" w:space="0" w:color="auto"/>
                <w:bottom w:val="none" w:sz="0" w:space="0" w:color="auto"/>
                <w:right w:val="none" w:sz="0" w:space="0" w:color="auto"/>
              </w:divBdr>
            </w:div>
            <w:div w:id="773016791">
              <w:marLeft w:val="0"/>
              <w:marRight w:val="0"/>
              <w:marTop w:val="0"/>
              <w:marBottom w:val="0"/>
              <w:divBdr>
                <w:top w:val="none" w:sz="0" w:space="0" w:color="auto"/>
                <w:left w:val="none" w:sz="0" w:space="0" w:color="auto"/>
                <w:bottom w:val="none" w:sz="0" w:space="0" w:color="auto"/>
                <w:right w:val="none" w:sz="0" w:space="0" w:color="auto"/>
              </w:divBdr>
            </w:div>
            <w:div w:id="1896114533">
              <w:marLeft w:val="0"/>
              <w:marRight w:val="0"/>
              <w:marTop w:val="0"/>
              <w:marBottom w:val="0"/>
              <w:divBdr>
                <w:top w:val="none" w:sz="0" w:space="0" w:color="auto"/>
                <w:left w:val="none" w:sz="0" w:space="0" w:color="auto"/>
                <w:bottom w:val="none" w:sz="0" w:space="0" w:color="auto"/>
                <w:right w:val="none" w:sz="0" w:space="0" w:color="auto"/>
              </w:divBdr>
            </w:div>
            <w:div w:id="2135560684">
              <w:marLeft w:val="0"/>
              <w:marRight w:val="0"/>
              <w:marTop w:val="0"/>
              <w:marBottom w:val="0"/>
              <w:divBdr>
                <w:top w:val="none" w:sz="0" w:space="0" w:color="auto"/>
                <w:left w:val="none" w:sz="0" w:space="0" w:color="auto"/>
                <w:bottom w:val="none" w:sz="0" w:space="0" w:color="auto"/>
                <w:right w:val="none" w:sz="0" w:space="0" w:color="auto"/>
              </w:divBdr>
            </w:div>
            <w:div w:id="180360600">
              <w:marLeft w:val="0"/>
              <w:marRight w:val="0"/>
              <w:marTop w:val="0"/>
              <w:marBottom w:val="0"/>
              <w:divBdr>
                <w:top w:val="none" w:sz="0" w:space="0" w:color="auto"/>
                <w:left w:val="none" w:sz="0" w:space="0" w:color="auto"/>
                <w:bottom w:val="none" w:sz="0" w:space="0" w:color="auto"/>
                <w:right w:val="none" w:sz="0" w:space="0" w:color="auto"/>
              </w:divBdr>
            </w:div>
            <w:div w:id="2125685079">
              <w:marLeft w:val="0"/>
              <w:marRight w:val="0"/>
              <w:marTop w:val="0"/>
              <w:marBottom w:val="0"/>
              <w:divBdr>
                <w:top w:val="none" w:sz="0" w:space="0" w:color="auto"/>
                <w:left w:val="none" w:sz="0" w:space="0" w:color="auto"/>
                <w:bottom w:val="none" w:sz="0" w:space="0" w:color="auto"/>
                <w:right w:val="none" w:sz="0" w:space="0" w:color="auto"/>
              </w:divBdr>
            </w:div>
            <w:div w:id="1793472920">
              <w:marLeft w:val="0"/>
              <w:marRight w:val="0"/>
              <w:marTop w:val="0"/>
              <w:marBottom w:val="0"/>
              <w:divBdr>
                <w:top w:val="none" w:sz="0" w:space="0" w:color="auto"/>
                <w:left w:val="none" w:sz="0" w:space="0" w:color="auto"/>
                <w:bottom w:val="none" w:sz="0" w:space="0" w:color="auto"/>
                <w:right w:val="none" w:sz="0" w:space="0" w:color="auto"/>
              </w:divBdr>
            </w:div>
            <w:div w:id="547298543">
              <w:marLeft w:val="0"/>
              <w:marRight w:val="0"/>
              <w:marTop w:val="0"/>
              <w:marBottom w:val="0"/>
              <w:divBdr>
                <w:top w:val="none" w:sz="0" w:space="0" w:color="auto"/>
                <w:left w:val="none" w:sz="0" w:space="0" w:color="auto"/>
                <w:bottom w:val="none" w:sz="0" w:space="0" w:color="auto"/>
                <w:right w:val="none" w:sz="0" w:space="0" w:color="auto"/>
              </w:divBdr>
            </w:div>
            <w:div w:id="43256671">
              <w:marLeft w:val="0"/>
              <w:marRight w:val="0"/>
              <w:marTop w:val="0"/>
              <w:marBottom w:val="0"/>
              <w:divBdr>
                <w:top w:val="none" w:sz="0" w:space="0" w:color="auto"/>
                <w:left w:val="none" w:sz="0" w:space="0" w:color="auto"/>
                <w:bottom w:val="none" w:sz="0" w:space="0" w:color="auto"/>
                <w:right w:val="none" w:sz="0" w:space="0" w:color="auto"/>
              </w:divBdr>
            </w:div>
            <w:div w:id="1197697949">
              <w:marLeft w:val="0"/>
              <w:marRight w:val="0"/>
              <w:marTop w:val="0"/>
              <w:marBottom w:val="0"/>
              <w:divBdr>
                <w:top w:val="none" w:sz="0" w:space="0" w:color="auto"/>
                <w:left w:val="none" w:sz="0" w:space="0" w:color="auto"/>
                <w:bottom w:val="none" w:sz="0" w:space="0" w:color="auto"/>
                <w:right w:val="none" w:sz="0" w:space="0" w:color="auto"/>
              </w:divBdr>
            </w:div>
            <w:div w:id="52387176">
              <w:marLeft w:val="0"/>
              <w:marRight w:val="0"/>
              <w:marTop w:val="0"/>
              <w:marBottom w:val="0"/>
              <w:divBdr>
                <w:top w:val="none" w:sz="0" w:space="0" w:color="auto"/>
                <w:left w:val="none" w:sz="0" w:space="0" w:color="auto"/>
                <w:bottom w:val="none" w:sz="0" w:space="0" w:color="auto"/>
                <w:right w:val="none" w:sz="0" w:space="0" w:color="auto"/>
              </w:divBdr>
            </w:div>
            <w:div w:id="199054608">
              <w:marLeft w:val="0"/>
              <w:marRight w:val="0"/>
              <w:marTop w:val="0"/>
              <w:marBottom w:val="0"/>
              <w:divBdr>
                <w:top w:val="none" w:sz="0" w:space="0" w:color="auto"/>
                <w:left w:val="none" w:sz="0" w:space="0" w:color="auto"/>
                <w:bottom w:val="none" w:sz="0" w:space="0" w:color="auto"/>
                <w:right w:val="none" w:sz="0" w:space="0" w:color="auto"/>
              </w:divBdr>
            </w:div>
            <w:div w:id="1861233642">
              <w:marLeft w:val="0"/>
              <w:marRight w:val="0"/>
              <w:marTop w:val="0"/>
              <w:marBottom w:val="0"/>
              <w:divBdr>
                <w:top w:val="none" w:sz="0" w:space="0" w:color="auto"/>
                <w:left w:val="none" w:sz="0" w:space="0" w:color="auto"/>
                <w:bottom w:val="none" w:sz="0" w:space="0" w:color="auto"/>
                <w:right w:val="none" w:sz="0" w:space="0" w:color="auto"/>
              </w:divBdr>
            </w:div>
            <w:div w:id="1324511323">
              <w:marLeft w:val="0"/>
              <w:marRight w:val="0"/>
              <w:marTop w:val="0"/>
              <w:marBottom w:val="0"/>
              <w:divBdr>
                <w:top w:val="none" w:sz="0" w:space="0" w:color="auto"/>
                <w:left w:val="none" w:sz="0" w:space="0" w:color="auto"/>
                <w:bottom w:val="none" w:sz="0" w:space="0" w:color="auto"/>
                <w:right w:val="none" w:sz="0" w:space="0" w:color="auto"/>
              </w:divBdr>
            </w:div>
            <w:div w:id="1895851127">
              <w:marLeft w:val="0"/>
              <w:marRight w:val="0"/>
              <w:marTop w:val="0"/>
              <w:marBottom w:val="0"/>
              <w:divBdr>
                <w:top w:val="none" w:sz="0" w:space="0" w:color="auto"/>
                <w:left w:val="none" w:sz="0" w:space="0" w:color="auto"/>
                <w:bottom w:val="none" w:sz="0" w:space="0" w:color="auto"/>
                <w:right w:val="none" w:sz="0" w:space="0" w:color="auto"/>
              </w:divBdr>
            </w:div>
            <w:div w:id="1086656928">
              <w:marLeft w:val="0"/>
              <w:marRight w:val="0"/>
              <w:marTop w:val="0"/>
              <w:marBottom w:val="0"/>
              <w:divBdr>
                <w:top w:val="none" w:sz="0" w:space="0" w:color="auto"/>
                <w:left w:val="none" w:sz="0" w:space="0" w:color="auto"/>
                <w:bottom w:val="none" w:sz="0" w:space="0" w:color="auto"/>
                <w:right w:val="none" w:sz="0" w:space="0" w:color="auto"/>
              </w:divBdr>
            </w:div>
            <w:div w:id="677587789">
              <w:marLeft w:val="0"/>
              <w:marRight w:val="0"/>
              <w:marTop w:val="0"/>
              <w:marBottom w:val="0"/>
              <w:divBdr>
                <w:top w:val="none" w:sz="0" w:space="0" w:color="auto"/>
                <w:left w:val="none" w:sz="0" w:space="0" w:color="auto"/>
                <w:bottom w:val="none" w:sz="0" w:space="0" w:color="auto"/>
                <w:right w:val="none" w:sz="0" w:space="0" w:color="auto"/>
              </w:divBdr>
            </w:div>
            <w:div w:id="736823258">
              <w:marLeft w:val="0"/>
              <w:marRight w:val="0"/>
              <w:marTop w:val="0"/>
              <w:marBottom w:val="0"/>
              <w:divBdr>
                <w:top w:val="none" w:sz="0" w:space="0" w:color="auto"/>
                <w:left w:val="none" w:sz="0" w:space="0" w:color="auto"/>
                <w:bottom w:val="none" w:sz="0" w:space="0" w:color="auto"/>
                <w:right w:val="none" w:sz="0" w:space="0" w:color="auto"/>
              </w:divBdr>
            </w:div>
            <w:div w:id="1022515809">
              <w:marLeft w:val="0"/>
              <w:marRight w:val="0"/>
              <w:marTop w:val="0"/>
              <w:marBottom w:val="0"/>
              <w:divBdr>
                <w:top w:val="none" w:sz="0" w:space="0" w:color="auto"/>
                <w:left w:val="none" w:sz="0" w:space="0" w:color="auto"/>
                <w:bottom w:val="none" w:sz="0" w:space="0" w:color="auto"/>
                <w:right w:val="none" w:sz="0" w:space="0" w:color="auto"/>
              </w:divBdr>
            </w:div>
            <w:div w:id="1433017779">
              <w:marLeft w:val="0"/>
              <w:marRight w:val="0"/>
              <w:marTop w:val="0"/>
              <w:marBottom w:val="0"/>
              <w:divBdr>
                <w:top w:val="none" w:sz="0" w:space="0" w:color="auto"/>
                <w:left w:val="none" w:sz="0" w:space="0" w:color="auto"/>
                <w:bottom w:val="none" w:sz="0" w:space="0" w:color="auto"/>
                <w:right w:val="none" w:sz="0" w:space="0" w:color="auto"/>
              </w:divBdr>
            </w:div>
            <w:div w:id="1769347477">
              <w:marLeft w:val="0"/>
              <w:marRight w:val="0"/>
              <w:marTop w:val="0"/>
              <w:marBottom w:val="0"/>
              <w:divBdr>
                <w:top w:val="none" w:sz="0" w:space="0" w:color="auto"/>
                <w:left w:val="none" w:sz="0" w:space="0" w:color="auto"/>
                <w:bottom w:val="none" w:sz="0" w:space="0" w:color="auto"/>
                <w:right w:val="none" w:sz="0" w:space="0" w:color="auto"/>
              </w:divBdr>
            </w:div>
            <w:div w:id="1904178074">
              <w:marLeft w:val="0"/>
              <w:marRight w:val="0"/>
              <w:marTop w:val="0"/>
              <w:marBottom w:val="0"/>
              <w:divBdr>
                <w:top w:val="none" w:sz="0" w:space="0" w:color="auto"/>
                <w:left w:val="none" w:sz="0" w:space="0" w:color="auto"/>
                <w:bottom w:val="none" w:sz="0" w:space="0" w:color="auto"/>
                <w:right w:val="none" w:sz="0" w:space="0" w:color="auto"/>
              </w:divBdr>
            </w:div>
            <w:div w:id="324744699">
              <w:marLeft w:val="0"/>
              <w:marRight w:val="0"/>
              <w:marTop w:val="0"/>
              <w:marBottom w:val="0"/>
              <w:divBdr>
                <w:top w:val="none" w:sz="0" w:space="0" w:color="auto"/>
                <w:left w:val="none" w:sz="0" w:space="0" w:color="auto"/>
                <w:bottom w:val="none" w:sz="0" w:space="0" w:color="auto"/>
                <w:right w:val="none" w:sz="0" w:space="0" w:color="auto"/>
              </w:divBdr>
            </w:div>
            <w:div w:id="1888029105">
              <w:marLeft w:val="0"/>
              <w:marRight w:val="0"/>
              <w:marTop w:val="0"/>
              <w:marBottom w:val="0"/>
              <w:divBdr>
                <w:top w:val="none" w:sz="0" w:space="0" w:color="auto"/>
                <w:left w:val="none" w:sz="0" w:space="0" w:color="auto"/>
                <w:bottom w:val="none" w:sz="0" w:space="0" w:color="auto"/>
                <w:right w:val="none" w:sz="0" w:space="0" w:color="auto"/>
              </w:divBdr>
            </w:div>
            <w:div w:id="1434473320">
              <w:marLeft w:val="0"/>
              <w:marRight w:val="0"/>
              <w:marTop w:val="0"/>
              <w:marBottom w:val="0"/>
              <w:divBdr>
                <w:top w:val="none" w:sz="0" w:space="0" w:color="auto"/>
                <w:left w:val="none" w:sz="0" w:space="0" w:color="auto"/>
                <w:bottom w:val="none" w:sz="0" w:space="0" w:color="auto"/>
                <w:right w:val="none" w:sz="0" w:space="0" w:color="auto"/>
              </w:divBdr>
            </w:div>
            <w:div w:id="1453285600">
              <w:marLeft w:val="0"/>
              <w:marRight w:val="0"/>
              <w:marTop w:val="0"/>
              <w:marBottom w:val="0"/>
              <w:divBdr>
                <w:top w:val="none" w:sz="0" w:space="0" w:color="auto"/>
                <w:left w:val="none" w:sz="0" w:space="0" w:color="auto"/>
                <w:bottom w:val="none" w:sz="0" w:space="0" w:color="auto"/>
                <w:right w:val="none" w:sz="0" w:space="0" w:color="auto"/>
              </w:divBdr>
            </w:div>
            <w:div w:id="420221849">
              <w:marLeft w:val="0"/>
              <w:marRight w:val="0"/>
              <w:marTop w:val="0"/>
              <w:marBottom w:val="0"/>
              <w:divBdr>
                <w:top w:val="none" w:sz="0" w:space="0" w:color="auto"/>
                <w:left w:val="none" w:sz="0" w:space="0" w:color="auto"/>
                <w:bottom w:val="none" w:sz="0" w:space="0" w:color="auto"/>
                <w:right w:val="none" w:sz="0" w:space="0" w:color="auto"/>
              </w:divBdr>
            </w:div>
            <w:div w:id="1633976155">
              <w:marLeft w:val="0"/>
              <w:marRight w:val="0"/>
              <w:marTop w:val="0"/>
              <w:marBottom w:val="0"/>
              <w:divBdr>
                <w:top w:val="none" w:sz="0" w:space="0" w:color="auto"/>
                <w:left w:val="none" w:sz="0" w:space="0" w:color="auto"/>
                <w:bottom w:val="none" w:sz="0" w:space="0" w:color="auto"/>
                <w:right w:val="none" w:sz="0" w:space="0" w:color="auto"/>
              </w:divBdr>
            </w:div>
            <w:div w:id="1731030330">
              <w:marLeft w:val="0"/>
              <w:marRight w:val="0"/>
              <w:marTop w:val="0"/>
              <w:marBottom w:val="0"/>
              <w:divBdr>
                <w:top w:val="none" w:sz="0" w:space="0" w:color="auto"/>
                <w:left w:val="none" w:sz="0" w:space="0" w:color="auto"/>
                <w:bottom w:val="none" w:sz="0" w:space="0" w:color="auto"/>
                <w:right w:val="none" w:sz="0" w:space="0" w:color="auto"/>
              </w:divBdr>
            </w:div>
            <w:div w:id="2053993616">
              <w:marLeft w:val="0"/>
              <w:marRight w:val="0"/>
              <w:marTop w:val="0"/>
              <w:marBottom w:val="0"/>
              <w:divBdr>
                <w:top w:val="none" w:sz="0" w:space="0" w:color="auto"/>
                <w:left w:val="none" w:sz="0" w:space="0" w:color="auto"/>
                <w:bottom w:val="none" w:sz="0" w:space="0" w:color="auto"/>
                <w:right w:val="none" w:sz="0" w:space="0" w:color="auto"/>
              </w:divBdr>
            </w:div>
            <w:div w:id="1503931491">
              <w:marLeft w:val="0"/>
              <w:marRight w:val="0"/>
              <w:marTop w:val="0"/>
              <w:marBottom w:val="0"/>
              <w:divBdr>
                <w:top w:val="none" w:sz="0" w:space="0" w:color="auto"/>
                <w:left w:val="none" w:sz="0" w:space="0" w:color="auto"/>
                <w:bottom w:val="none" w:sz="0" w:space="0" w:color="auto"/>
                <w:right w:val="none" w:sz="0" w:space="0" w:color="auto"/>
              </w:divBdr>
            </w:div>
            <w:div w:id="1896499732">
              <w:marLeft w:val="0"/>
              <w:marRight w:val="0"/>
              <w:marTop w:val="0"/>
              <w:marBottom w:val="0"/>
              <w:divBdr>
                <w:top w:val="none" w:sz="0" w:space="0" w:color="auto"/>
                <w:left w:val="none" w:sz="0" w:space="0" w:color="auto"/>
                <w:bottom w:val="none" w:sz="0" w:space="0" w:color="auto"/>
                <w:right w:val="none" w:sz="0" w:space="0" w:color="auto"/>
              </w:divBdr>
            </w:div>
            <w:div w:id="205414053">
              <w:marLeft w:val="0"/>
              <w:marRight w:val="0"/>
              <w:marTop w:val="0"/>
              <w:marBottom w:val="0"/>
              <w:divBdr>
                <w:top w:val="none" w:sz="0" w:space="0" w:color="auto"/>
                <w:left w:val="none" w:sz="0" w:space="0" w:color="auto"/>
                <w:bottom w:val="none" w:sz="0" w:space="0" w:color="auto"/>
                <w:right w:val="none" w:sz="0" w:space="0" w:color="auto"/>
              </w:divBdr>
            </w:div>
            <w:div w:id="26687717">
              <w:marLeft w:val="0"/>
              <w:marRight w:val="0"/>
              <w:marTop w:val="0"/>
              <w:marBottom w:val="0"/>
              <w:divBdr>
                <w:top w:val="none" w:sz="0" w:space="0" w:color="auto"/>
                <w:left w:val="none" w:sz="0" w:space="0" w:color="auto"/>
                <w:bottom w:val="none" w:sz="0" w:space="0" w:color="auto"/>
                <w:right w:val="none" w:sz="0" w:space="0" w:color="auto"/>
              </w:divBdr>
            </w:div>
            <w:div w:id="802306251">
              <w:marLeft w:val="0"/>
              <w:marRight w:val="0"/>
              <w:marTop w:val="0"/>
              <w:marBottom w:val="0"/>
              <w:divBdr>
                <w:top w:val="none" w:sz="0" w:space="0" w:color="auto"/>
                <w:left w:val="none" w:sz="0" w:space="0" w:color="auto"/>
                <w:bottom w:val="none" w:sz="0" w:space="0" w:color="auto"/>
                <w:right w:val="none" w:sz="0" w:space="0" w:color="auto"/>
              </w:divBdr>
            </w:div>
            <w:div w:id="1320697045">
              <w:marLeft w:val="0"/>
              <w:marRight w:val="0"/>
              <w:marTop w:val="0"/>
              <w:marBottom w:val="0"/>
              <w:divBdr>
                <w:top w:val="none" w:sz="0" w:space="0" w:color="auto"/>
                <w:left w:val="none" w:sz="0" w:space="0" w:color="auto"/>
                <w:bottom w:val="none" w:sz="0" w:space="0" w:color="auto"/>
                <w:right w:val="none" w:sz="0" w:space="0" w:color="auto"/>
              </w:divBdr>
            </w:div>
            <w:div w:id="1140264689">
              <w:marLeft w:val="0"/>
              <w:marRight w:val="0"/>
              <w:marTop w:val="0"/>
              <w:marBottom w:val="0"/>
              <w:divBdr>
                <w:top w:val="none" w:sz="0" w:space="0" w:color="auto"/>
                <w:left w:val="none" w:sz="0" w:space="0" w:color="auto"/>
                <w:bottom w:val="none" w:sz="0" w:space="0" w:color="auto"/>
                <w:right w:val="none" w:sz="0" w:space="0" w:color="auto"/>
              </w:divBdr>
            </w:div>
            <w:div w:id="1297175957">
              <w:marLeft w:val="0"/>
              <w:marRight w:val="0"/>
              <w:marTop w:val="0"/>
              <w:marBottom w:val="0"/>
              <w:divBdr>
                <w:top w:val="none" w:sz="0" w:space="0" w:color="auto"/>
                <w:left w:val="none" w:sz="0" w:space="0" w:color="auto"/>
                <w:bottom w:val="none" w:sz="0" w:space="0" w:color="auto"/>
                <w:right w:val="none" w:sz="0" w:space="0" w:color="auto"/>
              </w:divBdr>
            </w:div>
            <w:div w:id="1336035911">
              <w:marLeft w:val="0"/>
              <w:marRight w:val="0"/>
              <w:marTop w:val="0"/>
              <w:marBottom w:val="0"/>
              <w:divBdr>
                <w:top w:val="none" w:sz="0" w:space="0" w:color="auto"/>
                <w:left w:val="none" w:sz="0" w:space="0" w:color="auto"/>
                <w:bottom w:val="none" w:sz="0" w:space="0" w:color="auto"/>
                <w:right w:val="none" w:sz="0" w:space="0" w:color="auto"/>
              </w:divBdr>
            </w:div>
            <w:div w:id="857231245">
              <w:marLeft w:val="0"/>
              <w:marRight w:val="0"/>
              <w:marTop w:val="0"/>
              <w:marBottom w:val="0"/>
              <w:divBdr>
                <w:top w:val="none" w:sz="0" w:space="0" w:color="auto"/>
                <w:left w:val="none" w:sz="0" w:space="0" w:color="auto"/>
                <w:bottom w:val="none" w:sz="0" w:space="0" w:color="auto"/>
                <w:right w:val="none" w:sz="0" w:space="0" w:color="auto"/>
              </w:divBdr>
            </w:div>
            <w:div w:id="1997298360">
              <w:marLeft w:val="0"/>
              <w:marRight w:val="0"/>
              <w:marTop w:val="0"/>
              <w:marBottom w:val="0"/>
              <w:divBdr>
                <w:top w:val="none" w:sz="0" w:space="0" w:color="auto"/>
                <w:left w:val="none" w:sz="0" w:space="0" w:color="auto"/>
                <w:bottom w:val="none" w:sz="0" w:space="0" w:color="auto"/>
                <w:right w:val="none" w:sz="0" w:space="0" w:color="auto"/>
              </w:divBdr>
            </w:div>
            <w:div w:id="1913663693">
              <w:marLeft w:val="0"/>
              <w:marRight w:val="0"/>
              <w:marTop w:val="0"/>
              <w:marBottom w:val="0"/>
              <w:divBdr>
                <w:top w:val="none" w:sz="0" w:space="0" w:color="auto"/>
                <w:left w:val="none" w:sz="0" w:space="0" w:color="auto"/>
                <w:bottom w:val="none" w:sz="0" w:space="0" w:color="auto"/>
                <w:right w:val="none" w:sz="0" w:space="0" w:color="auto"/>
              </w:divBdr>
            </w:div>
            <w:div w:id="883247555">
              <w:marLeft w:val="0"/>
              <w:marRight w:val="0"/>
              <w:marTop w:val="0"/>
              <w:marBottom w:val="0"/>
              <w:divBdr>
                <w:top w:val="none" w:sz="0" w:space="0" w:color="auto"/>
                <w:left w:val="none" w:sz="0" w:space="0" w:color="auto"/>
                <w:bottom w:val="none" w:sz="0" w:space="0" w:color="auto"/>
                <w:right w:val="none" w:sz="0" w:space="0" w:color="auto"/>
              </w:divBdr>
            </w:div>
            <w:div w:id="1281909737">
              <w:marLeft w:val="0"/>
              <w:marRight w:val="0"/>
              <w:marTop w:val="0"/>
              <w:marBottom w:val="0"/>
              <w:divBdr>
                <w:top w:val="none" w:sz="0" w:space="0" w:color="auto"/>
                <w:left w:val="none" w:sz="0" w:space="0" w:color="auto"/>
                <w:bottom w:val="none" w:sz="0" w:space="0" w:color="auto"/>
                <w:right w:val="none" w:sz="0" w:space="0" w:color="auto"/>
              </w:divBdr>
            </w:div>
            <w:div w:id="12533567">
              <w:marLeft w:val="0"/>
              <w:marRight w:val="0"/>
              <w:marTop w:val="0"/>
              <w:marBottom w:val="0"/>
              <w:divBdr>
                <w:top w:val="none" w:sz="0" w:space="0" w:color="auto"/>
                <w:left w:val="none" w:sz="0" w:space="0" w:color="auto"/>
                <w:bottom w:val="none" w:sz="0" w:space="0" w:color="auto"/>
                <w:right w:val="none" w:sz="0" w:space="0" w:color="auto"/>
              </w:divBdr>
            </w:div>
            <w:div w:id="1564755935">
              <w:marLeft w:val="0"/>
              <w:marRight w:val="0"/>
              <w:marTop w:val="0"/>
              <w:marBottom w:val="0"/>
              <w:divBdr>
                <w:top w:val="none" w:sz="0" w:space="0" w:color="auto"/>
                <w:left w:val="none" w:sz="0" w:space="0" w:color="auto"/>
                <w:bottom w:val="none" w:sz="0" w:space="0" w:color="auto"/>
                <w:right w:val="none" w:sz="0" w:space="0" w:color="auto"/>
              </w:divBdr>
            </w:div>
            <w:div w:id="1688561315">
              <w:marLeft w:val="0"/>
              <w:marRight w:val="0"/>
              <w:marTop w:val="0"/>
              <w:marBottom w:val="0"/>
              <w:divBdr>
                <w:top w:val="none" w:sz="0" w:space="0" w:color="auto"/>
                <w:left w:val="none" w:sz="0" w:space="0" w:color="auto"/>
                <w:bottom w:val="none" w:sz="0" w:space="0" w:color="auto"/>
                <w:right w:val="none" w:sz="0" w:space="0" w:color="auto"/>
              </w:divBdr>
            </w:div>
            <w:div w:id="566502369">
              <w:marLeft w:val="0"/>
              <w:marRight w:val="0"/>
              <w:marTop w:val="0"/>
              <w:marBottom w:val="0"/>
              <w:divBdr>
                <w:top w:val="none" w:sz="0" w:space="0" w:color="auto"/>
                <w:left w:val="none" w:sz="0" w:space="0" w:color="auto"/>
                <w:bottom w:val="none" w:sz="0" w:space="0" w:color="auto"/>
                <w:right w:val="none" w:sz="0" w:space="0" w:color="auto"/>
              </w:divBdr>
            </w:div>
            <w:div w:id="99840941">
              <w:marLeft w:val="0"/>
              <w:marRight w:val="0"/>
              <w:marTop w:val="0"/>
              <w:marBottom w:val="0"/>
              <w:divBdr>
                <w:top w:val="none" w:sz="0" w:space="0" w:color="auto"/>
                <w:left w:val="none" w:sz="0" w:space="0" w:color="auto"/>
                <w:bottom w:val="none" w:sz="0" w:space="0" w:color="auto"/>
                <w:right w:val="none" w:sz="0" w:space="0" w:color="auto"/>
              </w:divBdr>
            </w:div>
            <w:div w:id="1530143053">
              <w:marLeft w:val="0"/>
              <w:marRight w:val="0"/>
              <w:marTop w:val="0"/>
              <w:marBottom w:val="0"/>
              <w:divBdr>
                <w:top w:val="none" w:sz="0" w:space="0" w:color="auto"/>
                <w:left w:val="none" w:sz="0" w:space="0" w:color="auto"/>
                <w:bottom w:val="none" w:sz="0" w:space="0" w:color="auto"/>
                <w:right w:val="none" w:sz="0" w:space="0" w:color="auto"/>
              </w:divBdr>
            </w:div>
            <w:div w:id="479076386">
              <w:marLeft w:val="0"/>
              <w:marRight w:val="0"/>
              <w:marTop w:val="0"/>
              <w:marBottom w:val="0"/>
              <w:divBdr>
                <w:top w:val="none" w:sz="0" w:space="0" w:color="auto"/>
                <w:left w:val="none" w:sz="0" w:space="0" w:color="auto"/>
                <w:bottom w:val="none" w:sz="0" w:space="0" w:color="auto"/>
                <w:right w:val="none" w:sz="0" w:space="0" w:color="auto"/>
              </w:divBdr>
            </w:div>
            <w:div w:id="1298949572">
              <w:marLeft w:val="0"/>
              <w:marRight w:val="0"/>
              <w:marTop w:val="0"/>
              <w:marBottom w:val="0"/>
              <w:divBdr>
                <w:top w:val="none" w:sz="0" w:space="0" w:color="auto"/>
                <w:left w:val="none" w:sz="0" w:space="0" w:color="auto"/>
                <w:bottom w:val="none" w:sz="0" w:space="0" w:color="auto"/>
                <w:right w:val="none" w:sz="0" w:space="0" w:color="auto"/>
              </w:divBdr>
            </w:div>
            <w:div w:id="684093469">
              <w:marLeft w:val="0"/>
              <w:marRight w:val="0"/>
              <w:marTop w:val="0"/>
              <w:marBottom w:val="0"/>
              <w:divBdr>
                <w:top w:val="none" w:sz="0" w:space="0" w:color="auto"/>
                <w:left w:val="none" w:sz="0" w:space="0" w:color="auto"/>
                <w:bottom w:val="none" w:sz="0" w:space="0" w:color="auto"/>
                <w:right w:val="none" w:sz="0" w:space="0" w:color="auto"/>
              </w:divBdr>
            </w:div>
            <w:div w:id="760638386">
              <w:marLeft w:val="0"/>
              <w:marRight w:val="0"/>
              <w:marTop w:val="0"/>
              <w:marBottom w:val="0"/>
              <w:divBdr>
                <w:top w:val="none" w:sz="0" w:space="0" w:color="auto"/>
                <w:left w:val="none" w:sz="0" w:space="0" w:color="auto"/>
                <w:bottom w:val="none" w:sz="0" w:space="0" w:color="auto"/>
                <w:right w:val="none" w:sz="0" w:space="0" w:color="auto"/>
              </w:divBdr>
            </w:div>
            <w:div w:id="962034747">
              <w:marLeft w:val="0"/>
              <w:marRight w:val="0"/>
              <w:marTop w:val="0"/>
              <w:marBottom w:val="0"/>
              <w:divBdr>
                <w:top w:val="none" w:sz="0" w:space="0" w:color="auto"/>
                <w:left w:val="none" w:sz="0" w:space="0" w:color="auto"/>
                <w:bottom w:val="none" w:sz="0" w:space="0" w:color="auto"/>
                <w:right w:val="none" w:sz="0" w:space="0" w:color="auto"/>
              </w:divBdr>
            </w:div>
            <w:div w:id="62946126">
              <w:marLeft w:val="0"/>
              <w:marRight w:val="0"/>
              <w:marTop w:val="0"/>
              <w:marBottom w:val="0"/>
              <w:divBdr>
                <w:top w:val="none" w:sz="0" w:space="0" w:color="auto"/>
                <w:left w:val="none" w:sz="0" w:space="0" w:color="auto"/>
                <w:bottom w:val="none" w:sz="0" w:space="0" w:color="auto"/>
                <w:right w:val="none" w:sz="0" w:space="0" w:color="auto"/>
              </w:divBdr>
            </w:div>
            <w:div w:id="510145675">
              <w:marLeft w:val="0"/>
              <w:marRight w:val="0"/>
              <w:marTop w:val="0"/>
              <w:marBottom w:val="0"/>
              <w:divBdr>
                <w:top w:val="none" w:sz="0" w:space="0" w:color="auto"/>
                <w:left w:val="none" w:sz="0" w:space="0" w:color="auto"/>
                <w:bottom w:val="none" w:sz="0" w:space="0" w:color="auto"/>
                <w:right w:val="none" w:sz="0" w:space="0" w:color="auto"/>
              </w:divBdr>
            </w:div>
            <w:div w:id="1079210946">
              <w:marLeft w:val="0"/>
              <w:marRight w:val="0"/>
              <w:marTop w:val="0"/>
              <w:marBottom w:val="0"/>
              <w:divBdr>
                <w:top w:val="none" w:sz="0" w:space="0" w:color="auto"/>
                <w:left w:val="none" w:sz="0" w:space="0" w:color="auto"/>
                <w:bottom w:val="none" w:sz="0" w:space="0" w:color="auto"/>
                <w:right w:val="none" w:sz="0" w:space="0" w:color="auto"/>
              </w:divBdr>
            </w:div>
            <w:div w:id="152572381">
              <w:marLeft w:val="0"/>
              <w:marRight w:val="0"/>
              <w:marTop w:val="0"/>
              <w:marBottom w:val="0"/>
              <w:divBdr>
                <w:top w:val="none" w:sz="0" w:space="0" w:color="auto"/>
                <w:left w:val="none" w:sz="0" w:space="0" w:color="auto"/>
                <w:bottom w:val="none" w:sz="0" w:space="0" w:color="auto"/>
                <w:right w:val="none" w:sz="0" w:space="0" w:color="auto"/>
              </w:divBdr>
            </w:div>
            <w:div w:id="1712723172">
              <w:marLeft w:val="0"/>
              <w:marRight w:val="0"/>
              <w:marTop w:val="0"/>
              <w:marBottom w:val="0"/>
              <w:divBdr>
                <w:top w:val="none" w:sz="0" w:space="0" w:color="auto"/>
                <w:left w:val="none" w:sz="0" w:space="0" w:color="auto"/>
                <w:bottom w:val="none" w:sz="0" w:space="0" w:color="auto"/>
                <w:right w:val="none" w:sz="0" w:space="0" w:color="auto"/>
              </w:divBdr>
            </w:div>
            <w:div w:id="1842548611">
              <w:marLeft w:val="0"/>
              <w:marRight w:val="0"/>
              <w:marTop w:val="0"/>
              <w:marBottom w:val="0"/>
              <w:divBdr>
                <w:top w:val="none" w:sz="0" w:space="0" w:color="auto"/>
                <w:left w:val="none" w:sz="0" w:space="0" w:color="auto"/>
                <w:bottom w:val="none" w:sz="0" w:space="0" w:color="auto"/>
                <w:right w:val="none" w:sz="0" w:space="0" w:color="auto"/>
              </w:divBdr>
            </w:div>
            <w:div w:id="381250501">
              <w:marLeft w:val="0"/>
              <w:marRight w:val="0"/>
              <w:marTop w:val="0"/>
              <w:marBottom w:val="0"/>
              <w:divBdr>
                <w:top w:val="none" w:sz="0" w:space="0" w:color="auto"/>
                <w:left w:val="none" w:sz="0" w:space="0" w:color="auto"/>
                <w:bottom w:val="none" w:sz="0" w:space="0" w:color="auto"/>
                <w:right w:val="none" w:sz="0" w:space="0" w:color="auto"/>
              </w:divBdr>
            </w:div>
            <w:div w:id="372732835">
              <w:marLeft w:val="0"/>
              <w:marRight w:val="0"/>
              <w:marTop w:val="0"/>
              <w:marBottom w:val="0"/>
              <w:divBdr>
                <w:top w:val="none" w:sz="0" w:space="0" w:color="auto"/>
                <w:left w:val="none" w:sz="0" w:space="0" w:color="auto"/>
                <w:bottom w:val="none" w:sz="0" w:space="0" w:color="auto"/>
                <w:right w:val="none" w:sz="0" w:space="0" w:color="auto"/>
              </w:divBdr>
            </w:div>
            <w:div w:id="1454206663">
              <w:marLeft w:val="0"/>
              <w:marRight w:val="0"/>
              <w:marTop w:val="0"/>
              <w:marBottom w:val="0"/>
              <w:divBdr>
                <w:top w:val="none" w:sz="0" w:space="0" w:color="auto"/>
                <w:left w:val="none" w:sz="0" w:space="0" w:color="auto"/>
                <w:bottom w:val="none" w:sz="0" w:space="0" w:color="auto"/>
                <w:right w:val="none" w:sz="0" w:space="0" w:color="auto"/>
              </w:divBdr>
            </w:div>
            <w:div w:id="1946959375">
              <w:marLeft w:val="0"/>
              <w:marRight w:val="0"/>
              <w:marTop w:val="0"/>
              <w:marBottom w:val="0"/>
              <w:divBdr>
                <w:top w:val="none" w:sz="0" w:space="0" w:color="auto"/>
                <w:left w:val="none" w:sz="0" w:space="0" w:color="auto"/>
                <w:bottom w:val="none" w:sz="0" w:space="0" w:color="auto"/>
                <w:right w:val="none" w:sz="0" w:space="0" w:color="auto"/>
              </w:divBdr>
            </w:div>
            <w:div w:id="1363945166">
              <w:marLeft w:val="0"/>
              <w:marRight w:val="0"/>
              <w:marTop w:val="0"/>
              <w:marBottom w:val="0"/>
              <w:divBdr>
                <w:top w:val="none" w:sz="0" w:space="0" w:color="auto"/>
                <w:left w:val="none" w:sz="0" w:space="0" w:color="auto"/>
                <w:bottom w:val="none" w:sz="0" w:space="0" w:color="auto"/>
                <w:right w:val="none" w:sz="0" w:space="0" w:color="auto"/>
              </w:divBdr>
            </w:div>
            <w:div w:id="900824974">
              <w:marLeft w:val="0"/>
              <w:marRight w:val="0"/>
              <w:marTop w:val="0"/>
              <w:marBottom w:val="0"/>
              <w:divBdr>
                <w:top w:val="none" w:sz="0" w:space="0" w:color="auto"/>
                <w:left w:val="none" w:sz="0" w:space="0" w:color="auto"/>
                <w:bottom w:val="none" w:sz="0" w:space="0" w:color="auto"/>
                <w:right w:val="none" w:sz="0" w:space="0" w:color="auto"/>
              </w:divBdr>
            </w:div>
            <w:div w:id="567619745">
              <w:marLeft w:val="0"/>
              <w:marRight w:val="0"/>
              <w:marTop w:val="0"/>
              <w:marBottom w:val="0"/>
              <w:divBdr>
                <w:top w:val="none" w:sz="0" w:space="0" w:color="auto"/>
                <w:left w:val="none" w:sz="0" w:space="0" w:color="auto"/>
                <w:bottom w:val="none" w:sz="0" w:space="0" w:color="auto"/>
                <w:right w:val="none" w:sz="0" w:space="0" w:color="auto"/>
              </w:divBdr>
            </w:div>
            <w:div w:id="631012249">
              <w:marLeft w:val="0"/>
              <w:marRight w:val="0"/>
              <w:marTop w:val="0"/>
              <w:marBottom w:val="0"/>
              <w:divBdr>
                <w:top w:val="none" w:sz="0" w:space="0" w:color="auto"/>
                <w:left w:val="none" w:sz="0" w:space="0" w:color="auto"/>
                <w:bottom w:val="none" w:sz="0" w:space="0" w:color="auto"/>
                <w:right w:val="none" w:sz="0" w:space="0" w:color="auto"/>
              </w:divBdr>
            </w:div>
            <w:div w:id="1338456748">
              <w:marLeft w:val="0"/>
              <w:marRight w:val="0"/>
              <w:marTop w:val="0"/>
              <w:marBottom w:val="0"/>
              <w:divBdr>
                <w:top w:val="none" w:sz="0" w:space="0" w:color="auto"/>
                <w:left w:val="none" w:sz="0" w:space="0" w:color="auto"/>
                <w:bottom w:val="none" w:sz="0" w:space="0" w:color="auto"/>
                <w:right w:val="none" w:sz="0" w:space="0" w:color="auto"/>
              </w:divBdr>
            </w:div>
            <w:div w:id="65223933">
              <w:marLeft w:val="0"/>
              <w:marRight w:val="0"/>
              <w:marTop w:val="0"/>
              <w:marBottom w:val="0"/>
              <w:divBdr>
                <w:top w:val="none" w:sz="0" w:space="0" w:color="auto"/>
                <w:left w:val="none" w:sz="0" w:space="0" w:color="auto"/>
                <w:bottom w:val="none" w:sz="0" w:space="0" w:color="auto"/>
                <w:right w:val="none" w:sz="0" w:space="0" w:color="auto"/>
              </w:divBdr>
            </w:div>
            <w:div w:id="1635136227">
              <w:marLeft w:val="0"/>
              <w:marRight w:val="0"/>
              <w:marTop w:val="0"/>
              <w:marBottom w:val="0"/>
              <w:divBdr>
                <w:top w:val="none" w:sz="0" w:space="0" w:color="auto"/>
                <w:left w:val="none" w:sz="0" w:space="0" w:color="auto"/>
                <w:bottom w:val="none" w:sz="0" w:space="0" w:color="auto"/>
                <w:right w:val="none" w:sz="0" w:space="0" w:color="auto"/>
              </w:divBdr>
            </w:div>
            <w:div w:id="1172526549">
              <w:marLeft w:val="0"/>
              <w:marRight w:val="0"/>
              <w:marTop w:val="0"/>
              <w:marBottom w:val="0"/>
              <w:divBdr>
                <w:top w:val="none" w:sz="0" w:space="0" w:color="auto"/>
                <w:left w:val="none" w:sz="0" w:space="0" w:color="auto"/>
                <w:bottom w:val="none" w:sz="0" w:space="0" w:color="auto"/>
                <w:right w:val="none" w:sz="0" w:space="0" w:color="auto"/>
              </w:divBdr>
            </w:div>
            <w:div w:id="1740782494">
              <w:marLeft w:val="0"/>
              <w:marRight w:val="0"/>
              <w:marTop w:val="0"/>
              <w:marBottom w:val="0"/>
              <w:divBdr>
                <w:top w:val="none" w:sz="0" w:space="0" w:color="auto"/>
                <w:left w:val="none" w:sz="0" w:space="0" w:color="auto"/>
                <w:bottom w:val="none" w:sz="0" w:space="0" w:color="auto"/>
                <w:right w:val="none" w:sz="0" w:space="0" w:color="auto"/>
              </w:divBdr>
            </w:div>
            <w:div w:id="1204095200">
              <w:marLeft w:val="0"/>
              <w:marRight w:val="0"/>
              <w:marTop w:val="0"/>
              <w:marBottom w:val="0"/>
              <w:divBdr>
                <w:top w:val="none" w:sz="0" w:space="0" w:color="auto"/>
                <w:left w:val="none" w:sz="0" w:space="0" w:color="auto"/>
                <w:bottom w:val="none" w:sz="0" w:space="0" w:color="auto"/>
                <w:right w:val="none" w:sz="0" w:space="0" w:color="auto"/>
              </w:divBdr>
            </w:div>
            <w:div w:id="1983731549">
              <w:marLeft w:val="0"/>
              <w:marRight w:val="0"/>
              <w:marTop w:val="0"/>
              <w:marBottom w:val="0"/>
              <w:divBdr>
                <w:top w:val="none" w:sz="0" w:space="0" w:color="auto"/>
                <w:left w:val="none" w:sz="0" w:space="0" w:color="auto"/>
                <w:bottom w:val="none" w:sz="0" w:space="0" w:color="auto"/>
                <w:right w:val="none" w:sz="0" w:space="0" w:color="auto"/>
              </w:divBdr>
            </w:div>
            <w:div w:id="868569492">
              <w:marLeft w:val="0"/>
              <w:marRight w:val="0"/>
              <w:marTop w:val="0"/>
              <w:marBottom w:val="0"/>
              <w:divBdr>
                <w:top w:val="none" w:sz="0" w:space="0" w:color="auto"/>
                <w:left w:val="none" w:sz="0" w:space="0" w:color="auto"/>
                <w:bottom w:val="none" w:sz="0" w:space="0" w:color="auto"/>
                <w:right w:val="none" w:sz="0" w:space="0" w:color="auto"/>
              </w:divBdr>
            </w:div>
            <w:div w:id="1288778160">
              <w:marLeft w:val="0"/>
              <w:marRight w:val="0"/>
              <w:marTop w:val="0"/>
              <w:marBottom w:val="0"/>
              <w:divBdr>
                <w:top w:val="none" w:sz="0" w:space="0" w:color="auto"/>
                <w:left w:val="none" w:sz="0" w:space="0" w:color="auto"/>
                <w:bottom w:val="none" w:sz="0" w:space="0" w:color="auto"/>
                <w:right w:val="none" w:sz="0" w:space="0" w:color="auto"/>
              </w:divBdr>
            </w:div>
            <w:div w:id="14463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 w:id="2136363739">
      <w:bodyDiv w:val="1"/>
      <w:marLeft w:val="0"/>
      <w:marRight w:val="0"/>
      <w:marTop w:val="0"/>
      <w:marBottom w:val="0"/>
      <w:divBdr>
        <w:top w:val="none" w:sz="0" w:space="0" w:color="auto"/>
        <w:left w:val="none" w:sz="0" w:space="0" w:color="auto"/>
        <w:bottom w:val="none" w:sz="0" w:space="0" w:color="auto"/>
        <w:right w:val="none" w:sz="0" w:space="0" w:color="auto"/>
      </w:divBdr>
      <w:divsChild>
        <w:div w:id="2071809563">
          <w:marLeft w:val="480"/>
          <w:marRight w:val="0"/>
          <w:marTop w:val="0"/>
          <w:marBottom w:val="0"/>
          <w:divBdr>
            <w:top w:val="none" w:sz="0" w:space="0" w:color="auto"/>
            <w:left w:val="none" w:sz="0" w:space="0" w:color="auto"/>
            <w:bottom w:val="none" w:sz="0" w:space="0" w:color="auto"/>
            <w:right w:val="none" w:sz="0" w:space="0" w:color="auto"/>
          </w:divBdr>
          <w:divsChild>
            <w:div w:id="1473255973">
              <w:marLeft w:val="0"/>
              <w:marRight w:val="0"/>
              <w:marTop w:val="0"/>
              <w:marBottom w:val="0"/>
              <w:divBdr>
                <w:top w:val="none" w:sz="0" w:space="0" w:color="auto"/>
                <w:left w:val="none" w:sz="0" w:space="0" w:color="auto"/>
                <w:bottom w:val="none" w:sz="0" w:space="0" w:color="auto"/>
                <w:right w:val="none" w:sz="0" w:space="0" w:color="auto"/>
              </w:divBdr>
            </w:div>
            <w:div w:id="282467716">
              <w:marLeft w:val="0"/>
              <w:marRight w:val="0"/>
              <w:marTop w:val="0"/>
              <w:marBottom w:val="0"/>
              <w:divBdr>
                <w:top w:val="none" w:sz="0" w:space="0" w:color="auto"/>
                <w:left w:val="none" w:sz="0" w:space="0" w:color="auto"/>
                <w:bottom w:val="none" w:sz="0" w:space="0" w:color="auto"/>
                <w:right w:val="none" w:sz="0" w:space="0" w:color="auto"/>
              </w:divBdr>
            </w:div>
            <w:div w:id="1951207193">
              <w:marLeft w:val="0"/>
              <w:marRight w:val="0"/>
              <w:marTop w:val="0"/>
              <w:marBottom w:val="0"/>
              <w:divBdr>
                <w:top w:val="none" w:sz="0" w:space="0" w:color="auto"/>
                <w:left w:val="none" w:sz="0" w:space="0" w:color="auto"/>
                <w:bottom w:val="none" w:sz="0" w:space="0" w:color="auto"/>
                <w:right w:val="none" w:sz="0" w:space="0" w:color="auto"/>
              </w:divBdr>
            </w:div>
            <w:div w:id="857161908">
              <w:marLeft w:val="0"/>
              <w:marRight w:val="0"/>
              <w:marTop w:val="0"/>
              <w:marBottom w:val="0"/>
              <w:divBdr>
                <w:top w:val="none" w:sz="0" w:space="0" w:color="auto"/>
                <w:left w:val="none" w:sz="0" w:space="0" w:color="auto"/>
                <w:bottom w:val="none" w:sz="0" w:space="0" w:color="auto"/>
                <w:right w:val="none" w:sz="0" w:space="0" w:color="auto"/>
              </w:divBdr>
            </w:div>
            <w:div w:id="1629434436">
              <w:marLeft w:val="0"/>
              <w:marRight w:val="0"/>
              <w:marTop w:val="0"/>
              <w:marBottom w:val="0"/>
              <w:divBdr>
                <w:top w:val="none" w:sz="0" w:space="0" w:color="auto"/>
                <w:left w:val="none" w:sz="0" w:space="0" w:color="auto"/>
                <w:bottom w:val="none" w:sz="0" w:space="0" w:color="auto"/>
                <w:right w:val="none" w:sz="0" w:space="0" w:color="auto"/>
              </w:divBdr>
            </w:div>
            <w:div w:id="1910992629">
              <w:marLeft w:val="0"/>
              <w:marRight w:val="0"/>
              <w:marTop w:val="0"/>
              <w:marBottom w:val="0"/>
              <w:divBdr>
                <w:top w:val="none" w:sz="0" w:space="0" w:color="auto"/>
                <w:left w:val="none" w:sz="0" w:space="0" w:color="auto"/>
                <w:bottom w:val="none" w:sz="0" w:space="0" w:color="auto"/>
                <w:right w:val="none" w:sz="0" w:space="0" w:color="auto"/>
              </w:divBdr>
            </w:div>
            <w:div w:id="1595016132">
              <w:marLeft w:val="0"/>
              <w:marRight w:val="0"/>
              <w:marTop w:val="0"/>
              <w:marBottom w:val="0"/>
              <w:divBdr>
                <w:top w:val="none" w:sz="0" w:space="0" w:color="auto"/>
                <w:left w:val="none" w:sz="0" w:space="0" w:color="auto"/>
                <w:bottom w:val="none" w:sz="0" w:space="0" w:color="auto"/>
                <w:right w:val="none" w:sz="0" w:space="0" w:color="auto"/>
              </w:divBdr>
            </w:div>
            <w:div w:id="1951860714">
              <w:marLeft w:val="0"/>
              <w:marRight w:val="0"/>
              <w:marTop w:val="0"/>
              <w:marBottom w:val="0"/>
              <w:divBdr>
                <w:top w:val="none" w:sz="0" w:space="0" w:color="auto"/>
                <w:left w:val="none" w:sz="0" w:space="0" w:color="auto"/>
                <w:bottom w:val="none" w:sz="0" w:space="0" w:color="auto"/>
                <w:right w:val="none" w:sz="0" w:space="0" w:color="auto"/>
              </w:divBdr>
            </w:div>
            <w:div w:id="414789907">
              <w:marLeft w:val="0"/>
              <w:marRight w:val="0"/>
              <w:marTop w:val="0"/>
              <w:marBottom w:val="0"/>
              <w:divBdr>
                <w:top w:val="none" w:sz="0" w:space="0" w:color="auto"/>
                <w:left w:val="none" w:sz="0" w:space="0" w:color="auto"/>
                <w:bottom w:val="none" w:sz="0" w:space="0" w:color="auto"/>
                <w:right w:val="none" w:sz="0" w:space="0" w:color="auto"/>
              </w:divBdr>
            </w:div>
            <w:div w:id="1273786593">
              <w:marLeft w:val="0"/>
              <w:marRight w:val="0"/>
              <w:marTop w:val="0"/>
              <w:marBottom w:val="0"/>
              <w:divBdr>
                <w:top w:val="none" w:sz="0" w:space="0" w:color="auto"/>
                <w:left w:val="none" w:sz="0" w:space="0" w:color="auto"/>
                <w:bottom w:val="none" w:sz="0" w:space="0" w:color="auto"/>
                <w:right w:val="none" w:sz="0" w:space="0" w:color="auto"/>
              </w:divBdr>
            </w:div>
            <w:div w:id="335958352">
              <w:marLeft w:val="0"/>
              <w:marRight w:val="0"/>
              <w:marTop w:val="0"/>
              <w:marBottom w:val="0"/>
              <w:divBdr>
                <w:top w:val="none" w:sz="0" w:space="0" w:color="auto"/>
                <w:left w:val="none" w:sz="0" w:space="0" w:color="auto"/>
                <w:bottom w:val="none" w:sz="0" w:space="0" w:color="auto"/>
                <w:right w:val="none" w:sz="0" w:space="0" w:color="auto"/>
              </w:divBdr>
            </w:div>
            <w:div w:id="2058316995">
              <w:marLeft w:val="0"/>
              <w:marRight w:val="0"/>
              <w:marTop w:val="0"/>
              <w:marBottom w:val="0"/>
              <w:divBdr>
                <w:top w:val="none" w:sz="0" w:space="0" w:color="auto"/>
                <w:left w:val="none" w:sz="0" w:space="0" w:color="auto"/>
                <w:bottom w:val="none" w:sz="0" w:space="0" w:color="auto"/>
                <w:right w:val="none" w:sz="0" w:space="0" w:color="auto"/>
              </w:divBdr>
            </w:div>
            <w:div w:id="742683030">
              <w:marLeft w:val="0"/>
              <w:marRight w:val="0"/>
              <w:marTop w:val="0"/>
              <w:marBottom w:val="0"/>
              <w:divBdr>
                <w:top w:val="none" w:sz="0" w:space="0" w:color="auto"/>
                <w:left w:val="none" w:sz="0" w:space="0" w:color="auto"/>
                <w:bottom w:val="none" w:sz="0" w:space="0" w:color="auto"/>
                <w:right w:val="none" w:sz="0" w:space="0" w:color="auto"/>
              </w:divBdr>
            </w:div>
            <w:div w:id="966352855">
              <w:marLeft w:val="0"/>
              <w:marRight w:val="0"/>
              <w:marTop w:val="0"/>
              <w:marBottom w:val="0"/>
              <w:divBdr>
                <w:top w:val="none" w:sz="0" w:space="0" w:color="auto"/>
                <w:left w:val="none" w:sz="0" w:space="0" w:color="auto"/>
                <w:bottom w:val="none" w:sz="0" w:space="0" w:color="auto"/>
                <w:right w:val="none" w:sz="0" w:space="0" w:color="auto"/>
              </w:divBdr>
            </w:div>
            <w:div w:id="1365054988">
              <w:marLeft w:val="0"/>
              <w:marRight w:val="0"/>
              <w:marTop w:val="0"/>
              <w:marBottom w:val="0"/>
              <w:divBdr>
                <w:top w:val="none" w:sz="0" w:space="0" w:color="auto"/>
                <w:left w:val="none" w:sz="0" w:space="0" w:color="auto"/>
                <w:bottom w:val="none" w:sz="0" w:space="0" w:color="auto"/>
                <w:right w:val="none" w:sz="0" w:space="0" w:color="auto"/>
              </w:divBdr>
            </w:div>
            <w:div w:id="1170372026">
              <w:marLeft w:val="0"/>
              <w:marRight w:val="0"/>
              <w:marTop w:val="0"/>
              <w:marBottom w:val="0"/>
              <w:divBdr>
                <w:top w:val="none" w:sz="0" w:space="0" w:color="auto"/>
                <w:left w:val="none" w:sz="0" w:space="0" w:color="auto"/>
                <w:bottom w:val="none" w:sz="0" w:space="0" w:color="auto"/>
                <w:right w:val="none" w:sz="0" w:space="0" w:color="auto"/>
              </w:divBdr>
            </w:div>
            <w:div w:id="405609590">
              <w:marLeft w:val="0"/>
              <w:marRight w:val="0"/>
              <w:marTop w:val="0"/>
              <w:marBottom w:val="0"/>
              <w:divBdr>
                <w:top w:val="none" w:sz="0" w:space="0" w:color="auto"/>
                <w:left w:val="none" w:sz="0" w:space="0" w:color="auto"/>
                <w:bottom w:val="none" w:sz="0" w:space="0" w:color="auto"/>
                <w:right w:val="none" w:sz="0" w:space="0" w:color="auto"/>
              </w:divBdr>
            </w:div>
            <w:div w:id="1794864915">
              <w:marLeft w:val="0"/>
              <w:marRight w:val="0"/>
              <w:marTop w:val="0"/>
              <w:marBottom w:val="0"/>
              <w:divBdr>
                <w:top w:val="none" w:sz="0" w:space="0" w:color="auto"/>
                <w:left w:val="none" w:sz="0" w:space="0" w:color="auto"/>
                <w:bottom w:val="none" w:sz="0" w:space="0" w:color="auto"/>
                <w:right w:val="none" w:sz="0" w:space="0" w:color="auto"/>
              </w:divBdr>
            </w:div>
            <w:div w:id="1294482898">
              <w:marLeft w:val="0"/>
              <w:marRight w:val="0"/>
              <w:marTop w:val="0"/>
              <w:marBottom w:val="0"/>
              <w:divBdr>
                <w:top w:val="none" w:sz="0" w:space="0" w:color="auto"/>
                <w:left w:val="none" w:sz="0" w:space="0" w:color="auto"/>
                <w:bottom w:val="none" w:sz="0" w:space="0" w:color="auto"/>
                <w:right w:val="none" w:sz="0" w:space="0" w:color="auto"/>
              </w:divBdr>
            </w:div>
            <w:div w:id="1026518310">
              <w:marLeft w:val="0"/>
              <w:marRight w:val="0"/>
              <w:marTop w:val="0"/>
              <w:marBottom w:val="0"/>
              <w:divBdr>
                <w:top w:val="none" w:sz="0" w:space="0" w:color="auto"/>
                <w:left w:val="none" w:sz="0" w:space="0" w:color="auto"/>
                <w:bottom w:val="none" w:sz="0" w:space="0" w:color="auto"/>
                <w:right w:val="none" w:sz="0" w:space="0" w:color="auto"/>
              </w:divBdr>
            </w:div>
            <w:div w:id="1916083931">
              <w:marLeft w:val="0"/>
              <w:marRight w:val="0"/>
              <w:marTop w:val="0"/>
              <w:marBottom w:val="0"/>
              <w:divBdr>
                <w:top w:val="none" w:sz="0" w:space="0" w:color="auto"/>
                <w:left w:val="none" w:sz="0" w:space="0" w:color="auto"/>
                <w:bottom w:val="none" w:sz="0" w:space="0" w:color="auto"/>
                <w:right w:val="none" w:sz="0" w:space="0" w:color="auto"/>
              </w:divBdr>
            </w:div>
            <w:div w:id="1268076448">
              <w:marLeft w:val="0"/>
              <w:marRight w:val="0"/>
              <w:marTop w:val="0"/>
              <w:marBottom w:val="0"/>
              <w:divBdr>
                <w:top w:val="none" w:sz="0" w:space="0" w:color="auto"/>
                <w:left w:val="none" w:sz="0" w:space="0" w:color="auto"/>
                <w:bottom w:val="none" w:sz="0" w:space="0" w:color="auto"/>
                <w:right w:val="none" w:sz="0" w:space="0" w:color="auto"/>
              </w:divBdr>
            </w:div>
            <w:div w:id="1322657756">
              <w:marLeft w:val="0"/>
              <w:marRight w:val="0"/>
              <w:marTop w:val="0"/>
              <w:marBottom w:val="0"/>
              <w:divBdr>
                <w:top w:val="none" w:sz="0" w:space="0" w:color="auto"/>
                <w:left w:val="none" w:sz="0" w:space="0" w:color="auto"/>
                <w:bottom w:val="none" w:sz="0" w:space="0" w:color="auto"/>
                <w:right w:val="none" w:sz="0" w:space="0" w:color="auto"/>
              </w:divBdr>
            </w:div>
            <w:div w:id="958073682">
              <w:marLeft w:val="0"/>
              <w:marRight w:val="0"/>
              <w:marTop w:val="0"/>
              <w:marBottom w:val="0"/>
              <w:divBdr>
                <w:top w:val="none" w:sz="0" w:space="0" w:color="auto"/>
                <w:left w:val="none" w:sz="0" w:space="0" w:color="auto"/>
                <w:bottom w:val="none" w:sz="0" w:space="0" w:color="auto"/>
                <w:right w:val="none" w:sz="0" w:space="0" w:color="auto"/>
              </w:divBdr>
            </w:div>
            <w:div w:id="1396784796">
              <w:marLeft w:val="0"/>
              <w:marRight w:val="0"/>
              <w:marTop w:val="0"/>
              <w:marBottom w:val="0"/>
              <w:divBdr>
                <w:top w:val="none" w:sz="0" w:space="0" w:color="auto"/>
                <w:left w:val="none" w:sz="0" w:space="0" w:color="auto"/>
                <w:bottom w:val="none" w:sz="0" w:space="0" w:color="auto"/>
                <w:right w:val="none" w:sz="0" w:space="0" w:color="auto"/>
              </w:divBdr>
            </w:div>
            <w:div w:id="1923446700">
              <w:marLeft w:val="0"/>
              <w:marRight w:val="0"/>
              <w:marTop w:val="0"/>
              <w:marBottom w:val="0"/>
              <w:divBdr>
                <w:top w:val="none" w:sz="0" w:space="0" w:color="auto"/>
                <w:left w:val="none" w:sz="0" w:space="0" w:color="auto"/>
                <w:bottom w:val="none" w:sz="0" w:space="0" w:color="auto"/>
                <w:right w:val="none" w:sz="0" w:space="0" w:color="auto"/>
              </w:divBdr>
            </w:div>
            <w:div w:id="739206105">
              <w:marLeft w:val="0"/>
              <w:marRight w:val="0"/>
              <w:marTop w:val="0"/>
              <w:marBottom w:val="0"/>
              <w:divBdr>
                <w:top w:val="none" w:sz="0" w:space="0" w:color="auto"/>
                <w:left w:val="none" w:sz="0" w:space="0" w:color="auto"/>
                <w:bottom w:val="none" w:sz="0" w:space="0" w:color="auto"/>
                <w:right w:val="none" w:sz="0" w:space="0" w:color="auto"/>
              </w:divBdr>
            </w:div>
            <w:div w:id="645940474">
              <w:marLeft w:val="0"/>
              <w:marRight w:val="0"/>
              <w:marTop w:val="0"/>
              <w:marBottom w:val="0"/>
              <w:divBdr>
                <w:top w:val="none" w:sz="0" w:space="0" w:color="auto"/>
                <w:left w:val="none" w:sz="0" w:space="0" w:color="auto"/>
                <w:bottom w:val="none" w:sz="0" w:space="0" w:color="auto"/>
                <w:right w:val="none" w:sz="0" w:space="0" w:color="auto"/>
              </w:divBdr>
            </w:div>
            <w:div w:id="956528284">
              <w:marLeft w:val="0"/>
              <w:marRight w:val="0"/>
              <w:marTop w:val="0"/>
              <w:marBottom w:val="0"/>
              <w:divBdr>
                <w:top w:val="none" w:sz="0" w:space="0" w:color="auto"/>
                <w:left w:val="none" w:sz="0" w:space="0" w:color="auto"/>
                <w:bottom w:val="none" w:sz="0" w:space="0" w:color="auto"/>
                <w:right w:val="none" w:sz="0" w:space="0" w:color="auto"/>
              </w:divBdr>
            </w:div>
            <w:div w:id="1922789484">
              <w:marLeft w:val="0"/>
              <w:marRight w:val="0"/>
              <w:marTop w:val="0"/>
              <w:marBottom w:val="0"/>
              <w:divBdr>
                <w:top w:val="none" w:sz="0" w:space="0" w:color="auto"/>
                <w:left w:val="none" w:sz="0" w:space="0" w:color="auto"/>
                <w:bottom w:val="none" w:sz="0" w:space="0" w:color="auto"/>
                <w:right w:val="none" w:sz="0" w:space="0" w:color="auto"/>
              </w:divBdr>
            </w:div>
            <w:div w:id="2013559570">
              <w:marLeft w:val="0"/>
              <w:marRight w:val="0"/>
              <w:marTop w:val="0"/>
              <w:marBottom w:val="0"/>
              <w:divBdr>
                <w:top w:val="none" w:sz="0" w:space="0" w:color="auto"/>
                <w:left w:val="none" w:sz="0" w:space="0" w:color="auto"/>
                <w:bottom w:val="none" w:sz="0" w:space="0" w:color="auto"/>
                <w:right w:val="none" w:sz="0" w:space="0" w:color="auto"/>
              </w:divBdr>
            </w:div>
            <w:div w:id="471365375">
              <w:marLeft w:val="0"/>
              <w:marRight w:val="0"/>
              <w:marTop w:val="0"/>
              <w:marBottom w:val="0"/>
              <w:divBdr>
                <w:top w:val="none" w:sz="0" w:space="0" w:color="auto"/>
                <w:left w:val="none" w:sz="0" w:space="0" w:color="auto"/>
                <w:bottom w:val="none" w:sz="0" w:space="0" w:color="auto"/>
                <w:right w:val="none" w:sz="0" w:space="0" w:color="auto"/>
              </w:divBdr>
            </w:div>
            <w:div w:id="1389455224">
              <w:marLeft w:val="0"/>
              <w:marRight w:val="0"/>
              <w:marTop w:val="0"/>
              <w:marBottom w:val="0"/>
              <w:divBdr>
                <w:top w:val="none" w:sz="0" w:space="0" w:color="auto"/>
                <w:left w:val="none" w:sz="0" w:space="0" w:color="auto"/>
                <w:bottom w:val="none" w:sz="0" w:space="0" w:color="auto"/>
                <w:right w:val="none" w:sz="0" w:space="0" w:color="auto"/>
              </w:divBdr>
            </w:div>
            <w:div w:id="144007806">
              <w:marLeft w:val="0"/>
              <w:marRight w:val="0"/>
              <w:marTop w:val="0"/>
              <w:marBottom w:val="0"/>
              <w:divBdr>
                <w:top w:val="none" w:sz="0" w:space="0" w:color="auto"/>
                <w:left w:val="none" w:sz="0" w:space="0" w:color="auto"/>
                <w:bottom w:val="none" w:sz="0" w:space="0" w:color="auto"/>
                <w:right w:val="none" w:sz="0" w:space="0" w:color="auto"/>
              </w:divBdr>
            </w:div>
            <w:div w:id="293604949">
              <w:marLeft w:val="0"/>
              <w:marRight w:val="0"/>
              <w:marTop w:val="0"/>
              <w:marBottom w:val="0"/>
              <w:divBdr>
                <w:top w:val="none" w:sz="0" w:space="0" w:color="auto"/>
                <w:left w:val="none" w:sz="0" w:space="0" w:color="auto"/>
                <w:bottom w:val="none" w:sz="0" w:space="0" w:color="auto"/>
                <w:right w:val="none" w:sz="0" w:space="0" w:color="auto"/>
              </w:divBdr>
            </w:div>
            <w:div w:id="1811753617">
              <w:marLeft w:val="0"/>
              <w:marRight w:val="0"/>
              <w:marTop w:val="0"/>
              <w:marBottom w:val="0"/>
              <w:divBdr>
                <w:top w:val="none" w:sz="0" w:space="0" w:color="auto"/>
                <w:left w:val="none" w:sz="0" w:space="0" w:color="auto"/>
                <w:bottom w:val="none" w:sz="0" w:space="0" w:color="auto"/>
                <w:right w:val="none" w:sz="0" w:space="0" w:color="auto"/>
              </w:divBdr>
            </w:div>
            <w:div w:id="321466046">
              <w:marLeft w:val="0"/>
              <w:marRight w:val="0"/>
              <w:marTop w:val="0"/>
              <w:marBottom w:val="0"/>
              <w:divBdr>
                <w:top w:val="none" w:sz="0" w:space="0" w:color="auto"/>
                <w:left w:val="none" w:sz="0" w:space="0" w:color="auto"/>
                <w:bottom w:val="none" w:sz="0" w:space="0" w:color="auto"/>
                <w:right w:val="none" w:sz="0" w:space="0" w:color="auto"/>
              </w:divBdr>
            </w:div>
            <w:div w:id="1371803579">
              <w:marLeft w:val="0"/>
              <w:marRight w:val="0"/>
              <w:marTop w:val="0"/>
              <w:marBottom w:val="0"/>
              <w:divBdr>
                <w:top w:val="none" w:sz="0" w:space="0" w:color="auto"/>
                <w:left w:val="none" w:sz="0" w:space="0" w:color="auto"/>
                <w:bottom w:val="none" w:sz="0" w:space="0" w:color="auto"/>
                <w:right w:val="none" w:sz="0" w:space="0" w:color="auto"/>
              </w:divBdr>
            </w:div>
            <w:div w:id="2036734255">
              <w:marLeft w:val="0"/>
              <w:marRight w:val="0"/>
              <w:marTop w:val="0"/>
              <w:marBottom w:val="0"/>
              <w:divBdr>
                <w:top w:val="none" w:sz="0" w:space="0" w:color="auto"/>
                <w:left w:val="none" w:sz="0" w:space="0" w:color="auto"/>
                <w:bottom w:val="none" w:sz="0" w:space="0" w:color="auto"/>
                <w:right w:val="none" w:sz="0" w:space="0" w:color="auto"/>
              </w:divBdr>
            </w:div>
            <w:div w:id="737165893">
              <w:marLeft w:val="0"/>
              <w:marRight w:val="0"/>
              <w:marTop w:val="0"/>
              <w:marBottom w:val="0"/>
              <w:divBdr>
                <w:top w:val="none" w:sz="0" w:space="0" w:color="auto"/>
                <w:left w:val="none" w:sz="0" w:space="0" w:color="auto"/>
                <w:bottom w:val="none" w:sz="0" w:space="0" w:color="auto"/>
                <w:right w:val="none" w:sz="0" w:space="0" w:color="auto"/>
              </w:divBdr>
            </w:div>
            <w:div w:id="1824392354">
              <w:marLeft w:val="0"/>
              <w:marRight w:val="0"/>
              <w:marTop w:val="0"/>
              <w:marBottom w:val="0"/>
              <w:divBdr>
                <w:top w:val="none" w:sz="0" w:space="0" w:color="auto"/>
                <w:left w:val="none" w:sz="0" w:space="0" w:color="auto"/>
                <w:bottom w:val="none" w:sz="0" w:space="0" w:color="auto"/>
                <w:right w:val="none" w:sz="0" w:space="0" w:color="auto"/>
              </w:divBdr>
            </w:div>
            <w:div w:id="1015771080">
              <w:marLeft w:val="0"/>
              <w:marRight w:val="0"/>
              <w:marTop w:val="0"/>
              <w:marBottom w:val="0"/>
              <w:divBdr>
                <w:top w:val="none" w:sz="0" w:space="0" w:color="auto"/>
                <w:left w:val="none" w:sz="0" w:space="0" w:color="auto"/>
                <w:bottom w:val="none" w:sz="0" w:space="0" w:color="auto"/>
                <w:right w:val="none" w:sz="0" w:space="0" w:color="auto"/>
              </w:divBdr>
            </w:div>
            <w:div w:id="1996181409">
              <w:marLeft w:val="0"/>
              <w:marRight w:val="0"/>
              <w:marTop w:val="0"/>
              <w:marBottom w:val="0"/>
              <w:divBdr>
                <w:top w:val="none" w:sz="0" w:space="0" w:color="auto"/>
                <w:left w:val="none" w:sz="0" w:space="0" w:color="auto"/>
                <w:bottom w:val="none" w:sz="0" w:space="0" w:color="auto"/>
                <w:right w:val="none" w:sz="0" w:space="0" w:color="auto"/>
              </w:divBdr>
            </w:div>
            <w:div w:id="2037536825">
              <w:marLeft w:val="0"/>
              <w:marRight w:val="0"/>
              <w:marTop w:val="0"/>
              <w:marBottom w:val="0"/>
              <w:divBdr>
                <w:top w:val="none" w:sz="0" w:space="0" w:color="auto"/>
                <w:left w:val="none" w:sz="0" w:space="0" w:color="auto"/>
                <w:bottom w:val="none" w:sz="0" w:space="0" w:color="auto"/>
                <w:right w:val="none" w:sz="0" w:space="0" w:color="auto"/>
              </w:divBdr>
            </w:div>
            <w:div w:id="563764030">
              <w:marLeft w:val="0"/>
              <w:marRight w:val="0"/>
              <w:marTop w:val="0"/>
              <w:marBottom w:val="0"/>
              <w:divBdr>
                <w:top w:val="none" w:sz="0" w:space="0" w:color="auto"/>
                <w:left w:val="none" w:sz="0" w:space="0" w:color="auto"/>
                <w:bottom w:val="none" w:sz="0" w:space="0" w:color="auto"/>
                <w:right w:val="none" w:sz="0" w:space="0" w:color="auto"/>
              </w:divBdr>
            </w:div>
            <w:div w:id="199441477">
              <w:marLeft w:val="0"/>
              <w:marRight w:val="0"/>
              <w:marTop w:val="0"/>
              <w:marBottom w:val="0"/>
              <w:divBdr>
                <w:top w:val="none" w:sz="0" w:space="0" w:color="auto"/>
                <w:left w:val="none" w:sz="0" w:space="0" w:color="auto"/>
                <w:bottom w:val="none" w:sz="0" w:space="0" w:color="auto"/>
                <w:right w:val="none" w:sz="0" w:space="0" w:color="auto"/>
              </w:divBdr>
            </w:div>
            <w:div w:id="903221860">
              <w:marLeft w:val="0"/>
              <w:marRight w:val="0"/>
              <w:marTop w:val="0"/>
              <w:marBottom w:val="0"/>
              <w:divBdr>
                <w:top w:val="none" w:sz="0" w:space="0" w:color="auto"/>
                <w:left w:val="none" w:sz="0" w:space="0" w:color="auto"/>
                <w:bottom w:val="none" w:sz="0" w:space="0" w:color="auto"/>
                <w:right w:val="none" w:sz="0" w:space="0" w:color="auto"/>
              </w:divBdr>
            </w:div>
            <w:div w:id="609095570">
              <w:marLeft w:val="0"/>
              <w:marRight w:val="0"/>
              <w:marTop w:val="0"/>
              <w:marBottom w:val="0"/>
              <w:divBdr>
                <w:top w:val="none" w:sz="0" w:space="0" w:color="auto"/>
                <w:left w:val="none" w:sz="0" w:space="0" w:color="auto"/>
                <w:bottom w:val="none" w:sz="0" w:space="0" w:color="auto"/>
                <w:right w:val="none" w:sz="0" w:space="0" w:color="auto"/>
              </w:divBdr>
            </w:div>
            <w:div w:id="1493444939">
              <w:marLeft w:val="0"/>
              <w:marRight w:val="0"/>
              <w:marTop w:val="0"/>
              <w:marBottom w:val="0"/>
              <w:divBdr>
                <w:top w:val="none" w:sz="0" w:space="0" w:color="auto"/>
                <w:left w:val="none" w:sz="0" w:space="0" w:color="auto"/>
                <w:bottom w:val="none" w:sz="0" w:space="0" w:color="auto"/>
                <w:right w:val="none" w:sz="0" w:space="0" w:color="auto"/>
              </w:divBdr>
            </w:div>
            <w:div w:id="1209953328">
              <w:marLeft w:val="0"/>
              <w:marRight w:val="0"/>
              <w:marTop w:val="0"/>
              <w:marBottom w:val="0"/>
              <w:divBdr>
                <w:top w:val="none" w:sz="0" w:space="0" w:color="auto"/>
                <w:left w:val="none" w:sz="0" w:space="0" w:color="auto"/>
                <w:bottom w:val="none" w:sz="0" w:space="0" w:color="auto"/>
                <w:right w:val="none" w:sz="0" w:space="0" w:color="auto"/>
              </w:divBdr>
            </w:div>
            <w:div w:id="113791022">
              <w:marLeft w:val="0"/>
              <w:marRight w:val="0"/>
              <w:marTop w:val="0"/>
              <w:marBottom w:val="0"/>
              <w:divBdr>
                <w:top w:val="none" w:sz="0" w:space="0" w:color="auto"/>
                <w:left w:val="none" w:sz="0" w:space="0" w:color="auto"/>
                <w:bottom w:val="none" w:sz="0" w:space="0" w:color="auto"/>
                <w:right w:val="none" w:sz="0" w:space="0" w:color="auto"/>
              </w:divBdr>
            </w:div>
            <w:div w:id="407270314">
              <w:marLeft w:val="0"/>
              <w:marRight w:val="0"/>
              <w:marTop w:val="0"/>
              <w:marBottom w:val="0"/>
              <w:divBdr>
                <w:top w:val="none" w:sz="0" w:space="0" w:color="auto"/>
                <w:left w:val="none" w:sz="0" w:space="0" w:color="auto"/>
                <w:bottom w:val="none" w:sz="0" w:space="0" w:color="auto"/>
                <w:right w:val="none" w:sz="0" w:space="0" w:color="auto"/>
              </w:divBdr>
            </w:div>
            <w:div w:id="1676109805">
              <w:marLeft w:val="0"/>
              <w:marRight w:val="0"/>
              <w:marTop w:val="0"/>
              <w:marBottom w:val="0"/>
              <w:divBdr>
                <w:top w:val="none" w:sz="0" w:space="0" w:color="auto"/>
                <w:left w:val="none" w:sz="0" w:space="0" w:color="auto"/>
                <w:bottom w:val="none" w:sz="0" w:space="0" w:color="auto"/>
                <w:right w:val="none" w:sz="0" w:space="0" w:color="auto"/>
              </w:divBdr>
            </w:div>
            <w:div w:id="625889249">
              <w:marLeft w:val="0"/>
              <w:marRight w:val="0"/>
              <w:marTop w:val="0"/>
              <w:marBottom w:val="0"/>
              <w:divBdr>
                <w:top w:val="none" w:sz="0" w:space="0" w:color="auto"/>
                <w:left w:val="none" w:sz="0" w:space="0" w:color="auto"/>
                <w:bottom w:val="none" w:sz="0" w:space="0" w:color="auto"/>
                <w:right w:val="none" w:sz="0" w:space="0" w:color="auto"/>
              </w:divBdr>
            </w:div>
            <w:div w:id="252512661">
              <w:marLeft w:val="0"/>
              <w:marRight w:val="0"/>
              <w:marTop w:val="0"/>
              <w:marBottom w:val="0"/>
              <w:divBdr>
                <w:top w:val="none" w:sz="0" w:space="0" w:color="auto"/>
                <w:left w:val="none" w:sz="0" w:space="0" w:color="auto"/>
                <w:bottom w:val="none" w:sz="0" w:space="0" w:color="auto"/>
                <w:right w:val="none" w:sz="0" w:space="0" w:color="auto"/>
              </w:divBdr>
            </w:div>
            <w:div w:id="397091013">
              <w:marLeft w:val="0"/>
              <w:marRight w:val="0"/>
              <w:marTop w:val="0"/>
              <w:marBottom w:val="0"/>
              <w:divBdr>
                <w:top w:val="none" w:sz="0" w:space="0" w:color="auto"/>
                <w:left w:val="none" w:sz="0" w:space="0" w:color="auto"/>
                <w:bottom w:val="none" w:sz="0" w:space="0" w:color="auto"/>
                <w:right w:val="none" w:sz="0" w:space="0" w:color="auto"/>
              </w:divBdr>
            </w:div>
            <w:div w:id="634213775">
              <w:marLeft w:val="0"/>
              <w:marRight w:val="0"/>
              <w:marTop w:val="0"/>
              <w:marBottom w:val="0"/>
              <w:divBdr>
                <w:top w:val="none" w:sz="0" w:space="0" w:color="auto"/>
                <w:left w:val="none" w:sz="0" w:space="0" w:color="auto"/>
                <w:bottom w:val="none" w:sz="0" w:space="0" w:color="auto"/>
                <w:right w:val="none" w:sz="0" w:space="0" w:color="auto"/>
              </w:divBdr>
            </w:div>
            <w:div w:id="1571961585">
              <w:marLeft w:val="0"/>
              <w:marRight w:val="0"/>
              <w:marTop w:val="0"/>
              <w:marBottom w:val="0"/>
              <w:divBdr>
                <w:top w:val="none" w:sz="0" w:space="0" w:color="auto"/>
                <w:left w:val="none" w:sz="0" w:space="0" w:color="auto"/>
                <w:bottom w:val="none" w:sz="0" w:space="0" w:color="auto"/>
                <w:right w:val="none" w:sz="0" w:space="0" w:color="auto"/>
              </w:divBdr>
            </w:div>
            <w:div w:id="1395274355">
              <w:marLeft w:val="0"/>
              <w:marRight w:val="0"/>
              <w:marTop w:val="0"/>
              <w:marBottom w:val="0"/>
              <w:divBdr>
                <w:top w:val="none" w:sz="0" w:space="0" w:color="auto"/>
                <w:left w:val="none" w:sz="0" w:space="0" w:color="auto"/>
                <w:bottom w:val="none" w:sz="0" w:space="0" w:color="auto"/>
                <w:right w:val="none" w:sz="0" w:space="0" w:color="auto"/>
              </w:divBdr>
            </w:div>
            <w:div w:id="2119597146">
              <w:marLeft w:val="0"/>
              <w:marRight w:val="0"/>
              <w:marTop w:val="0"/>
              <w:marBottom w:val="0"/>
              <w:divBdr>
                <w:top w:val="none" w:sz="0" w:space="0" w:color="auto"/>
                <w:left w:val="none" w:sz="0" w:space="0" w:color="auto"/>
                <w:bottom w:val="none" w:sz="0" w:space="0" w:color="auto"/>
                <w:right w:val="none" w:sz="0" w:space="0" w:color="auto"/>
              </w:divBdr>
            </w:div>
            <w:div w:id="857616585">
              <w:marLeft w:val="0"/>
              <w:marRight w:val="0"/>
              <w:marTop w:val="0"/>
              <w:marBottom w:val="0"/>
              <w:divBdr>
                <w:top w:val="none" w:sz="0" w:space="0" w:color="auto"/>
                <w:left w:val="none" w:sz="0" w:space="0" w:color="auto"/>
                <w:bottom w:val="none" w:sz="0" w:space="0" w:color="auto"/>
                <w:right w:val="none" w:sz="0" w:space="0" w:color="auto"/>
              </w:divBdr>
            </w:div>
            <w:div w:id="615140388">
              <w:marLeft w:val="0"/>
              <w:marRight w:val="0"/>
              <w:marTop w:val="0"/>
              <w:marBottom w:val="0"/>
              <w:divBdr>
                <w:top w:val="none" w:sz="0" w:space="0" w:color="auto"/>
                <w:left w:val="none" w:sz="0" w:space="0" w:color="auto"/>
                <w:bottom w:val="none" w:sz="0" w:space="0" w:color="auto"/>
                <w:right w:val="none" w:sz="0" w:space="0" w:color="auto"/>
              </w:divBdr>
            </w:div>
            <w:div w:id="263268672">
              <w:marLeft w:val="0"/>
              <w:marRight w:val="0"/>
              <w:marTop w:val="0"/>
              <w:marBottom w:val="0"/>
              <w:divBdr>
                <w:top w:val="none" w:sz="0" w:space="0" w:color="auto"/>
                <w:left w:val="none" w:sz="0" w:space="0" w:color="auto"/>
                <w:bottom w:val="none" w:sz="0" w:space="0" w:color="auto"/>
                <w:right w:val="none" w:sz="0" w:space="0" w:color="auto"/>
              </w:divBdr>
            </w:div>
            <w:div w:id="305162843">
              <w:marLeft w:val="0"/>
              <w:marRight w:val="0"/>
              <w:marTop w:val="0"/>
              <w:marBottom w:val="0"/>
              <w:divBdr>
                <w:top w:val="none" w:sz="0" w:space="0" w:color="auto"/>
                <w:left w:val="none" w:sz="0" w:space="0" w:color="auto"/>
                <w:bottom w:val="none" w:sz="0" w:space="0" w:color="auto"/>
                <w:right w:val="none" w:sz="0" w:space="0" w:color="auto"/>
              </w:divBdr>
            </w:div>
            <w:div w:id="1347053375">
              <w:marLeft w:val="0"/>
              <w:marRight w:val="0"/>
              <w:marTop w:val="0"/>
              <w:marBottom w:val="0"/>
              <w:divBdr>
                <w:top w:val="none" w:sz="0" w:space="0" w:color="auto"/>
                <w:left w:val="none" w:sz="0" w:space="0" w:color="auto"/>
                <w:bottom w:val="none" w:sz="0" w:space="0" w:color="auto"/>
                <w:right w:val="none" w:sz="0" w:space="0" w:color="auto"/>
              </w:divBdr>
            </w:div>
            <w:div w:id="1986735909">
              <w:marLeft w:val="0"/>
              <w:marRight w:val="0"/>
              <w:marTop w:val="0"/>
              <w:marBottom w:val="0"/>
              <w:divBdr>
                <w:top w:val="none" w:sz="0" w:space="0" w:color="auto"/>
                <w:left w:val="none" w:sz="0" w:space="0" w:color="auto"/>
                <w:bottom w:val="none" w:sz="0" w:space="0" w:color="auto"/>
                <w:right w:val="none" w:sz="0" w:space="0" w:color="auto"/>
              </w:divBdr>
            </w:div>
            <w:div w:id="971400259">
              <w:marLeft w:val="0"/>
              <w:marRight w:val="0"/>
              <w:marTop w:val="0"/>
              <w:marBottom w:val="0"/>
              <w:divBdr>
                <w:top w:val="none" w:sz="0" w:space="0" w:color="auto"/>
                <w:left w:val="none" w:sz="0" w:space="0" w:color="auto"/>
                <w:bottom w:val="none" w:sz="0" w:space="0" w:color="auto"/>
                <w:right w:val="none" w:sz="0" w:space="0" w:color="auto"/>
              </w:divBdr>
            </w:div>
            <w:div w:id="95098640">
              <w:marLeft w:val="0"/>
              <w:marRight w:val="0"/>
              <w:marTop w:val="0"/>
              <w:marBottom w:val="0"/>
              <w:divBdr>
                <w:top w:val="none" w:sz="0" w:space="0" w:color="auto"/>
                <w:left w:val="none" w:sz="0" w:space="0" w:color="auto"/>
                <w:bottom w:val="none" w:sz="0" w:space="0" w:color="auto"/>
                <w:right w:val="none" w:sz="0" w:space="0" w:color="auto"/>
              </w:divBdr>
            </w:div>
            <w:div w:id="1264190229">
              <w:marLeft w:val="0"/>
              <w:marRight w:val="0"/>
              <w:marTop w:val="0"/>
              <w:marBottom w:val="0"/>
              <w:divBdr>
                <w:top w:val="none" w:sz="0" w:space="0" w:color="auto"/>
                <w:left w:val="none" w:sz="0" w:space="0" w:color="auto"/>
                <w:bottom w:val="none" w:sz="0" w:space="0" w:color="auto"/>
                <w:right w:val="none" w:sz="0" w:space="0" w:color="auto"/>
              </w:divBdr>
            </w:div>
            <w:div w:id="1085109996">
              <w:marLeft w:val="0"/>
              <w:marRight w:val="0"/>
              <w:marTop w:val="0"/>
              <w:marBottom w:val="0"/>
              <w:divBdr>
                <w:top w:val="none" w:sz="0" w:space="0" w:color="auto"/>
                <w:left w:val="none" w:sz="0" w:space="0" w:color="auto"/>
                <w:bottom w:val="none" w:sz="0" w:space="0" w:color="auto"/>
                <w:right w:val="none" w:sz="0" w:space="0" w:color="auto"/>
              </w:divBdr>
            </w:div>
            <w:div w:id="1863741892">
              <w:marLeft w:val="0"/>
              <w:marRight w:val="0"/>
              <w:marTop w:val="0"/>
              <w:marBottom w:val="0"/>
              <w:divBdr>
                <w:top w:val="none" w:sz="0" w:space="0" w:color="auto"/>
                <w:left w:val="none" w:sz="0" w:space="0" w:color="auto"/>
                <w:bottom w:val="none" w:sz="0" w:space="0" w:color="auto"/>
                <w:right w:val="none" w:sz="0" w:space="0" w:color="auto"/>
              </w:divBdr>
            </w:div>
            <w:div w:id="645862172">
              <w:marLeft w:val="0"/>
              <w:marRight w:val="0"/>
              <w:marTop w:val="0"/>
              <w:marBottom w:val="0"/>
              <w:divBdr>
                <w:top w:val="none" w:sz="0" w:space="0" w:color="auto"/>
                <w:left w:val="none" w:sz="0" w:space="0" w:color="auto"/>
                <w:bottom w:val="none" w:sz="0" w:space="0" w:color="auto"/>
                <w:right w:val="none" w:sz="0" w:space="0" w:color="auto"/>
              </w:divBdr>
            </w:div>
            <w:div w:id="925307440">
              <w:marLeft w:val="0"/>
              <w:marRight w:val="0"/>
              <w:marTop w:val="0"/>
              <w:marBottom w:val="0"/>
              <w:divBdr>
                <w:top w:val="none" w:sz="0" w:space="0" w:color="auto"/>
                <w:left w:val="none" w:sz="0" w:space="0" w:color="auto"/>
                <w:bottom w:val="none" w:sz="0" w:space="0" w:color="auto"/>
                <w:right w:val="none" w:sz="0" w:space="0" w:color="auto"/>
              </w:divBdr>
            </w:div>
            <w:div w:id="1530218697">
              <w:marLeft w:val="0"/>
              <w:marRight w:val="0"/>
              <w:marTop w:val="0"/>
              <w:marBottom w:val="0"/>
              <w:divBdr>
                <w:top w:val="none" w:sz="0" w:space="0" w:color="auto"/>
                <w:left w:val="none" w:sz="0" w:space="0" w:color="auto"/>
                <w:bottom w:val="none" w:sz="0" w:space="0" w:color="auto"/>
                <w:right w:val="none" w:sz="0" w:space="0" w:color="auto"/>
              </w:divBdr>
            </w:div>
            <w:div w:id="1606232191">
              <w:marLeft w:val="0"/>
              <w:marRight w:val="0"/>
              <w:marTop w:val="0"/>
              <w:marBottom w:val="0"/>
              <w:divBdr>
                <w:top w:val="none" w:sz="0" w:space="0" w:color="auto"/>
                <w:left w:val="none" w:sz="0" w:space="0" w:color="auto"/>
                <w:bottom w:val="none" w:sz="0" w:space="0" w:color="auto"/>
                <w:right w:val="none" w:sz="0" w:space="0" w:color="auto"/>
              </w:divBdr>
            </w:div>
            <w:div w:id="497575298">
              <w:marLeft w:val="0"/>
              <w:marRight w:val="0"/>
              <w:marTop w:val="0"/>
              <w:marBottom w:val="0"/>
              <w:divBdr>
                <w:top w:val="none" w:sz="0" w:space="0" w:color="auto"/>
                <w:left w:val="none" w:sz="0" w:space="0" w:color="auto"/>
                <w:bottom w:val="none" w:sz="0" w:space="0" w:color="auto"/>
                <w:right w:val="none" w:sz="0" w:space="0" w:color="auto"/>
              </w:divBdr>
            </w:div>
            <w:div w:id="1463890819">
              <w:marLeft w:val="0"/>
              <w:marRight w:val="0"/>
              <w:marTop w:val="0"/>
              <w:marBottom w:val="0"/>
              <w:divBdr>
                <w:top w:val="none" w:sz="0" w:space="0" w:color="auto"/>
                <w:left w:val="none" w:sz="0" w:space="0" w:color="auto"/>
                <w:bottom w:val="none" w:sz="0" w:space="0" w:color="auto"/>
                <w:right w:val="none" w:sz="0" w:space="0" w:color="auto"/>
              </w:divBdr>
            </w:div>
            <w:div w:id="1163427395">
              <w:marLeft w:val="0"/>
              <w:marRight w:val="0"/>
              <w:marTop w:val="0"/>
              <w:marBottom w:val="0"/>
              <w:divBdr>
                <w:top w:val="none" w:sz="0" w:space="0" w:color="auto"/>
                <w:left w:val="none" w:sz="0" w:space="0" w:color="auto"/>
                <w:bottom w:val="none" w:sz="0" w:space="0" w:color="auto"/>
                <w:right w:val="none" w:sz="0" w:space="0" w:color="auto"/>
              </w:divBdr>
            </w:div>
            <w:div w:id="241988096">
              <w:marLeft w:val="0"/>
              <w:marRight w:val="0"/>
              <w:marTop w:val="0"/>
              <w:marBottom w:val="0"/>
              <w:divBdr>
                <w:top w:val="none" w:sz="0" w:space="0" w:color="auto"/>
                <w:left w:val="none" w:sz="0" w:space="0" w:color="auto"/>
                <w:bottom w:val="none" w:sz="0" w:space="0" w:color="auto"/>
                <w:right w:val="none" w:sz="0" w:space="0" w:color="auto"/>
              </w:divBdr>
            </w:div>
            <w:div w:id="223375823">
              <w:marLeft w:val="0"/>
              <w:marRight w:val="0"/>
              <w:marTop w:val="0"/>
              <w:marBottom w:val="0"/>
              <w:divBdr>
                <w:top w:val="none" w:sz="0" w:space="0" w:color="auto"/>
                <w:left w:val="none" w:sz="0" w:space="0" w:color="auto"/>
                <w:bottom w:val="none" w:sz="0" w:space="0" w:color="auto"/>
                <w:right w:val="none" w:sz="0" w:space="0" w:color="auto"/>
              </w:divBdr>
            </w:div>
            <w:div w:id="944075230">
              <w:marLeft w:val="0"/>
              <w:marRight w:val="0"/>
              <w:marTop w:val="0"/>
              <w:marBottom w:val="0"/>
              <w:divBdr>
                <w:top w:val="none" w:sz="0" w:space="0" w:color="auto"/>
                <w:left w:val="none" w:sz="0" w:space="0" w:color="auto"/>
                <w:bottom w:val="none" w:sz="0" w:space="0" w:color="auto"/>
                <w:right w:val="none" w:sz="0" w:space="0" w:color="auto"/>
              </w:divBdr>
            </w:div>
            <w:div w:id="1770421283">
              <w:marLeft w:val="0"/>
              <w:marRight w:val="0"/>
              <w:marTop w:val="0"/>
              <w:marBottom w:val="0"/>
              <w:divBdr>
                <w:top w:val="none" w:sz="0" w:space="0" w:color="auto"/>
                <w:left w:val="none" w:sz="0" w:space="0" w:color="auto"/>
                <w:bottom w:val="none" w:sz="0" w:space="0" w:color="auto"/>
                <w:right w:val="none" w:sz="0" w:space="0" w:color="auto"/>
              </w:divBdr>
            </w:div>
            <w:div w:id="10180566">
              <w:marLeft w:val="0"/>
              <w:marRight w:val="0"/>
              <w:marTop w:val="0"/>
              <w:marBottom w:val="0"/>
              <w:divBdr>
                <w:top w:val="none" w:sz="0" w:space="0" w:color="auto"/>
                <w:left w:val="none" w:sz="0" w:space="0" w:color="auto"/>
                <w:bottom w:val="none" w:sz="0" w:space="0" w:color="auto"/>
                <w:right w:val="none" w:sz="0" w:space="0" w:color="auto"/>
              </w:divBdr>
            </w:div>
            <w:div w:id="1406025534">
              <w:marLeft w:val="0"/>
              <w:marRight w:val="0"/>
              <w:marTop w:val="0"/>
              <w:marBottom w:val="0"/>
              <w:divBdr>
                <w:top w:val="none" w:sz="0" w:space="0" w:color="auto"/>
                <w:left w:val="none" w:sz="0" w:space="0" w:color="auto"/>
                <w:bottom w:val="none" w:sz="0" w:space="0" w:color="auto"/>
                <w:right w:val="none" w:sz="0" w:space="0" w:color="auto"/>
              </w:divBdr>
            </w:div>
            <w:div w:id="1527258645">
              <w:marLeft w:val="0"/>
              <w:marRight w:val="0"/>
              <w:marTop w:val="0"/>
              <w:marBottom w:val="0"/>
              <w:divBdr>
                <w:top w:val="none" w:sz="0" w:space="0" w:color="auto"/>
                <w:left w:val="none" w:sz="0" w:space="0" w:color="auto"/>
                <w:bottom w:val="none" w:sz="0" w:space="0" w:color="auto"/>
                <w:right w:val="none" w:sz="0" w:space="0" w:color="auto"/>
              </w:divBdr>
            </w:div>
            <w:div w:id="716471627">
              <w:marLeft w:val="0"/>
              <w:marRight w:val="0"/>
              <w:marTop w:val="0"/>
              <w:marBottom w:val="0"/>
              <w:divBdr>
                <w:top w:val="none" w:sz="0" w:space="0" w:color="auto"/>
                <w:left w:val="none" w:sz="0" w:space="0" w:color="auto"/>
                <w:bottom w:val="none" w:sz="0" w:space="0" w:color="auto"/>
                <w:right w:val="none" w:sz="0" w:space="0" w:color="auto"/>
              </w:divBdr>
            </w:div>
            <w:div w:id="1474980940">
              <w:marLeft w:val="0"/>
              <w:marRight w:val="0"/>
              <w:marTop w:val="0"/>
              <w:marBottom w:val="0"/>
              <w:divBdr>
                <w:top w:val="none" w:sz="0" w:space="0" w:color="auto"/>
                <w:left w:val="none" w:sz="0" w:space="0" w:color="auto"/>
                <w:bottom w:val="none" w:sz="0" w:space="0" w:color="auto"/>
                <w:right w:val="none" w:sz="0" w:space="0" w:color="auto"/>
              </w:divBdr>
            </w:div>
            <w:div w:id="1418405079">
              <w:marLeft w:val="0"/>
              <w:marRight w:val="0"/>
              <w:marTop w:val="0"/>
              <w:marBottom w:val="0"/>
              <w:divBdr>
                <w:top w:val="none" w:sz="0" w:space="0" w:color="auto"/>
                <w:left w:val="none" w:sz="0" w:space="0" w:color="auto"/>
                <w:bottom w:val="none" w:sz="0" w:space="0" w:color="auto"/>
                <w:right w:val="none" w:sz="0" w:space="0" w:color="auto"/>
              </w:divBdr>
            </w:div>
            <w:div w:id="1296371527">
              <w:marLeft w:val="0"/>
              <w:marRight w:val="0"/>
              <w:marTop w:val="0"/>
              <w:marBottom w:val="0"/>
              <w:divBdr>
                <w:top w:val="none" w:sz="0" w:space="0" w:color="auto"/>
                <w:left w:val="none" w:sz="0" w:space="0" w:color="auto"/>
                <w:bottom w:val="none" w:sz="0" w:space="0" w:color="auto"/>
                <w:right w:val="none" w:sz="0" w:space="0" w:color="auto"/>
              </w:divBdr>
            </w:div>
            <w:div w:id="374159523">
              <w:marLeft w:val="0"/>
              <w:marRight w:val="0"/>
              <w:marTop w:val="0"/>
              <w:marBottom w:val="0"/>
              <w:divBdr>
                <w:top w:val="none" w:sz="0" w:space="0" w:color="auto"/>
                <w:left w:val="none" w:sz="0" w:space="0" w:color="auto"/>
                <w:bottom w:val="none" w:sz="0" w:space="0" w:color="auto"/>
                <w:right w:val="none" w:sz="0" w:space="0" w:color="auto"/>
              </w:divBdr>
            </w:div>
            <w:div w:id="1298687101">
              <w:marLeft w:val="0"/>
              <w:marRight w:val="0"/>
              <w:marTop w:val="0"/>
              <w:marBottom w:val="0"/>
              <w:divBdr>
                <w:top w:val="none" w:sz="0" w:space="0" w:color="auto"/>
                <w:left w:val="none" w:sz="0" w:space="0" w:color="auto"/>
                <w:bottom w:val="none" w:sz="0" w:space="0" w:color="auto"/>
                <w:right w:val="none" w:sz="0" w:space="0" w:color="auto"/>
              </w:divBdr>
            </w:div>
            <w:div w:id="1165583640">
              <w:marLeft w:val="0"/>
              <w:marRight w:val="0"/>
              <w:marTop w:val="0"/>
              <w:marBottom w:val="0"/>
              <w:divBdr>
                <w:top w:val="none" w:sz="0" w:space="0" w:color="auto"/>
                <w:left w:val="none" w:sz="0" w:space="0" w:color="auto"/>
                <w:bottom w:val="none" w:sz="0" w:space="0" w:color="auto"/>
                <w:right w:val="none" w:sz="0" w:space="0" w:color="auto"/>
              </w:divBdr>
            </w:div>
            <w:div w:id="2135633068">
              <w:marLeft w:val="0"/>
              <w:marRight w:val="0"/>
              <w:marTop w:val="0"/>
              <w:marBottom w:val="0"/>
              <w:divBdr>
                <w:top w:val="none" w:sz="0" w:space="0" w:color="auto"/>
                <w:left w:val="none" w:sz="0" w:space="0" w:color="auto"/>
                <w:bottom w:val="none" w:sz="0" w:space="0" w:color="auto"/>
                <w:right w:val="none" w:sz="0" w:space="0" w:color="auto"/>
              </w:divBdr>
            </w:div>
            <w:div w:id="1574508936">
              <w:marLeft w:val="0"/>
              <w:marRight w:val="0"/>
              <w:marTop w:val="0"/>
              <w:marBottom w:val="0"/>
              <w:divBdr>
                <w:top w:val="none" w:sz="0" w:space="0" w:color="auto"/>
                <w:left w:val="none" w:sz="0" w:space="0" w:color="auto"/>
                <w:bottom w:val="none" w:sz="0" w:space="0" w:color="auto"/>
                <w:right w:val="none" w:sz="0" w:space="0" w:color="auto"/>
              </w:divBdr>
            </w:div>
            <w:div w:id="353725539">
              <w:marLeft w:val="0"/>
              <w:marRight w:val="0"/>
              <w:marTop w:val="0"/>
              <w:marBottom w:val="0"/>
              <w:divBdr>
                <w:top w:val="none" w:sz="0" w:space="0" w:color="auto"/>
                <w:left w:val="none" w:sz="0" w:space="0" w:color="auto"/>
                <w:bottom w:val="none" w:sz="0" w:space="0" w:color="auto"/>
                <w:right w:val="none" w:sz="0" w:space="0" w:color="auto"/>
              </w:divBdr>
            </w:div>
            <w:div w:id="695695746">
              <w:marLeft w:val="0"/>
              <w:marRight w:val="0"/>
              <w:marTop w:val="0"/>
              <w:marBottom w:val="0"/>
              <w:divBdr>
                <w:top w:val="none" w:sz="0" w:space="0" w:color="auto"/>
                <w:left w:val="none" w:sz="0" w:space="0" w:color="auto"/>
                <w:bottom w:val="none" w:sz="0" w:space="0" w:color="auto"/>
                <w:right w:val="none" w:sz="0" w:space="0" w:color="auto"/>
              </w:divBdr>
            </w:div>
            <w:div w:id="294138154">
              <w:marLeft w:val="0"/>
              <w:marRight w:val="0"/>
              <w:marTop w:val="0"/>
              <w:marBottom w:val="0"/>
              <w:divBdr>
                <w:top w:val="none" w:sz="0" w:space="0" w:color="auto"/>
                <w:left w:val="none" w:sz="0" w:space="0" w:color="auto"/>
                <w:bottom w:val="none" w:sz="0" w:space="0" w:color="auto"/>
                <w:right w:val="none" w:sz="0" w:space="0" w:color="auto"/>
              </w:divBdr>
            </w:div>
            <w:div w:id="1068383756">
              <w:marLeft w:val="0"/>
              <w:marRight w:val="0"/>
              <w:marTop w:val="0"/>
              <w:marBottom w:val="0"/>
              <w:divBdr>
                <w:top w:val="none" w:sz="0" w:space="0" w:color="auto"/>
                <w:left w:val="none" w:sz="0" w:space="0" w:color="auto"/>
                <w:bottom w:val="none" w:sz="0" w:space="0" w:color="auto"/>
                <w:right w:val="none" w:sz="0" w:space="0" w:color="auto"/>
              </w:divBdr>
            </w:div>
            <w:div w:id="1511065379">
              <w:marLeft w:val="0"/>
              <w:marRight w:val="0"/>
              <w:marTop w:val="0"/>
              <w:marBottom w:val="0"/>
              <w:divBdr>
                <w:top w:val="none" w:sz="0" w:space="0" w:color="auto"/>
                <w:left w:val="none" w:sz="0" w:space="0" w:color="auto"/>
                <w:bottom w:val="none" w:sz="0" w:space="0" w:color="auto"/>
                <w:right w:val="none" w:sz="0" w:space="0" w:color="auto"/>
              </w:divBdr>
            </w:div>
            <w:div w:id="1401707069">
              <w:marLeft w:val="0"/>
              <w:marRight w:val="0"/>
              <w:marTop w:val="0"/>
              <w:marBottom w:val="0"/>
              <w:divBdr>
                <w:top w:val="none" w:sz="0" w:space="0" w:color="auto"/>
                <w:left w:val="none" w:sz="0" w:space="0" w:color="auto"/>
                <w:bottom w:val="none" w:sz="0" w:space="0" w:color="auto"/>
                <w:right w:val="none" w:sz="0" w:space="0" w:color="auto"/>
              </w:divBdr>
            </w:div>
            <w:div w:id="1967348835">
              <w:marLeft w:val="0"/>
              <w:marRight w:val="0"/>
              <w:marTop w:val="0"/>
              <w:marBottom w:val="0"/>
              <w:divBdr>
                <w:top w:val="none" w:sz="0" w:space="0" w:color="auto"/>
                <w:left w:val="none" w:sz="0" w:space="0" w:color="auto"/>
                <w:bottom w:val="none" w:sz="0" w:space="0" w:color="auto"/>
                <w:right w:val="none" w:sz="0" w:space="0" w:color="auto"/>
              </w:divBdr>
            </w:div>
            <w:div w:id="20118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146167208322557" TargetMode="External"/><Relationship Id="rId117" Type="http://schemas.openxmlformats.org/officeDocument/2006/relationships/footer" Target="footer2.xml"/><Relationship Id="rId21" Type="http://schemas.openxmlformats.org/officeDocument/2006/relationships/hyperlink" Target="https://doi.org/10.4135/9781452218410.n7" TargetMode="External"/><Relationship Id="rId42" Type="http://schemas.openxmlformats.org/officeDocument/2006/relationships/hyperlink" Target="https://doi.org/10.1377/hlthaff.W5.63" TargetMode="External"/><Relationship Id="rId47" Type="http://schemas.openxmlformats.org/officeDocument/2006/relationships/hyperlink" Target="https://doi.org/10.1016/j.socscimed.2016.12.006" TargetMode="External"/><Relationship Id="rId63" Type="http://schemas.openxmlformats.org/officeDocument/2006/relationships/hyperlink" Target="https://doi.org/10.4324/9781315807041" TargetMode="External"/><Relationship Id="rId68" Type="http://schemas.openxmlformats.org/officeDocument/2006/relationships/hyperlink" Target="https://doi.org/10.1377/hlthaff.W5.289" TargetMode="External"/><Relationship Id="rId84" Type="http://schemas.openxmlformats.org/officeDocument/2006/relationships/hyperlink" Target="https://doi.org/10.1348/0144666042037971" TargetMode="External"/><Relationship Id="rId89" Type="http://schemas.openxmlformats.org/officeDocument/2006/relationships/hyperlink" Target="https://doi.org/10.1111/j.1467-9280.2009.02406.x" TargetMode="External"/><Relationship Id="rId112" Type="http://schemas.openxmlformats.org/officeDocument/2006/relationships/image" Target="media/image23.png"/><Relationship Id="rId16" Type="http://schemas.openxmlformats.org/officeDocument/2006/relationships/hyperlink" Target="https://doi.org/10.1111/spol.12237" TargetMode="External"/><Relationship Id="rId107" Type="http://schemas.openxmlformats.org/officeDocument/2006/relationships/image" Target="media/image18.png"/><Relationship Id="rId11" Type="http://schemas.openxmlformats.org/officeDocument/2006/relationships/image" Target="media/image1.png"/><Relationship Id="rId32" Type="http://schemas.openxmlformats.org/officeDocument/2006/relationships/hyperlink" Target="https://doi.org/10.1037/h0046408"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27/1864-9335/a000254" TargetMode="External"/><Relationship Id="rId58" Type="http://schemas.openxmlformats.org/officeDocument/2006/relationships/hyperlink" Target="https://doi.org/10.1002/9781118766804.wbiect067" TargetMode="External"/><Relationship Id="rId74" Type="http://schemas.openxmlformats.org/officeDocument/2006/relationships/hyperlink" Target="https://doi.org/10.1037/0022-3514.88.6.895" TargetMode="External"/><Relationship Id="rId79" Type="http://schemas.openxmlformats.org/officeDocument/2006/relationships/hyperlink" Target="https://doi.org/10.1002/ejsp.1930" TargetMode="External"/><Relationship Id="rId102" Type="http://schemas.openxmlformats.org/officeDocument/2006/relationships/image" Target="media/image13.png"/><Relationship Id="rId5" Type="http://schemas.openxmlformats.org/officeDocument/2006/relationships/numbering" Target="numbering.xml"/><Relationship Id="rId90" Type="http://schemas.openxmlformats.org/officeDocument/2006/relationships/hyperlink" Target="https://iris.who.int/handle/10665/112671" TargetMode="External"/><Relationship Id="rId95" Type="http://schemas.openxmlformats.org/officeDocument/2006/relationships/image" Target="media/image6.png"/><Relationship Id="rId22" Type="http://schemas.openxmlformats.org/officeDocument/2006/relationships/hyperlink" Target="https://doi.org/10.1146/annurev.ps.38.020187.003043" TargetMode="External"/><Relationship Id="rId27" Type="http://schemas.openxmlformats.org/officeDocument/2006/relationships/hyperlink" Target="https://doi.org/10.1111/ssqu.12410" TargetMode="External"/><Relationship Id="rId43" Type="http://schemas.openxmlformats.org/officeDocument/2006/relationships/hyperlink" Target="https://doi.org/10.1207/S15324834BASP2303_6" TargetMode="External"/><Relationship Id="rId48" Type="http://schemas.openxmlformats.org/officeDocument/2006/relationships/hyperlink" Target="https://doi.org/10.1007/s10654-023-01006-3" TargetMode="External"/><Relationship Id="rId64" Type="http://schemas.openxmlformats.org/officeDocument/2006/relationships/hyperlink" Target="https://doi.org/10.1023/A:1022053215271" TargetMode="External"/><Relationship Id="rId69" Type="http://schemas.openxmlformats.org/officeDocument/2006/relationships/hyperlink" Target="https://doi.org/10.1093/poq/nfq073" TargetMode="External"/><Relationship Id="rId113" Type="http://schemas.openxmlformats.org/officeDocument/2006/relationships/image" Target="media/image24.png"/><Relationship Id="rId118" Type="http://schemas.openxmlformats.org/officeDocument/2006/relationships/fontTable" Target="fontTable.xml"/><Relationship Id="rId80" Type="http://schemas.openxmlformats.org/officeDocument/2006/relationships/hyperlink" Target="https://doi.org/10.3390/ijerph18168565" TargetMode="External"/><Relationship Id="rId85" Type="http://schemas.openxmlformats.org/officeDocument/2006/relationships/hyperlink" Target="https://doi.org/10.1016/j.jen.2014.11.001" TargetMode="External"/><Relationship Id="rId12" Type="http://schemas.openxmlformats.org/officeDocument/2006/relationships/hyperlink" Target="https://doi.org/10.1016/j.jemep.2021.100661" TargetMode="External"/><Relationship Id="rId17" Type="http://schemas.openxmlformats.org/officeDocument/2006/relationships/hyperlink" Target="https://doi.org/10.1037/0022-3514.81.4.566" TargetMode="External"/><Relationship Id="rId33" Type="http://schemas.openxmlformats.org/officeDocument/2006/relationships/hyperlink" Target="https://www.kff.org/affordable-care-act/poll-finding/kaiser-health-policy-tracking-poll-december-2014/" TargetMode="External"/><Relationship Id="rId38" Type="http://schemas.openxmlformats.org/officeDocument/2006/relationships/hyperlink" Target="https://doi.org/10.3758/BF03193146" TargetMode="External"/><Relationship Id="rId59" Type="http://schemas.openxmlformats.org/officeDocument/2006/relationships/hyperlink" Target="https://doi.org/10.1016/j.healthpol.2011.08.008" TargetMode="External"/><Relationship Id="rId103" Type="http://schemas.openxmlformats.org/officeDocument/2006/relationships/image" Target="media/image14.png"/><Relationship Id="rId108" Type="http://schemas.openxmlformats.org/officeDocument/2006/relationships/image" Target="media/image19.png"/><Relationship Id="rId54" Type="http://schemas.openxmlformats.org/officeDocument/2006/relationships/hyperlink" Target="https://doi.org/10.1038/s41598-022-17430-6" TargetMode="External"/><Relationship Id="rId70" Type="http://schemas.openxmlformats.org/officeDocument/2006/relationships/hyperlink" Target="https://doi.org/10.1016/j.cogpsych.2011.03.001" TargetMode="External"/><Relationship Id="rId75" Type="http://schemas.openxmlformats.org/officeDocument/2006/relationships/hyperlink" Target="https://doi.org/10.1111/pops.12166" TargetMode="External"/><Relationship Id="rId91" Type="http://schemas.openxmlformats.org/officeDocument/2006/relationships/image" Target="media/image2.png"/><Relationship Id="rId9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i.org/10.1002/bdm.2201" TargetMode="External"/><Relationship Id="rId28" Type="http://schemas.openxmlformats.org/officeDocument/2006/relationships/hyperlink" Target="https://doi.org/10.1146/annurev.psych.57.102904.190034" TargetMode="External"/><Relationship Id="rId49" Type="http://schemas.openxmlformats.org/officeDocument/2006/relationships/hyperlink" Target="https://doi.org/10.1111/j.1467-9280.1996.tb00344.x" TargetMode="External"/><Relationship Id="rId114" Type="http://schemas.openxmlformats.org/officeDocument/2006/relationships/image" Target="media/image25.png"/><Relationship Id="rId119"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doi.org/10.1037/0021-9010.86.6.1191" TargetMode="External"/><Relationship Id="rId44" Type="http://schemas.openxmlformats.org/officeDocument/2006/relationships/hyperlink" Target="https://doi.org/10.1016/S0022-1031(03)00038-6" TargetMode="External"/><Relationship Id="rId52" Type="http://schemas.openxmlformats.org/officeDocument/2006/relationships/hyperlink" Target="https://doi.org/10.1207/S15327965PL100201" TargetMode="External"/><Relationship Id="rId60" Type="http://schemas.openxmlformats.org/officeDocument/2006/relationships/hyperlink" Target="https://doi.org/10.1001/jama.2018.1150" TargetMode="External"/><Relationship Id="rId65" Type="http://schemas.openxmlformats.org/officeDocument/2006/relationships/hyperlink" Target="https://doi.org/10.1016/j.jbusres.2015.05.010" TargetMode="External"/><Relationship Id="rId73" Type="http://schemas.openxmlformats.org/officeDocument/2006/relationships/hyperlink" Target="https://doi.org/10.2139/ssrn.1493520" TargetMode="External"/><Relationship Id="rId78" Type="http://schemas.openxmlformats.org/officeDocument/2006/relationships/hyperlink" Target="https://doi.org/10.1542/peds.2007-1760" TargetMode="External"/><Relationship Id="rId81" Type="http://schemas.openxmlformats.org/officeDocument/2006/relationships/hyperlink" Target="https://doi.org/10.1126/science.185.4157.1124" TargetMode="External"/><Relationship Id="rId86" Type="http://schemas.openxmlformats.org/officeDocument/2006/relationships/hyperlink" Target="https://doi.org/10.1177/0146167211398364" TargetMode="External"/><Relationship Id="rId94" Type="http://schemas.openxmlformats.org/officeDocument/2006/relationships/image" Target="media/image5.png"/><Relationship Id="rId99" Type="http://schemas.openxmlformats.org/officeDocument/2006/relationships/image" Target="media/image10.png"/><Relationship Id="rId10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org/10.1111/jmwh.13233" TargetMode="External"/><Relationship Id="rId18" Type="http://schemas.openxmlformats.org/officeDocument/2006/relationships/hyperlink" Target="https://doi.org/10.1007/BF00705573" TargetMode="External"/><Relationship Id="rId39" Type="http://schemas.openxmlformats.org/officeDocument/2006/relationships/hyperlink" Target="https://doi.org/10.1215/03616878-3161212" TargetMode="External"/><Relationship Id="rId109" Type="http://schemas.openxmlformats.org/officeDocument/2006/relationships/image" Target="media/image20.png"/><Relationship Id="rId34" Type="http://schemas.openxmlformats.org/officeDocument/2006/relationships/hyperlink" Target="https://doi.org/10.1080/13527266.2022.2034033" TargetMode="External"/><Relationship Id="rId50" Type="http://schemas.openxmlformats.org/officeDocument/2006/relationships/hyperlink" Target="https://doi.org/10.1177/1075547017748948" TargetMode="External"/><Relationship Id="rId55" Type="http://schemas.openxmlformats.org/officeDocument/2006/relationships/hyperlink" Target="https://doi.org/10.1007/s10551-018-3937-8" TargetMode="External"/><Relationship Id="rId76" Type="http://schemas.openxmlformats.org/officeDocument/2006/relationships/hyperlink" Target="https://doi.org/10.1016/j.copsyc.2015.03.025" TargetMode="External"/><Relationship Id="rId97" Type="http://schemas.openxmlformats.org/officeDocument/2006/relationships/image" Target="media/image8.png"/><Relationship Id="rId104" Type="http://schemas.openxmlformats.org/officeDocument/2006/relationships/image" Target="media/image15.png"/><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doi.org/10.1111/j.1751-9004.2010.00254.x" TargetMode="External"/><Relationship Id="rId92" Type="http://schemas.openxmlformats.org/officeDocument/2006/relationships/image" Target="media/image3.png"/><Relationship Id="rId2" Type="http://schemas.openxmlformats.org/officeDocument/2006/relationships/customXml" Target="../customXml/item2.xml"/><Relationship Id="rId29" Type="http://schemas.openxmlformats.org/officeDocument/2006/relationships/hyperlink" Target="https://doi.org/10.1016/j.amjmed.2015.01.032" TargetMode="External"/><Relationship Id="rId24" Type="http://schemas.openxmlformats.org/officeDocument/2006/relationships/hyperlink" Target="https://doi.org/10.1207/s15327965pli1001_6" TargetMode="External"/><Relationship Id="rId40" Type="http://schemas.openxmlformats.org/officeDocument/2006/relationships/hyperlink" Target="https://doi.org/10.1016/S0140-6736(17)32148-7" TargetMode="External"/><Relationship Id="rId45" Type="http://schemas.openxmlformats.org/officeDocument/2006/relationships/hyperlink" Target="https://doi.org/10.1348/014466603322438189" TargetMode="External"/><Relationship Id="rId66" Type="http://schemas.openxmlformats.org/officeDocument/2006/relationships/hyperlink" Target="https://doi.org/10.1177/0194599813515839" TargetMode="External"/><Relationship Id="rId87" Type="http://schemas.openxmlformats.org/officeDocument/2006/relationships/hyperlink" Target="https://doi.org/10.1177/000271621038630" TargetMode="External"/><Relationship Id="rId110" Type="http://schemas.openxmlformats.org/officeDocument/2006/relationships/image" Target="media/image21.png"/><Relationship Id="rId115" Type="http://schemas.openxmlformats.org/officeDocument/2006/relationships/image" Target="media/image26.png"/><Relationship Id="rId61" Type="http://schemas.openxmlformats.org/officeDocument/2006/relationships/hyperlink" Target="https://doi.org/10.4324/9781410602428-11" TargetMode="External"/><Relationship Id="rId82" Type="http://schemas.openxmlformats.org/officeDocument/2006/relationships/hyperlink" Target="https://doi.org/10.1016/j.pmedr.2018.10.003" TargetMode="External"/><Relationship Id="rId19" Type="http://schemas.openxmlformats.org/officeDocument/2006/relationships/hyperlink" Target="https://doi.org/10.4161/23288604.2014.991211" TargetMode="External"/><Relationship Id="rId14" Type="http://schemas.openxmlformats.org/officeDocument/2006/relationships/hyperlink" Target="https://doi.org/10.1080/15534510.2011.640199" TargetMode="External"/><Relationship Id="rId30" Type="http://schemas.openxmlformats.org/officeDocument/2006/relationships/hyperlink" Target="https://doi.org/10.3390/cli8110130" TargetMode="External"/><Relationship Id="rId35" Type="http://schemas.openxmlformats.org/officeDocument/2006/relationships/hyperlink" Target="https://doi.org/10.1080/08870440802311348" TargetMode="External"/><Relationship Id="rId56" Type="http://schemas.openxmlformats.org/officeDocument/2006/relationships/hyperlink" Target="https://doi.org/10.1016/S1057-7408(08)80058-7" TargetMode="External"/><Relationship Id="rId77" Type="http://schemas.openxmlformats.org/officeDocument/2006/relationships/hyperlink" Target="https://doi.org/10.1177/0963721417727861" TargetMode="External"/><Relationship Id="rId100" Type="http://schemas.openxmlformats.org/officeDocument/2006/relationships/image" Target="media/image11.png"/><Relationship Id="rId105"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s://doi.org/10.1177/09567976211040803" TargetMode="External"/><Relationship Id="rId72" Type="http://schemas.openxmlformats.org/officeDocument/2006/relationships/hyperlink" Target="https://doi.org/10.1111/j.1467-9221.2007.00611.x" TargetMode="External"/><Relationship Id="rId93" Type="http://schemas.openxmlformats.org/officeDocument/2006/relationships/image" Target="media/image4.png"/><Relationship Id="rId98" Type="http://schemas.openxmlformats.org/officeDocument/2006/relationships/image" Target="media/image9.png"/><Relationship Id="rId3" Type="http://schemas.openxmlformats.org/officeDocument/2006/relationships/customXml" Target="../customXml/item3.xml"/><Relationship Id="rId25" Type="http://schemas.openxmlformats.org/officeDocument/2006/relationships/hyperlink" Target="https://doi.org/10.1111/pops.12507" TargetMode="External"/><Relationship Id="rId46" Type="http://schemas.openxmlformats.org/officeDocument/2006/relationships/hyperlink" Target="https://doi.org/10.1080/15534510701476500" TargetMode="External"/><Relationship Id="rId67" Type="http://schemas.openxmlformats.org/officeDocument/2006/relationships/hyperlink" Target="https://doi.org/10.1111/1467-9280.00139" TargetMode="External"/><Relationship Id="rId116" Type="http://schemas.openxmlformats.org/officeDocument/2006/relationships/footer" Target="footer1.xml"/><Relationship Id="rId20" Type="http://schemas.openxmlformats.org/officeDocument/2006/relationships/hyperlink" Target="https://doi.org/10.1037/0022-3514.51.5.1032" TargetMode="External"/><Relationship Id="rId41" Type="http://schemas.openxmlformats.org/officeDocument/2006/relationships/hyperlink" Target="https://doi.org/10.7910/DVN/AO7IYJ" TargetMode="External"/><Relationship Id="rId62" Type="http://schemas.openxmlformats.org/officeDocument/2006/relationships/hyperlink" Target="https://doi.org/10.1016/S0065-2601(08)60214-2" TargetMode="External"/><Relationship Id="rId83" Type="http://schemas.openxmlformats.org/officeDocument/2006/relationships/hyperlink" Target="https://doi.org/10.1111/j.1751-9004.2012.00438.x" TargetMode="External"/><Relationship Id="rId88" Type="http://schemas.openxmlformats.org/officeDocument/2006/relationships/hyperlink" Target="https://doi.org/10.1017/pls.2020.22" TargetMode="External"/><Relationship Id="rId111" Type="http://schemas.openxmlformats.org/officeDocument/2006/relationships/image" Target="media/image22.png"/><Relationship Id="rId15" Type="http://schemas.openxmlformats.org/officeDocument/2006/relationships/hyperlink" Target="https://doi.org/10.1037/h0093718" TargetMode="External"/><Relationship Id="rId36" Type="http://schemas.openxmlformats.org/officeDocument/2006/relationships/hyperlink" Target="https://doi.org/10.1609/aaai.v31i1.10635" TargetMode="External"/><Relationship Id="rId57" Type="http://schemas.openxmlformats.org/officeDocument/2006/relationships/hyperlink" Target="https://doi.org/10.1186/1471-2296-7-21" TargetMode="External"/><Relationship Id="rId106"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3.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4.xml><?xml version="1.0" encoding="utf-8"?>
<ds:datastoreItem xmlns:ds="http://schemas.openxmlformats.org/officeDocument/2006/customXml" ds:itemID="{370C9932-052A-4234-B377-CD6828F126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Template>
  <TotalTime>44</TotalTime>
  <Pages>1</Pages>
  <Words>26076</Words>
  <Characters>148636</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6</cp:revision>
  <dcterms:created xsi:type="dcterms:W3CDTF">2025-04-14T19:16:00Z</dcterms:created>
  <dcterms:modified xsi:type="dcterms:W3CDTF">2025-04-15T19:48:00Z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