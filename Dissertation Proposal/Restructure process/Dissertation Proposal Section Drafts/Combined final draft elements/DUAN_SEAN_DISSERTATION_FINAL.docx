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5374D" w14:textId="77777777" w:rsidR="00C86724" w:rsidRPr="00AE0AA3" w:rsidRDefault="00C86724" w:rsidP="00EC5434">
      <w:pPr>
        <w:tabs>
          <w:tab w:val="left" w:pos="8100"/>
        </w:tabs>
        <w:spacing w:line="480" w:lineRule="auto"/>
        <w:ind w:firstLine="720"/>
        <w:jc w:val="center"/>
      </w:pPr>
      <w:bookmarkStart w:id="0" w:name="_Toc151474567"/>
      <w:r w:rsidRPr="00AE0AA3">
        <w:t xml:space="preserve">CHANGING POLARIZED BELIEFS USING </w:t>
      </w:r>
    </w:p>
    <w:p w14:paraId="659FDA38" w14:textId="1871E39A" w:rsidR="00EC5434" w:rsidRPr="00AE0AA3" w:rsidRDefault="00C86724" w:rsidP="00EC5434">
      <w:pPr>
        <w:tabs>
          <w:tab w:val="left" w:pos="8100"/>
        </w:tabs>
        <w:spacing w:line="480" w:lineRule="auto"/>
        <w:ind w:firstLine="720"/>
        <w:jc w:val="center"/>
      </w:pPr>
      <w:r w:rsidRPr="00AE0AA3">
        <w:t>SOCIAL CONSENSUS AND MORAL CONVICTION</w:t>
      </w:r>
    </w:p>
    <w:p w14:paraId="484B73C8" w14:textId="77777777" w:rsidR="00F4031E" w:rsidRPr="00AE0AA3" w:rsidRDefault="00F4031E" w:rsidP="001C2C29">
      <w:pPr>
        <w:tabs>
          <w:tab w:val="left" w:pos="8100"/>
        </w:tabs>
        <w:spacing w:line="480" w:lineRule="auto"/>
        <w:ind w:firstLine="720"/>
        <w:jc w:val="center"/>
      </w:pPr>
    </w:p>
    <w:p w14:paraId="61DC1F79" w14:textId="599BC7C3" w:rsidR="001C2C29" w:rsidRPr="00AE0AA3" w:rsidRDefault="001C2C29" w:rsidP="001C2C29">
      <w:pPr>
        <w:tabs>
          <w:tab w:val="left" w:pos="8100"/>
        </w:tabs>
        <w:spacing w:line="480" w:lineRule="auto"/>
        <w:ind w:firstLine="720"/>
        <w:jc w:val="center"/>
      </w:pPr>
      <w:r w:rsidRPr="00AE0AA3">
        <w:t>______________________________________________</w:t>
      </w:r>
    </w:p>
    <w:p w14:paraId="54B054D3" w14:textId="77777777" w:rsidR="001C2C29" w:rsidRPr="00AE0AA3" w:rsidRDefault="001C2C29" w:rsidP="001C2C29">
      <w:pPr>
        <w:tabs>
          <w:tab w:val="left" w:pos="8100"/>
        </w:tabs>
        <w:spacing w:line="480" w:lineRule="auto"/>
        <w:ind w:firstLine="720"/>
        <w:jc w:val="center"/>
      </w:pPr>
      <w:r w:rsidRPr="00AE0AA3">
        <w:t xml:space="preserve">A Dissertation Proposal </w:t>
      </w:r>
    </w:p>
    <w:p w14:paraId="0BB303C3" w14:textId="77777777" w:rsidR="001C2C29" w:rsidRPr="00AE0AA3" w:rsidRDefault="001C2C29" w:rsidP="001C2C29">
      <w:pPr>
        <w:tabs>
          <w:tab w:val="left" w:pos="8100"/>
        </w:tabs>
        <w:spacing w:line="480" w:lineRule="auto"/>
        <w:ind w:firstLine="720"/>
        <w:jc w:val="center"/>
      </w:pPr>
      <w:r w:rsidRPr="00AE0AA3">
        <w:t>presented to</w:t>
      </w:r>
    </w:p>
    <w:p w14:paraId="6DA412E6" w14:textId="77777777" w:rsidR="001C2C29" w:rsidRPr="00AE0AA3" w:rsidRDefault="001C2C29" w:rsidP="001C2C29">
      <w:pPr>
        <w:tabs>
          <w:tab w:val="left" w:pos="8100"/>
        </w:tabs>
        <w:spacing w:line="480" w:lineRule="auto"/>
        <w:ind w:firstLine="720"/>
        <w:jc w:val="center"/>
      </w:pPr>
      <w:r w:rsidRPr="00AE0AA3">
        <w:t xml:space="preserve"> the Dissertation Committee</w:t>
      </w:r>
    </w:p>
    <w:p w14:paraId="4A75F133" w14:textId="77777777" w:rsidR="001C2C29" w:rsidRPr="00AE0AA3" w:rsidRDefault="001C2C29" w:rsidP="001C2C29">
      <w:pPr>
        <w:tabs>
          <w:tab w:val="left" w:pos="8100"/>
        </w:tabs>
        <w:spacing w:line="480" w:lineRule="auto"/>
        <w:ind w:firstLine="720"/>
        <w:jc w:val="center"/>
      </w:pPr>
      <w:r w:rsidRPr="00AE0AA3">
        <w:t>___________________________________________________________</w:t>
      </w:r>
    </w:p>
    <w:p w14:paraId="29B2FDE2" w14:textId="77777777" w:rsidR="001C2C29" w:rsidRPr="00AE0AA3" w:rsidRDefault="001C2C29" w:rsidP="001C2C29">
      <w:pPr>
        <w:tabs>
          <w:tab w:val="left" w:pos="8100"/>
        </w:tabs>
        <w:spacing w:line="480" w:lineRule="auto"/>
        <w:ind w:firstLine="720"/>
        <w:jc w:val="center"/>
      </w:pPr>
      <w:r w:rsidRPr="00AE0AA3">
        <w:t xml:space="preserve">In Partial Fulfillment </w:t>
      </w:r>
    </w:p>
    <w:p w14:paraId="52C27E19" w14:textId="77777777" w:rsidR="001C2C29" w:rsidRPr="00AE0AA3" w:rsidRDefault="001C2C29" w:rsidP="001C2C29">
      <w:pPr>
        <w:tabs>
          <w:tab w:val="left" w:pos="8100"/>
        </w:tabs>
        <w:spacing w:line="480" w:lineRule="auto"/>
        <w:ind w:firstLine="720"/>
        <w:jc w:val="center"/>
      </w:pPr>
      <w:r w:rsidRPr="00AE0AA3">
        <w:t>of the Requirements for the Degree</w:t>
      </w:r>
    </w:p>
    <w:p w14:paraId="0A6C6B5D" w14:textId="77777777" w:rsidR="001C2C29" w:rsidRPr="00AE0AA3" w:rsidRDefault="001C2C29" w:rsidP="001C2C29">
      <w:pPr>
        <w:tabs>
          <w:tab w:val="left" w:pos="8100"/>
        </w:tabs>
        <w:spacing w:line="480" w:lineRule="auto"/>
        <w:ind w:firstLine="720"/>
        <w:jc w:val="center"/>
      </w:pPr>
      <w:r w:rsidRPr="00AE0AA3">
        <w:t xml:space="preserve"> Doctor of Philosophy</w:t>
      </w:r>
    </w:p>
    <w:p w14:paraId="7C5F7FEF" w14:textId="77777777" w:rsidR="001C2C29" w:rsidRPr="00AE0AA3" w:rsidRDefault="001C2C29" w:rsidP="001C2C29">
      <w:pPr>
        <w:tabs>
          <w:tab w:val="left" w:pos="8100"/>
        </w:tabs>
        <w:spacing w:line="480" w:lineRule="auto"/>
        <w:ind w:firstLine="720"/>
        <w:jc w:val="center"/>
      </w:pPr>
      <w:r w:rsidRPr="00AE0AA3">
        <w:t>______________________________________________</w:t>
      </w:r>
    </w:p>
    <w:p w14:paraId="76BBFA05" w14:textId="77777777" w:rsidR="001C2C29" w:rsidRPr="00AE0AA3" w:rsidRDefault="001C2C29" w:rsidP="001C2C29">
      <w:pPr>
        <w:tabs>
          <w:tab w:val="left" w:pos="8100"/>
        </w:tabs>
        <w:spacing w:line="480" w:lineRule="auto"/>
        <w:ind w:firstLine="720"/>
        <w:jc w:val="center"/>
      </w:pPr>
      <w:proofErr w:type="gramStart"/>
      <w:r w:rsidRPr="00AE0AA3">
        <w:t>by</w:t>
      </w:r>
      <w:proofErr w:type="gramEnd"/>
    </w:p>
    <w:p w14:paraId="247377F2" w14:textId="6D9A98BC" w:rsidR="001C2C29" w:rsidRPr="00AE0AA3" w:rsidRDefault="001C2C29" w:rsidP="001C2C29">
      <w:pPr>
        <w:tabs>
          <w:tab w:val="left" w:pos="8100"/>
        </w:tabs>
        <w:spacing w:line="480" w:lineRule="auto"/>
        <w:ind w:firstLine="720"/>
        <w:jc w:val="center"/>
      </w:pPr>
      <w:r w:rsidRPr="00AE0AA3">
        <w:t>SEAN X. DUAN</w:t>
      </w:r>
    </w:p>
    <w:p w14:paraId="7CCD4891" w14:textId="484F4F19" w:rsidR="001C2C29" w:rsidRPr="00AE0AA3" w:rsidRDefault="001C2C29" w:rsidP="001C2C29">
      <w:pPr>
        <w:tabs>
          <w:tab w:val="left" w:pos="8100"/>
        </w:tabs>
        <w:spacing w:line="480" w:lineRule="auto"/>
        <w:ind w:firstLine="720"/>
        <w:jc w:val="center"/>
      </w:pPr>
      <w:r w:rsidRPr="00AE0AA3">
        <w:t xml:space="preserve">Dr. Victoria </w:t>
      </w:r>
      <w:r w:rsidR="00417C32" w:rsidRPr="00AE0AA3">
        <w:t xml:space="preserve">A. </w:t>
      </w:r>
      <w:r w:rsidRPr="00AE0AA3">
        <w:t>Shaffer, Dissertation Supervisor</w:t>
      </w:r>
    </w:p>
    <w:p w14:paraId="6A65D1B8" w14:textId="15AC4EC1" w:rsidR="00C86724" w:rsidRPr="00AE0AA3" w:rsidRDefault="0032047A" w:rsidP="001C2C29">
      <w:pPr>
        <w:tabs>
          <w:tab w:val="left" w:pos="8100"/>
        </w:tabs>
        <w:spacing w:line="480" w:lineRule="auto"/>
        <w:ind w:firstLine="720"/>
        <w:jc w:val="center"/>
      </w:pPr>
      <w:r>
        <w:t>MAY</w:t>
      </w:r>
      <w:r w:rsidR="008E5BA5" w:rsidRPr="00AE0AA3">
        <w:t xml:space="preserve"> 2025</w:t>
      </w:r>
    </w:p>
    <w:p w14:paraId="0926921F" w14:textId="77777777" w:rsidR="00C86724" w:rsidRPr="00AE0AA3" w:rsidRDefault="00C86724">
      <w:r w:rsidRPr="00AE0AA3">
        <w:br w:type="page"/>
      </w:r>
    </w:p>
    <w:p w14:paraId="1E3BD351" w14:textId="68977331" w:rsidR="001C2C29" w:rsidRPr="00AE0AA3" w:rsidRDefault="001C2C29" w:rsidP="001C2C29">
      <w:r w:rsidRPr="00AE0AA3">
        <w:lastRenderedPageBreak/>
        <w:t xml:space="preserve">The undersigned, appointed by the dean of the Graduate School have examined the dissertation entitled </w:t>
      </w:r>
    </w:p>
    <w:p w14:paraId="78268757" w14:textId="77777777" w:rsidR="001C2C29" w:rsidRPr="00AE0AA3" w:rsidRDefault="001C2C29" w:rsidP="001C2C29"/>
    <w:p w14:paraId="13C72FF9" w14:textId="77777777" w:rsidR="00C86724" w:rsidRPr="00AE0AA3" w:rsidRDefault="00C86724" w:rsidP="00C86724">
      <w:pPr>
        <w:tabs>
          <w:tab w:val="left" w:pos="8100"/>
        </w:tabs>
        <w:spacing w:line="480" w:lineRule="auto"/>
        <w:ind w:firstLine="720"/>
        <w:jc w:val="center"/>
      </w:pPr>
      <w:r w:rsidRPr="00AE0AA3">
        <w:t xml:space="preserve">CHANGING POLARIZED BELIEFS USING </w:t>
      </w:r>
    </w:p>
    <w:p w14:paraId="5B881D73" w14:textId="77777777" w:rsidR="00C86724" w:rsidRPr="00AE0AA3" w:rsidRDefault="00C86724" w:rsidP="00C86724">
      <w:pPr>
        <w:tabs>
          <w:tab w:val="left" w:pos="8100"/>
        </w:tabs>
        <w:spacing w:line="480" w:lineRule="auto"/>
        <w:ind w:firstLine="720"/>
        <w:jc w:val="center"/>
      </w:pPr>
      <w:r w:rsidRPr="00AE0AA3">
        <w:t>SOCIAL CONSENSUS AND MORAL CONVICTION</w:t>
      </w:r>
    </w:p>
    <w:p w14:paraId="2811801D" w14:textId="77777777" w:rsidR="001C2C29" w:rsidRPr="00AE0AA3" w:rsidRDefault="001C2C29" w:rsidP="001C2C29"/>
    <w:p w14:paraId="426CA736" w14:textId="19EE61D8" w:rsidR="001C2C29" w:rsidRPr="00AE0AA3" w:rsidRDefault="001C2C29" w:rsidP="001C2C29">
      <w:r w:rsidRPr="00AE0AA3">
        <w:t xml:space="preserve">presented by </w:t>
      </w:r>
      <w:r w:rsidR="00503BCE" w:rsidRPr="00AE0AA3">
        <w:t>Sean X. Duan</w:t>
      </w:r>
    </w:p>
    <w:p w14:paraId="5D5791D1" w14:textId="77777777" w:rsidR="001C2C29" w:rsidRPr="00AE0AA3" w:rsidRDefault="001C2C29" w:rsidP="001C2C29">
      <w:r w:rsidRPr="00AE0AA3">
        <w:t xml:space="preserve">a candidate for the degree of </w:t>
      </w:r>
      <w:proofErr w:type="gramStart"/>
      <w:r w:rsidRPr="00AE0AA3">
        <w:t>doctor of philosophy</w:t>
      </w:r>
      <w:proofErr w:type="gramEnd"/>
      <w:r w:rsidRPr="00AE0AA3">
        <w:t>,</w:t>
      </w:r>
    </w:p>
    <w:p w14:paraId="0381D88B" w14:textId="77777777" w:rsidR="001C2C29" w:rsidRPr="00AE0AA3" w:rsidRDefault="001C2C29" w:rsidP="001C2C29">
      <w:r w:rsidRPr="00AE0AA3">
        <w:t>and hereby certify that, in their opinion, it is worthy of acceptance.</w:t>
      </w:r>
    </w:p>
    <w:p w14:paraId="275D0944" w14:textId="77777777" w:rsidR="001C2C29" w:rsidRPr="00AE0AA3" w:rsidRDefault="001C2C29" w:rsidP="001C2C29"/>
    <w:p w14:paraId="37393518" w14:textId="77777777" w:rsidR="001C2C29" w:rsidRPr="00AE0AA3" w:rsidRDefault="001C2C29" w:rsidP="001C2C29"/>
    <w:p w14:paraId="28B6A6D2" w14:textId="77777777" w:rsidR="001C2C29" w:rsidRPr="00AE0AA3" w:rsidRDefault="001C2C29" w:rsidP="001C2C29">
      <w:pPr>
        <w:jc w:val="center"/>
      </w:pPr>
      <w:r w:rsidRPr="00AE0AA3">
        <w:t>__________________________________________</w:t>
      </w:r>
    </w:p>
    <w:p w14:paraId="022A9C9C" w14:textId="5AD29F05" w:rsidR="001C2C29" w:rsidRPr="00AE0AA3" w:rsidRDefault="001C2C29" w:rsidP="001C2C29">
      <w:pPr>
        <w:jc w:val="center"/>
      </w:pPr>
      <w:r w:rsidRPr="00AE0AA3">
        <w:t xml:space="preserve">Professor Victoria </w:t>
      </w:r>
      <w:r w:rsidR="00503BCE" w:rsidRPr="00AE0AA3">
        <w:t xml:space="preserve">A. </w:t>
      </w:r>
      <w:r w:rsidRPr="00AE0AA3">
        <w:t>Shaffer</w:t>
      </w:r>
    </w:p>
    <w:p w14:paraId="37C6C9BD" w14:textId="77777777" w:rsidR="001C2C29" w:rsidRPr="00AE0AA3" w:rsidRDefault="001C2C29" w:rsidP="001C2C29">
      <w:pPr>
        <w:jc w:val="center"/>
      </w:pPr>
    </w:p>
    <w:p w14:paraId="603632EC" w14:textId="77777777" w:rsidR="001C2C29" w:rsidRPr="00AE0AA3" w:rsidRDefault="001C2C29" w:rsidP="001C2C29">
      <w:pPr>
        <w:jc w:val="center"/>
      </w:pPr>
    </w:p>
    <w:p w14:paraId="1A4C81B8" w14:textId="77777777" w:rsidR="001C2C29" w:rsidRPr="00AE0AA3" w:rsidRDefault="001C2C29" w:rsidP="001C2C29">
      <w:pPr>
        <w:jc w:val="center"/>
      </w:pPr>
      <w:r w:rsidRPr="00AE0AA3">
        <w:t>__________________________________________</w:t>
      </w:r>
    </w:p>
    <w:p w14:paraId="04193E99" w14:textId="05D235CF" w:rsidR="001C2C29" w:rsidRPr="00AE0AA3" w:rsidRDefault="001C2C29" w:rsidP="001C2C29">
      <w:pPr>
        <w:jc w:val="center"/>
      </w:pPr>
      <w:r w:rsidRPr="00AE0AA3">
        <w:t xml:space="preserve">Professor </w:t>
      </w:r>
      <w:r w:rsidR="00503BCE" w:rsidRPr="00AE0AA3">
        <w:t>Clintin P. Davis-Stober</w:t>
      </w:r>
    </w:p>
    <w:p w14:paraId="57832363" w14:textId="77777777" w:rsidR="001C2C29" w:rsidRPr="00AE0AA3" w:rsidRDefault="001C2C29" w:rsidP="001C2C29">
      <w:pPr>
        <w:jc w:val="center"/>
      </w:pPr>
    </w:p>
    <w:p w14:paraId="5CF16275" w14:textId="77777777" w:rsidR="001C2C29" w:rsidRPr="00AE0AA3" w:rsidRDefault="001C2C29" w:rsidP="001C2C29">
      <w:pPr>
        <w:jc w:val="center"/>
      </w:pPr>
    </w:p>
    <w:p w14:paraId="335B0603" w14:textId="77777777" w:rsidR="001C2C29" w:rsidRPr="00AE0AA3" w:rsidRDefault="001C2C29" w:rsidP="001C2C29">
      <w:pPr>
        <w:jc w:val="center"/>
      </w:pPr>
      <w:r w:rsidRPr="00AE0AA3">
        <w:t>__________________________________________</w:t>
      </w:r>
    </w:p>
    <w:p w14:paraId="46025CF5" w14:textId="2199CB1C" w:rsidR="001C2C29" w:rsidRPr="00AE0AA3" w:rsidRDefault="001C2C29" w:rsidP="001C2C29">
      <w:pPr>
        <w:jc w:val="center"/>
      </w:pPr>
      <w:r w:rsidRPr="00AE0AA3">
        <w:t xml:space="preserve">Professor </w:t>
      </w:r>
      <w:r w:rsidR="00DF2C9C" w:rsidRPr="00AE0AA3">
        <w:t>Emeritus Kennon M. Sheldon</w:t>
      </w:r>
    </w:p>
    <w:p w14:paraId="63B501DC" w14:textId="77777777" w:rsidR="001C2C29" w:rsidRPr="00AE0AA3" w:rsidRDefault="001C2C29" w:rsidP="001C2C29">
      <w:pPr>
        <w:jc w:val="center"/>
      </w:pPr>
    </w:p>
    <w:p w14:paraId="3215537A" w14:textId="77777777" w:rsidR="001C2C29" w:rsidRPr="00AE0AA3" w:rsidRDefault="001C2C29" w:rsidP="001C2C29">
      <w:pPr>
        <w:jc w:val="center"/>
      </w:pPr>
    </w:p>
    <w:p w14:paraId="77304124" w14:textId="77777777" w:rsidR="001C2C29" w:rsidRPr="00AE0AA3" w:rsidRDefault="001C2C29" w:rsidP="001C2C29">
      <w:pPr>
        <w:jc w:val="center"/>
      </w:pPr>
      <w:r w:rsidRPr="00AE0AA3">
        <w:t>__________________________________________</w:t>
      </w:r>
    </w:p>
    <w:p w14:paraId="113FE968" w14:textId="3A595496" w:rsidR="001C2C29" w:rsidRPr="00AE0AA3" w:rsidRDefault="00375567" w:rsidP="001C2C29">
      <w:pPr>
        <w:jc w:val="center"/>
      </w:pPr>
      <w:r>
        <w:t>Professor</w:t>
      </w:r>
      <w:r w:rsidR="001C2C29" w:rsidRPr="00AE0AA3">
        <w:t xml:space="preserve"> Richelle </w:t>
      </w:r>
      <w:r w:rsidR="00DF2C9C" w:rsidRPr="00AE0AA3">
        <w:t xml:space="preserve">J. </w:t>
      </w:r>
      <w:r w:rsidR="001C2C29" w:rsidRPr="00AE0AA3">
        <w:t>Koopman</w:t>
      </w:r>
    </w:p>
    <w:p w14:paraId="5BEA00D6" w14:textId="77777777" w:rsidR="001C2C29" w:rsidRPr="00AE0AA3" w:rsidRDefault="001C2C29" w:rsidP="001C2C29">
      <w:pPr>
        <w:jc w:val="center"/>
      </w:pPr>
    </w:p>
    <w:p w14:paraId="3B2F0B94" w14:textId="572E017E" w:rsidR="001C2C29" w:rsidRPr="00AE0AA3" w:rsidRDefault="001C2C29" w:rsidP="001C2C29"/>
    <w:p w14:paraId="16DBED95" w14:textId="77777777" w:rsidR="001C2C29" w:rsidRPr="00AE0AA3" w:rsidRDefault="001C2C29" w:rsidP="001C2C29">
      <w:pPr>
        <w:jc w:val="center"/>
      </w:pPr>
      <w:r w:rsidRPr="00AE0AA3">
        <w:t>DEDICATION</w:t>
      </w:r>
    </w:p>
    <w:p w14:paraId="0E36252E" w14:textId="77777777" w:rsidR="001C2C29" w:rsidRPr="00AE0AA3" w:rsidRDefault="001C2C29" w:rsidP="001C2C29">
      <w:pPr>
        <w:jc w:val="center"/>
      </w:pPr>
    </w:p>
    <w:p w14:paraId="65C4CB11" w14:textId="77777777" w:rsidR="00C95013" w:rsidRDefault="00853F73" w:rsidP="00765E42">
      <w:pPr>
        <w:ind w:firstLine="720"/>
      </w:pPr>
      <w:r>
        <w:t>I dedicate this dissertation to my deep and abiding love for psychology and statistics. There was a truly deep widening in my horizons when I realized that many of the most important things that people claim in the world are mere matters of perception. There are tools for measuring hot and cold, but there is no thermometer type analog that someone can stick in you and use to measure whether or not you are ‘happy’. If you believe from the bottom of your heart, that you are happy, then you truly are happy!</w:t>
      </w:r>
      <w:r w:rsidR="00A102F7">
        <w:t xml:space="preserve"> For statistics, it was the moment I was able to integrate the idea that axes on a graph are just individual vectors representing information in a data space. </w:t>
      </w:r>
      <w:r w:rsidR="00B82702">
        <w:t>Next, that each additional added dimension produces more interesting shapes – the third vector provides traditional 3-dimensional rendering, hypothetical higher dimensions become difficult to easily envision. However, the relationships that I started to understand helped me understand what hyperdimensional shapes represent, even if I was unable to easily visualize them.</w:t>
      </w:r>
      <w:r w:rsidR="00765E42">
        <w:t xml:space="preserve"> I am deeply grateful to science for providing me with the tools to delve into the truth of the world. </w:t>
      </w:r>
    </w:p>
    <w:p w14:paraId="49AF45C2" w14:textId="77777777" w:rsidR="00C95013" w:rsidRDefault="00C95013" w:rsidP="00765E42">
      <w:pPr>
        <w:ind w:firstLine="720"/>
        <w:sectPr w:rsidR="00C95013" w:rsidSect="00685849">
          <w:footerReference w:type="even" r:id="rId11"/>
          <w:footerReference w:type="default" r:id="rId12"/>
          <w:footerReference w:type="first" r:id="rId13"/>
          <w:pgSz w:w="12240" w:h="15840"/>
          <w:pgMar w:top="1440" w:right="1440" w:bottom="1440" w:left="1440" w:header="720" w:footer="720" w:gutter="0"/>
          <w:cols w:space="720"/>
          <w:titlePg/>
          <w:docGrid w:linePitch="360"/>
        </w:sectPr>
      </w:pPr>
    </w:p>
    <w:p w14:paraId="15D2D0E8" w14:textId="6414039C" w:rsidR="001C2C29" w:rsidRPr="00AE0AA3" w:rsidRDefault="001C2C29" w:rsidP="00765E42">
      <w:pPr>
        <w:ind w:firstLine="720"/>
      </w:pPr>
    </w:p>
    <w:p w14:paraId="53A512FF" w14:textId="77777777" w:rsidR="001C2C29" w:rsidRPr="00AE0AA3" w:rsidRDefault="001C2C29" w:rsidP="001C2C29">
      <w:pPr>
        <w:pStyle w:val="p1"/>
        <w:rPr>
          <w:sz w:val="24"/>
          <w:szCs w:val="24"/>
        </w:rPr>
      </w:pPr>
      <w:r w:rsidRPr="00AE0AA3">
        <w:rPr>
          <w:sz w:val="24"/>
          <w:szCs w:val="24"/>
        </w:rPr>
        <w:t>ACKNOWLEDGEMENTS</w:t>
      </w:r>
    </w:p>
    <w:p w14:paraId="7ED69BBF" w14:textId="77777777" w:rsidR="001C2C29" w:rsidRPr="00AE0AA3" w:rsidRDefault="001C2C29" w:rsidP="001C2C29">
      <w:pPr>
        <w:pStyle w:val="p2"/>
        <w:rPr>
          <w:sz w:val="24"/>
          <w:szCs w:val="24"/>
        </w:rPr>
      </w:pPr>
    </w:p>
    <w:p w14:paraId="5212F0E1" w14:textId="1D1C274E" w:rsidR="001C2C29" w:rsidRPr="00F47786" w:rsidRDefault="00945CF8" w:rsidP="00F47786">
      <w:pPr>
        <w:pStyle w:val="p3"/>
        <w:ind w:firstLine="0"/>
        <w:rPr>
          <w:sz w:val="24"/>
          <w:szCs w:val="24"/>
        </w:rPr>
      </w:pPr>
      <w:r>
        <w:rPr>
          <w:sz w:val="24"/>
          <w:szCs w:val="24"/>
        </w:rPr>
        <w:tab/>
        <w:t>I can write whatever I want here – and what I want to write is a statement of immense gratitude to a great deal of people. Starting at the top; Victoria A. Shaffer. I am unbelievably grateful that you took a big swing and allowed a quirky guy like me into your lab. You supported me a lot, materially, academically, emotionally, and more.</w:t>
      </w:r>
      <w:r w:rsidR="000525FD">
        <w:rPr>
          <w:sz w:val="24"/>
          <w:szCs w:val="24"/>
        </w:rPr>
        <w:t xml:space="preserve"> I am so glad that you believed that I could go the whole way from the start and helped me cross the finish line. </w:t>
      </w:r>
      <w:r w:rsidR="00C54297">
        <w:rPr>
          <w:sz w:val="24"/>
          <w:szCs w:val="24"/>
        </w:rPr>
        <w:t xml:space="preserve">I love you, Victoria A. Shaffer!! </w:t>
      </w:r>
      <w:r w:rsidR="000525FD">
        <w:rPr>
          <w:sz w:val="24"/>
          <w:szCs w:val="24"/>
        </w:rPr>
        <w:t>We did it</w:t>
      </w:r>
      <w:r w:rsidR="00C54297">
        <w:rPr>
          <w:sz w:val="24"/>
          <w:szCs w:val="24"/>
        </w:rPr>
        <w:t>!</w:t>
      </w:r>
      <w:r w:rsidR="000525FD">
        <w:rPr>
          <w:sz w:val="24"/>
          <w:szCs w:val="24"/>
        </w:rPr>
        <w:t>!</w:t>
      </w:r>
      <w:r w:rsidR="00653BB4">
        <w:rPr>
          <w:sz w:val="24"/>
          <w:szCs w:val="24"/>
        </w:rPr>
        <w:t xml:space="preserve"> Next, I would like to thank Dr. Lori Thombs – You are the reason that my favorite number is 8. You are the person who helped me discover my love for statistics again after having to push through some very difficult academic challenges. I wish you nothing but the best, and hope that you enjoy a long and happy, extremely high-quality life. </w:t>
      </w:r>
      <w:r>
        <w:rPr>
          <w:sz w:val="24"/>
          <w:szCs w:val="24"/>
        </w:rPr>
        <w:t xml:space="preserve"> </w:t>
      </w:r>
      <w:r w:rsidR="00653BB4">
        <w:rPr>
          <w:sz w:val="24"/>
          <w:szCs w:val="24"/>
        </w:rPr>
        <w:t>Dr. Chris Wikle – I also have to make sure you get your due respect. You put up with a lot of my problems and helped me solve a lot more. I really respect the time you made for me in your office hours, and I’m glad that we got to see the Chiefs win *three* championships while I was in school.</w:t>
      </w:r>
      <w:r w:rsidR="006F3B12">
        <w:rPr>
          <w:sz w:val="24"/>
          <w:szCs w:val="24"/>
        </w:rPr>
        <w:t xml:space="preserve"> </w:t>
      </w:r>
      <w:r w:rsidR="00C54297">
        <w:rPr>
          <w:sz w:val="24"/>
          <w:szCs w:val="24"/>
        </w:rPr>
        <w:t xml:space="preserve">Dr. Ken Sheldon – Extremely “Happy” to have had you in my academic career for such a long time. The positive psychology and motivation course I took with you (on my own dime, mind you!) as a ‘non-degree’ seeking student helped me immensely. First, it put me back on the right track with regards </w:t>
      </w:r>
      <w:proofErr w:type="gramStart"/>
      <w:r w:rsidR="00C54297">
        <w:rPr>
          <w:sz w:val="24"/>
          <w:szCs w:val="24"/>
        </w:rPr>
        <w:t>of</w:t>
      </w:r>
      <w:proofErr w:type="gramEnd"/>
      <w:r w:rsidR="00C54297">
        <w:rPr>
          <w:sz w:val="24"/>
          <w:szCs w:val="24"/>
        </w:rPr>
        <w:t xml:space="preserve"> having a direct goal to strike out for and excel at (I got an A!)</w:t>
      </w:r>
      <w:r w:rsidR="00244917">
        <w:rPr>
          <w:sz w:val="24"/>
          <w:szCs w:val="24"/>
        </w:rPr>
        <w:t>,</w:t>
      </w:r>
      <w:r w:rsidR="00C54297">
        <w:rPr>
          <w:sz w:val="24"/>
          <w:szCs w:val="24"/>
        </w:rPr>
        <w:t xml:space="preserve"> it directly </w:t>
      </w:r>
      <w:r w:rsidR="00244917">
        <w:rPr>
          <w:sz w:val="24"/>
          <w:szCs w:val="24"/>
        </w:rPr>
        <w:t xml:space="preserve">helped me improve my applications to graduate school (showing that I could handle graduate level coursework was a huge plus), and I literally used the class credit I obtained from taking the course on its own to qualify for my MA and PhDs here. Also, I </w:t>
      </w:r>
      <w:proofErr w:type="gramStart"/>
      <w:r w:rsidR="00244917">
        <w:rPr>
          <w:sz w:val="24"/>
          <w:szCs w:val="24"/>
        </w:rPr>
        <w:t>credit</w:t>
      </w:r>
      <w:proofErr w:type="gramEnd"/>
      <w:r w:rsidR="00244917">
        <w:rPr>
          <w:sz w:val="24"/>
          <w:szCs w:val="24"/>
        </w:rPr>
        <w:t xml:space="preserve"> you </w:t>
      </w:r>
      <w:proofErr w:type="gramStart"/>
      <w:r w:rsidR="00244917">
        <w:rPr>
          <w:sz w:val="24"/>
          <w:szCs w:val="24"/>
        </w:rPr>
        <w:t>with</w:t>
      </w:r>
      <w:proofErr w:type="gramEnd"/>
      <w:r w:rsidR="00244917">
        <w:rPr>
          <w:sz w:val="24"/>
          <w:szCs w:val="24"/>
        </w:rPr>
        <w:t xml:space="preserve"> introducing me to gratefulness exercises, which improve my life enormously every day. </w:t>
      </w:r>
      <w:r w:rsidR="006F3B12">
        <w:rPr>
          <w:sz w:val="24"/>
          <w:szCs w:val="24"/>
        </w:rPr>
        <w:t>Ben Spears – You lit the way ahead of me, being an excellent example of how a graduate student could finish a PhD and not lose their head, ALWAYS carry two spears. Ethan Jain Washburn – Infinity value statistical lecturing and a sturdy wall to bounce ideas off of, also our similarities really were comforting and helped me learn from you a lot! Nathan Cotner – Giga emotional support and lots of spotting in the gym</w:t>
      </w:r>
      <w:r w:rsidR="00DE6BB0">
        <w:rPr>
          <w:sz w:val="24"/>
          <w:szCs w:val="24"/>
        </w:rPr>
        <w:t xml:space="preserve">, also excellent conversation partner. </w:t>
      </w:r>
      <w:r w:rsidR="00135B24">
        <w:rPr>
          <w:sz w:val="24"/>
          <w:szCs w:val="24"/>
        </w:rPr>
        <w:t xml:space="preserve">Cullen Breedlove – It is also great to have a friend who is so successful in many of the traditional pursuits of life, as well as someone who deeply tries to understand me and helps me understand the world in turn. </w:t>
      </w:r>
      <w:r w:rsidR="00DE6BB0">
        <w:rPr>
          <w:sz w:val="24"/>
          <w:szCs w:val="24"/>
        </w:rPr>
        <w:t>Dongsheng Duan and Yongping Yue – I love you both so much! Thank you for raising me and always supporting me to achieve my dreams.</w:t>
      </w:r>
      <w:r w:rsidR="006E6D66">
        <w:rPr>
          <w:sz w:val="24"/>
          <w:szCs w:val="24"/>
        </w:rPr>
        <w:t xml:space="preserve"> Scipio Africanus (the cat) – You are literally the cutest cat I’ve ever seen in the world; I didn’t initially think I was a cat person, but you utterly stole my heart with your kitty cuteness.</w:t>
      </w:r>
      <w:r w:rsidR="00A84CF2">
        <w:rPr>
          <w:sz w:val="24"/>
          <w:szCs w:val="24"/>
        </w:rPr>
        <w:t xml:space="preserve"> I’m sure there’s people I’m forgetting to </w:t>
      </w:r>
      <w:proofErr w:type="gramStart"/>
      <w:r w:rsidR="00A84CF2">
        <w:rPr>
          <w:sz w:val="24"/>
          <w:szCs w:val="24"/>
        </w:rPr>
        <w:t>thank</w:t>
      </w:r>
      <w:proofErr w:type="gramEnd"/>
      <w:r w:rsidR="00A84CF2">
        <w:rPr>
          <w:sz w:val="24"/>
          <w:szCs w:val="24"/>
        </w:rPr>
        <w:t>, but you all know who you are, and everyone important to me deserves at least some small part of my success.</w:t>
      </w:r>
    </w:p>
    <w:sdt>
      <w:sdtPr>
        <w:rPr>
          <w:rFonts w:asciiTheme="minorHAnsi" w:eastAsiaTheme="minorHAnsi" w:hAnsiTheme="minorHAnsi" w:cstheme="minorBidi"/>
          <w:color w:val="auto"/>
          <w:kern w:val="2"/>
          <w:sz w:val="24"/>
          <w:szCs w:val="22"/>
          <w14:ligatures w14:val="standardContextual"/>
        </w:rPr>
        <w:id w:val="-1073729585"/>
        <w:docPartObj>
          <w:docPartGallery w:val="Table of Contents"/>
          <w:docPartUnique/>
        </w:docPartObj>
      </w:sdtPr>
      <w:sdtEndPr>
        <w:rPr>
          <w:b/>
          <w:bCs/>
          <w:noProof/>
        </w:rPr>
      </w:sdtEndPr>
      <w:sdtContent>
        <w:p w14:paraId="0D02FCCA" w14:textId="0A259CE5" w:rsidR="001C2C29" w:rsidRPr="00AE0AA3" w:rsidRDefault="001C2C29">
          <w:pPr>
            <w:pStyle w:val="TOCHeading"/>
            <w:rPr>
              <w:color w:val="auto"/>
            </w:rPr>
          </w:pPr>
          <w:r w:rsidRPr="00AE0AA3">
            <w:rPr>
              <w:color w:val="auto"/>
            </w:rPr>
            <w:t>Contents</w:t>
          </w:r>
        </w:p>
        <w:p w14:paraId="2A6C9943" w14:textId="692B43FE" w:rsidR="00F34D39" w:rsidRDefault="001C2C29">
          <w:pPr>
            <w:pStyle w:val="TOC1"/>
            <w:tabs>
              <w:tab w:val="right" w:leader="dot" w:pos="9350"/>
            </w:tabs>
            <w:rPr>
              <w:rFonts w:eastAsiaTheme="minorEastAsia"/>
              <w:noProof/>
              <w:szCs w:val="24"/>
            </w:rPr>
          </w:pPr>
          <w:r w:rsidRPr="00AE0AA3">
            <w:fldChar w:fldCharType="begin"/>
          </w:r>
          <w:r w:rsidRPr="00AE0AA3">
            <w:instrText xml:space="preserve"> TOC \o "1-3" \h \z \u </w:instrText>
          </w:r>
          <w:r w:rsidRPr="00AE0AA3">
            <w:fldChar w:fldCharType="separate"/>
          </w:r>
          <w:hyperlink w:anchor="_Toc195620922" w:history="1">
            <w:r w:rsidR="00F34D39" w:rsidRPr="00B926C5">
              <w:rPr>
                <w:rStyle w:val="Hyperlink"/>
                <w:noProof/>
              </w:rPr>
              <w:t>ABSTRACT</w:t>
            </w:r>
            <w:r w:rsidR="00F34D39">
              <w:rPr>
                <w:noProof/>
                <w:webHidden/>
              </w:rPr>
              <w:tab/>
            </w:r>
            <w:r w:rsidR="00F34D39">
              <w:rPr>
                <w:noProof/>
                <w:webHidden/>
              </w:rPr>
              <w:fldChar w:fldCharType="begin"/>
            </w:r>
            <w:r w:rsidR="00F34D39">
              <w:rPr>
                <w:noProof/>
                <w:webHidden/>
              </w:rPr>
              <w:instrText xml:space="preserve"> PAGEREF _Toc195620922 \h </w:instrText>
            </w:r>
            <w:r w:rsidR="00F34D39">
              <w:rPr>
                <w:noProof/>
                <w:webHidden/>
              </w:rPr>
            </w:r>
            <w:r w:rsidR="00F34D39">
              <w:rPr>
                <w:noProof/>
                <w:webHidden/>
              </w:rPr>
              <w:fldChar w:fldCharType="separate"/>
            </w:r>
            <w:r w:rsidR="00F34D39">
              <w:rPr>
                <w:noProof/>
                <w:webHidden/>
              </w:rPr>
              <w:t>9</w:t>
            </w:r>
            <w:r w:rsidR="00F34D39">
              <w:rPr>
                <w:noProof/>
                <w:webHidden/>
              </w:rPr>
              <w:fldChar w:fldCharType="end"/>
            </w:r>
          </w:hyperlink>
        </w:p>
        <w:p w14:paraId="23406553" w14:textId="77573D1F" w:rsidR="00F34D39" w:rsidRDefault="00F34D39">
          <w:pPr>
            <w:pStyle w:val="TOC1"/>
            <w:tabs>
              <w:tab w:val="right" w:leader="dot" w:pos="9350"/>
            </w:tabs>
            <w:rPr>
              <w:rFonts w:eastAsiaTheme="minorEastAsia"/>
              <w:noProof/>
              <w:szCs w:val="24"/>
            </w:rPr>
          </w:pPr>
          <w:hyperlink w:anchor="_Toc195620923" w:history="1">
            <w:r w:rsidRPr="00B926C5">
              <w:rPr>
                <w:rStyle w:val="Hyperlink"/>
                <w:noProof/>
              </w:rPr>
              <w:t>Chapter 1: Introduction – Broad Overview of Research</w:t>
            </w:r>
            <w:r>
              <w:rPr>
                <w:noProof/>
                <w:webHidden/>
              </w:rPr>
              <w:tab/>
            </w:r>
            <w:r>
              <w:rPr>
                <w:noProof/>
                <w:webHidden/>
              </w:rPr>
              <w:fldChar w:fldCharType="begin"/>
            </w:r>
            <w:r>
              <w:rPr>
                <w:noProof/>
                <w:webHidden/>
              </w:rPr>
              <w:instrText xml:space="preserve"> PAGEREF _Toc195620923 \h </w:instrText>
            </w:r>
            <w:r>
              <w:rPr>
                <w:noProof/>
                <w:webHidden/>
              </w:rPr>
            </w:r>
            <w:r>
              <w:rPr>
                <w:noProof/>
                <w:webHidden/>
              </w:rPr>
              <w:fldChar w:fldCharType="separate"/>
            </w:r>
            <w:r>
              <w:rPr>
                <w:noProof/>
                <w:webHidden/>
              </w:rPr>
              <w:t>10</w:t>
            </w:r>
            <w:r>
              <w:rPr>
                <w:noProof/>
                <w:webHidden/>
              </w:rPr>
              <w:fldChar w:fldCharType="end"/>
            </w:r>
          </w:hyperlink>
        </w:p>
        <w:p w14:paraId="787BEDA7" w14:textId="1C3C9359" w:rsidR="00F34D39" w:rsidRDefault="00F34D39">
          <w:pPr>
            <w:pStyle w:val="TOC1"/>
            <w:tabs>
              <w:tab w:val="right" w:leader="dot" w:pos="9350"/>
            </w:tabs>
            <w:rPr>
              <w:rFonts w:eastAsiaTheme="minorEastAsia"/>
              <w:noProof/>
              <w:szCs w:val="24"/>
            </w:rPr>
          </w:pPr>
          <w:hyperlink w:anchor="_Toc195620924" w:history="1">
            <w:r w:rsidRPr="00B926C5">
              <w:rPr>
                <w:rStyle w:val="Hyperlink"/>
                <w:noProof/>
              </w:rPr>
              <w:t>Chapter 2: Review of the Literature</w:t>
            </w:r>
            <w:r>
              <w:rPr>
                <w:noProof/>
                <w:webHidden/>
              </w:rPr>
              <w:tab/>
            </w:r>
            <w:r>
              <w:rPr>
                <w:noProof/>
                <w:webHidden/>
              </w:rPr>
              <w:fldChar w:fldCharType="begin"/>
            </w:r>
            <w:r>
              <w:rPr>
                <w:noProof/>
                <w:webHidden/>
              </w:rPr>
              <w:instrText xml:space="preserve"> PAGEREF _Toc195620924 \h </w:instrText>
            </w:r>
            <w:r>
              <w:rPr>
                <w:noProof/>
                <w:webHidden/>
              </w:rPr>
            </w:r>
            <w:r>
              <w:rPr>
                <w:noProof/>
                <w:webHidden/>
              </w:rPr>
              <w:fldChar w:fldCharType="separate"/>
            </w:r>
            <w:r>
              <w:rPr>
                <w:noProof/>
                <w:webHidden/>
              </w:rPr>
              <w:t>12</w:t>
            </w:r>
            <w:r>
              <w:rPr>
                <w:noProof/>
                <w:webHidden/>
              </w:rPr>
              <w:fldChar w:fldCharType="end"/>
            </w:r>
          </w:hyperlink>
        </w:p>
        <w:p w14:paraId="45590AF7" w14:textId="670AAEE0" w:rsidR="00F34D39" w:rsidRDefault="00F34D39">
          <w:pPr>
            <w:pStyle w:val="TOC2"/>
            <w:tabs>
              <w:tab w:val="right" w:leader="dot" w:pos="9350"/>
            </w:tabs>
            <w:rPr>
              <w:rFonts w:eastAsiaTheme="minorEastAsia"/>
              <w:noProof/>
              <w:szCs w:val="24"/>
            </w:rPr>
          </w:pPr>
          <w:hyperlink w:anchor="_Toc195620925" w:history="1">
            <w:r w:rsidRPr="00B926C5">
              <w:rPr>
                <w:rStyle w:val="Hyperlink"/>
                <w:noProof/>
              </w:rPr>
              <w:t>Attitude/Belief Formation</w:t>
            </w:r>
            <w:r>
              <w:rPr>
                <w:noProof/>
                <w:webHidden/>
              </w:rPr>
              <w:tab/>
            </w:r>
            <w:r>
              <w:rPr>
                <w:noProof/>
                <w:webHidden/>
              </w:rPr>
              <w:fldChar w:fldCharType="begin"/>
            </w:r>
            <w:r>
              <w:rPr>
                <w:noProof/>
                <w:webHidden/>
              </w:rPr>
              <w:instrText xml:space="preserve"> PAGEREF _Toc195620925 \h </w:instrText>
            </w:r>
            <w:r>
              <w:rPr>
                <w:noProof/>
                <w:webHidden/>
              </w:rPr>
            </w:r>
            <w:r>
              <w:rPr>
                <w:noProof/>
                <w:webHidden/>
              </w:rPr>
              <w:fldChar w:fldCharType="separate"/>
            </w:r>
            <w:r>
              <w:rPr>
                <w:noProof/>
                <w:webHidden/>
              </w:rPr>
              <w:t>12</w:t>
            </w:r>
            <w:r>
              <w:rPr>
                <w:noProof/>
                <w:webHidden/>
              </w:rPr>
              <w:fldChar w:fldCharType="end"/>
            </w:r>
          </w:hyperlink>
        </w:p>
        <w:p w14:paraId="040683C5" w14:textId="4E70855B" w:rsidR="00F34D39" w:rsidRDefault="00F34D39">
          <w:pPr>
            <w:pStyle w:val="TOC2"/>
            <w:tabs>
              <w:tab w:val="right" w:leader="dot" w:pos="9350"/>
            </w:tabs>
            <w:rPr>
              <w:rFonts w:eastAsiaTheme="minorEastAsia"/>
              <w:noProof/>
              <w:szCs w:val="24"/>
            </w:rPr>
          </w:pPr>
          <w:hyperlink w:anchor="_Toc195620926" w:history="1">
            <w:r w:rsidRPr="00B926C5">
              <w:rPr>
                <w:rStyle w:val="Hyperlink"/>
                <w:noProof/>
              </w:rPr>
              <w:t>Models of Attitude Change</w:t>
            </w:r>
            <w:r>
              <w:rPr>
                <w:noProof/>
                <w:webHidden/>
              </w:rPr>
              <w:tab/>
            </w:r>
            <w:r>
              <w:rPr>
                <w:noProof/>
                <w:webHidden/>
              </w:rPr>
              <w:fldChar w:fldCharType="begin"/>
            </w:r>
            <w:r>
              <w:rPr>
                <w:noProof/>
                <w:webHidden/>
              </w:rPr>
              <w:instrText xml:space="preserve"> PAGEREF _Toc195620926 \h </w:instrText>
            </w:r>
            <w:r>
              <w:rPr>
                <w:noProof/>
                <w:webHidden/>
              </w:rPr>
            </w:r>
            <w:r>
              <w:rPr>
                <w:noProof/>
                <w:webHidden/>
              </w:rPr>
              <w:fldChar w:fldCharType="separate"/>
            </w:r>
            <w:r>
              <w:rPr>
                <w:noProof/>
                <w:webHidden/>
              </w:rPr>
              <w:t>13</w:t>
            </w:r>
            <w:r>
              <w:rPr>
                <w:noProof/>
                <w:webHidden/>
              </w:rPr>
              <w:fldChar w:fldCharType="end"/>
            </w:r>
          </w:hyperlink>
        </w:p>
        <w:p w14:paraId="08F9CE79" w14:textId="410BD5E6" w:rsidR="00F34D39" w:rsidRDefault="00F34D39">
          <w:pPr>
            <w:pStyle w:val="TOC2"/>
            <w:tabs>
              <w:tab w:val="right" w:leader="dot" w:pos="9350"/>
            </w:tabs>
            <w:rPr>
              <w:rFonts w:eastAsiaTheme="minorEastAsia"/>
              <w:noProof/>
              <w:szCs w:val="24"/>
            </w:rPr>
          </w:pPr>
          <w:hyperlink w:anchor="_Toc195620927" w:history="1">
            <w:r w:rsidRPr="00B926C5">
              <w:rPr>
                <w:rStyle w:val="Hyperlink"/>
                <w:noProof/>
              </w:rPr>
              <w:t>Social Consensus</w:t>
            </w:r>
            <w:r>
              <w:rPr>
                <w:noProof/>
                <w:webHidden/>
              </w:rPr>
              <w:tab/>
            </w:r>
            <w:r>
              <w:rPr>
                <w:noProof/>
                <w:webHidden/>
              </w:rPr>
              <w:fldChar w:fldCharType="begin"/>
            </w:r>
            <w:r>
              <w:rPr>
                <w:noProof/>
                <w:webHidden/>
              </w:rPr>
              <w:instrText xml:space="preserve"> PAGEREF _Toc195620927 \h </w:instrText>
            </w:r>
            <w:r>
              <w:rPr>
                <w:noProof/>
                <w:webHidden/>
              </w:rPr>
            </w:r>
            <w:r>
              <w:rPr>
                <w:noProof/>
                <w:webHidden/>
              </w:rPr>
              <w:fldChar w:fldCharType="separate"/>
            </w:r>
            <w:r>
              <w:rPr>
                <w:noProof/>
                <w:webHidden/>
              </w:rPr>
              <w:t>17</w:t>
            </w:r>
            <w:r>
              <w:rPr>
                <w:noProof/>
                <w:webHidden/>
              </w:rPr>
              <w:fldChar w:fldCharType="end"/>
            </w:r>
          </w:hyperlink>
        </w:p>
        <w:p w14:paraId="7272AA62" w14:textId="58F32965" w:rsidR="00F34D39" w:rsidRDefault="00F34D39">
          <w:pPr>
            <w:pStyle w:val="TOC2"/>
            <w:tabs>
              <w:tab w:val="right" w:leader="dot" w:pos="9350"/>
            </w:tabs>
            <w:rPr>
              <w:rFonts w:eastAsiaTheme="minorEastAsia"/>
              <w:noProof/>
              <w:szCs w:val="24"/>
            </w:rPr>
          </w:pPr>
          <w:hyperlink w:anchor="_Toc195620928" w:history="1">
            <w:r w:rsidRPr="00B926C5">
              <w:rPr>
                <w:rStyle w:val="Hyperlink"/>
                <w:noProof/>
              </w:rPr>
              <w:t>Moral Conviction</w:t>
            </w:r>
            <w:r>
              <w:rPr>
                <w:noProof/>
                <w:webHidden/>
              </w:rPr>
              <w:tab/>
            </w:r>
            <w:r>
              <w:rPr>
                <w:noProof/>
                <w:webHidden/>
              </w:rPr>
              <w:fldChar w:fldCharType="begin"/>
            </w:r>
            <w:r>
              <w:rPr>
                <w:noProof/>
                <w:webHidden/>
              </w:rPr>
              <w:instrText xml:space="preserve"> PAGEREF _Toc195620928 \h </w:instrText>
            </w:r>
            <w:r>
              <w:rPr>
                <w:noProof/>
                <w:webHidden/>
              </w:rPr>
            </w:r>
            <w:r>
              <w:rPr>
                <w:noProof/>
                <w:webHidden/>
              </w:rPr>
              <w:fldChar w:fldCharType="separate"/>
            </w:r>
            <w:r>
              <w:rPr>
                <w:noProof/>
                <w:webHidden/>
              </w:rPr>
              <w:t>19</w:t>
            </w:r>
            <w:r>
              <w:rPr>
                <w:noProof/>
                <w:webHidden/>
              </w:rPr>
              <w:fldChar w:fldCharType="end"/>
            </w:r>
          </w:hyperlink>
        </w:p>
        <w:p w14:paraId="33FF54CF" w14:textId="65067E25" w:rsidR="00F34D39" w:rsidRDefault="00F34D39">
          <w:pPr>
            <w:pStyle w:val="TOC2"/>
            <w:tabs>
              <w:tab w:val="right" w:leader="dot" w:pos="9350"/>
            </w:tabs>
            <w:rPr>
              <w:rFonts w:eastAsiaTheme="minorEastAsia"/>
              <w:noProof/>
              <w:szCs w:val="24"/>
            </w:rPr>
          </w:pPr>
          <w:hyperlink w:anchor="_Toc195620929" w:history="1">
            <w:r w:rsidRPr="00B926C5">
              <w:rPr>
                <w:rStyle w:val="Hyperlink"/>
                <w:noProof/>
              </w:rPr>
              <w:t>Need for Further Research</w:t>
            </w:r>
            <w:r>
              <w:rPr>
                <w:noProof/>
                <w:webHidden/>
              </w:rPr>
              <w:tab/>
            </w:r>
            <w:r>
              <w:rPr>
                <w:noProof/>
                <w:webHidden/>
              </w:rPr>
              <w:fldChar w:fldCharType="begin"/>
            </w:r>
            <w:r>
              <w:rPr>
                <w:noProof/>
                <w:webHidden/>
              </w:rPr>
              <w:instrText xml:space="preserve"> PAGEREF _Toc195620929 \h </w:instrText>
            </w:r>
            <w:r>
              <w:rPr>
                <w:noProof/>
                <w:webHidden/>
              </w:rPr>
            </w:r>
            <w:r>
              <w:rPr>
                <w:noProof/>
                <w:webHidden/>
              </w:rPr>
              <w:fldChar w:fldCharType="separate"/>
            </w:r>
            <w:r>
              <w:rPr>
                <w:noProof/>
                <w:webHidden/>
              </w:rPr>
              <w:t>22</w:t>
            </w:r>
            <w:r>
              <w:rPr>
                <w:noProof/>
                <w:webHidden/>
              </w:rPr>
              <w:fldChar w:fldCharType="end"/>
            </w:r>
          </w:hyperlink>
        </w:p>
        <w:p w14:paraId="65654F8E" w14:textId="728916C8" w:rsidR="00F34D39" w:rsidRDefault="00F34D39">
          <w:pPr>
            <w:pStyle w:val="TOC1"/>
            <w:tabs>
              <w:tab w:val="right" w:leader="dot" w:pos="9350"/>
            </w:tabs>
            <w:rPr>
              <w:rFonts w:eastAsiaTheme="minorEastAsia"/>
              <w:noProof/>
              <w:szCs w:val="24"/>
            </w:rPr>
          </w:pPr>
          <w:hyperlink w:anchor="_Toc195620930" w:history="1">
            <w:r w:rsidRPr="00B926C5">
              <w:rPr>
                <w:rStyle w:val="Hyperlink"/>
                <w:rFonts w:eastAsia="Times New Roman" w:cstheme="minorHAnsi"/>
                <w:noProof/>
              </w:rPr>
              <w:t>Study 1</w:t>
            </w:r>
            <w:r>
              <w:rPr>
                <w:noProof/>
                <w:webHidden/>
              </w:rPr>
              <w:tab/>
            </w:r>
            <w:r>
              <w:rPr>
                <w:noProof/>
                <w:webHidden/>
              </w:rPr>
              <w:fldChar w:fldCharType="begin"/>
            </w:r>
            <w:r>
              <w:rPr>
                <w:noProof/>
                <w:webHidden/>
              </w:rPr>
              <w:instrText xml:space="preserve"> PAGEREF _Toc195620930 \h </w:instrText>
            </w:r>
            <w:r>
              <w:rPr>
                <w:noProof/>
                <w:webHidden/>
              </w:rPr>
            </w:r>
            <w:r>
              <w:rPr>
                <w:noProof/>
                <w:webHidden/>
              </w:rPr>
              <w:fldChar w:fldCharType="separate"/>
            </w:r>
            <w:r>
              <w:rPr>
                <w:noProof/>
                <w:webHidden/>
              </w:rPr>
              <w:t>24</w:t>
            </w:r>
            <w:r>
              <w:rPr>
                <w:noProof/>
                <w:webHidden/>
              </w:rPr>
              <w:fldChar w:fldCharType="end"/>
            </w:r>
          </w:hyperlink>
        </w:p>
        <w:p w14:paraId="7AA9E9ED" w14:textId="0BDDE66E" w:rsidR="00F34D39" w:rsidRDefault="00F34D39">
          <w:pPr>
            <w:pStyle w:val="TOC2"/>
            <w:tabs>
              <w:tab w:val="right" w:leader="dot" w:pos="9350"/>
            </w:tabs>
            <w:rPr>
              <w:rFonts w:eastAsiaTheme="minorEastAsia"/>
              <w:noProof/>
              <w:szCs w:val="24"/>
            </w:rPr>
          </w:pPr>
          <w:hyperlink w:anchor="_Toc195620931" w:history="1">
            <w:r w:rsidRPr="00B926C5">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_Toc195620931 \h </w:instrText>
            </w:r>
            <w:r>
              <w:rPr>
                <w:noProof/>
                <w:webHidden/>
              </w:rPr>
            </w:r>
            <w:r>
              <w:rPr>
                <w:noProof/>
                <w:webHidden/>
              </w:rPr>
              <w:fldChar w:fldCharType="separate"/>
            </w:r>
            <w:r>
              <w:rPr>
                <w:noProof/>
                <w:webHidden/>
              </w:rPr>
              <w:t>24</w:t>
            </w:r>
            <w:r>
              <w:rPr>
                <w:noProof/>
                <w:webHidden/>
              </w:rPr>
              <w:fldChar w:fldCharType="end"/>
            </w:r>
          </w:hyperlink>
        </w:p>
        <w:p w14:paraId="63802627" w14:textId="6103BAEA" w:rsidR="00F34D39" w:rsidRDefault="00F34D39">
          <w:pPr>
            <w:pStyle w:val="TOC2"/>
            <w:tabs>
              <w:tab w:val="right" w:leader="dot" w:pos="9350"/>
            </w:tabs>
            <w:rPr>
              <w:rFonts w:eastAsiaTheme="minorEastAsia"/>
              <w:noProof/>
              <w:szCs w:val="24"/>
            </w:rPr>
          </w:pPr>
          <w:hyperlink w:anchor="_Toc195620932" w:history="1">
            <w:r w:rsidRPr="00B926C5">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_Toc195620932 \h </w:instrText>
            </w:r>
            <w:r>
              <w:rPr>
                <w:noProof/>
                <w:webHidden/>
              </w:rPr>
            </w:r>
            <w:r>
              <w:rPr>
                <w:noProof/>
                <w:webHidden/>
              </w:rPr>
              <w:fldChar w:fldCharType="separate"/>
            </w:r>
            <w:r>
              <w:rPr>
                <w:noProof/>
                <w:webHidden/>
              </w:rPr>
              <w:t>24</w:t>
            </w:r>
            <w:r>
              <w:rPr>
                <w:noProof/>
                <w:webHidden/>
              </w:rPr>
              <w:fldChar w:fldCharType="end"/>
            </w:r>
          </w:hyperlink>
        </w:p>
        <w:p w14:paraId="46448627" w14:textId="1826E0AE" w:rsidR="00F34D39" w:rsidRDefault="00F34D39">
          <w:pPr>
            <w:pStyle w:val="TOC3"/>
            <w:tabs>
              <w:tab w:val="right" w:leader="dot" w:pos="9350"/>
            </w:tabs>
            <w:rPr>
              <w:rFonts w:eastAsiaTheme="minorEastAsia"/>
              <w:noProof/>
              <w:szCs w:val="24"/>
            </w:rPr>
          </w:pPr>
          <w:hyperlink w:anchor="_Toc195620933" w:history="1">
            <w:r w:rsidRPr="00B926C5">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_Toc195620933 \h </w:instrText>
            </w:r>
            <w:r>
              <w:rPr>
                <w:noProof/>
                <w:webHidden/>
              </w:rPr>
            </w:r>
            <w:r>
              <w:rPr>
                <w:noProof/>
                <w:webHidden/>
              </w:rPr>
              <w:fldChar w:fldCharType="separate"/>
            </w:r>
            <w:r>
              <w:rPr>
                <w:noProof/>
                <w:webHidden/>
              </w:rPr>
              <w:t>25</w:t>
            </w:r>
            <w:r>
              <w:rPr>
                <w:noProof/>
                <w:webHidden/>
              </w:rPr>
              <w:fldChar w:fldCharType="end"/>
            </w:r>
          </w:hyperlink>
        </w:p>
        <w:p w14:paraId="4DDB53CB" w14:textId="008A3A22" w:rsidR="00F34D39" w:rsidRDefault="00F34D39">
          <w:pPr>
            <w:pStyle w:val="TOC3"/>
            <w:tabs>
              <w:tab w:val="right" w:leader="dot" w:pos="9350"/>
            </w:tabs>
            <w:rPr>
              <w:rFonts w:eastAsiaTheme="minorEastAsia"/>
              <w:noProof/>
              <w:szCs w:val="24"/>
            </w:rPr>
          </w:pPr>
          <w:hyperlink w:anchor="_Toc195620934" w:history="1">
            <w:r w:rsidRPr="00B926C5">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_Toc195620934 \h </w:instrText>
            </w:r>
            <w:r>
              <w:rPr>
                <w:noProof/>
                <w:webHidden/>
              </w:rPr>
            </w:r>
            <w:r>
              <w:rPr>
                <w:noProof/>
                <w:webHidden/>
              </w:rPr>
              <w:fldChar w:fldCharType="separate"/>
            </w:r>
            <w:r>
              <w:rPr>
                <w:noProof/>
                <w:webHidden/>
              </w:rPr>
              <w:t>25</w:t>
            </w:r>
            <w:r>
              <w:rPr>
                <w:noProof/>
                <w:webHidden/>
              </w:rPr>
              <w:fldChar w:fldCharType="end"/>
            </w:r>
          </w:hyperlink>
        </w:p>
        <w:p w14:paraId="722A737A" w14:textId="4F89340D" w:rsidR="00F34D39" w:rsidRDefault="00F34D39">
          <w:pPr>
            <w:pStyle w:val="TOC3"/>
            <w:tabs>
              <w:tab w:val="right" w:leader="dot" w:pos="9350"/>
            </w:tabs>
            <w:rPr>
              <w:rFonts w:eastAsiaTheme="minorEastAsia"/>
              <w:noProof/>
              <w:szCs w:val="24"/>
            </w:rPr>
          </w:pPr>
          <w:hyperlink w:anchor="_Toc195620935" w:history="1">
            <w:r w:rsidRPr="00B926C5">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_Toc195620935 \h </w:instrText>
            </w:r>
            <w:r>
              <w:rPr>
                <w:noProof/>
                <w:webHidden/>
              </w:rPr>
            </w:r>
            <w:r>
              <w:rPr>
                <w:noProof/>
                <w:webHidden/>
              </w:rPr>
              <w:fldChar w:fldCharType="separate"/>
            </w:r>
            <w:r>
              <w:rPr>
                <w:noProof/>
                <w:webHidden/>
              </w:rPr>
              <w:t>26</w:t>
            </w:r>
            <w:r>
              <w:rPr>
                <w:noProof/>
                <w:webHidden/>
              </w:rPr>
              <w:fldChar w:fldCharType="end"/>
            </w:r>
          </w:hyperlink>
        </w:p>
        <w:p w14:paraId="619CFC44" w14:textId="19234BEC" w:rsidR="00F34D39" w:rsidRDefault="00F34D39">
          <w:pPr>
            <w:pStyle w:val="TOC3"/>
            <w:tabs>
              <w:tab w:val="right" w:leader="dot" w:pos="9350"/>
            </w:tabs>
            <w:rPr>
              <w:rFonts w:eastAsiaTheme="minorEastAsia"/>
              <w:noProof/>
              <w:szCs w:val="24"/>
            </w:rPr>
          </w:pPr>
          <w:hyperlink w:anchor="_Toc195620936" w:history="1">
            <w:r w:rsidRPr="00B926C5">
              <w:rPr>
                <w:rStyle w:val="Hyperlink"/>
                <w:rFonts w:eastAsia="Times New Roman" w:cstheme="minorHAnsi"/>
                <w:b/>
                <w:i/>
                <w:noProof/>
              </w:rPr>
              <w:t>Study 1 Hypothesis</w:t>
            </w:r>
            <w:r>
              <w:rPr>
                <w:noProof/>
                <w:webHidden/>
              </w:rPr>
              <w:tab/>
            </w:r>
            <w:r>
              <w:rPr>
                <w:noProof/>
                <w:webHidden/>
              </w:rPr>
              <w:fldChar w:fldCharType="begin"/>
            </w:r>
            <w:r>
              <w:rPr>
                <w:noProof/>
                <w:webHidden/>
              </w:rPr>
              <w:instrText xml:space="preserve"> PAGEREF _Toc195620936 \h </w:instrText>
            </w:r>
            <w:r>
              <w:rPr>
                <w:noProof/>
                <w:webHidden/>
              </w:rPr>
            </w:r>
            <w:r>
              <w:rPr>
                <w:noProof/>
                <w:webHidden/>
              </w:rPr>
              <w:fldChar w:fldCharType="separate"/>
            </w:r>
            <w:r>
              <w:rPr>
                <w:noProof/>
                <w:webHidden/>
              </w:rPr>
              <w:t>28</w:t>
            </w:r>
            <w:r>
              <w:rPr>
                <w:noProof/>
                <w:webHidden/>
              </w:rPr>
              <w:fldChar w:fldCharType="end"/>
            </w:r>
          </w:hyperlink>
        </w:p>
        <w:p w14:paraId="5E869ABD" w14:textId="7FA6164B" w:rsidR="00F34D39" w:rsidRDefault="00F34D39">
          <w:pPr>
            <w:pStyle w:val="TOC2"/>
            <w:tabs>
              <w:tab w:val="right" w:leader="dot" w:pos="9350"/>
            </w:tabs>
            <w:rPr>
              <w:rFonts w:eastAsiaTheme="minorEastAsia"/>
              <w:noProof/>
              <w:szCs w:val="24"/>
            </w:rPr>
          </w:pPr>
          <w:hyperlink w:anchor="_Toc195620937" w:history="1">
            <w:r w:rsidRPr="00B926C5">
              <w:rPr>
                <w:rStyle w:val="Hyperlink"/>
                <w:rFonts w:eastAsia="Times New Roman" w:cstheme="minorHAnsi"/>
                <w:b/>
                <w:bCs/>
                <w:noProof/>
                <w:kern w:val="0"/>
                <w14:ligatures w14:val="none"/>
              </w:rPr>
              <w:t>Results</w:t>
            </w:r>
            <w:r>
              <w:rPr>
                <w:noProof/>
                <w:webHidden/>
              </w:rPr>
              <w:tab/>
            </w:r>
            <w:r>
              <w:rPr>
                <w:noProof/>
                <w:webHidden/>
              </w:rPr>
              <w:fldChar w:fldCharType="begin"/>
            </w:r>
            <w:r>
              <w:rPr>
                <w:noProof/>
                <w:webHidden/>
              </w:rPr>
              <w:instrText xml:space="preserve"> PAGEREF _Toc195620937 \h </w:instrText>
            </w:r>
            <w:r>
              <w:rPr>
                <w:noProof/>
                <w:webHidden/>
              </w:rPr>
            </w:r>
            <w:r>
              <w:rPr>
                <w:noProof/>
                <w:webHidden/>
              </w:rPr>
              <w:fldChar w:fldCharType="separate"/>
            </w:r>
            <w:r>
              <w:rPr>
                <w:noProof/>
                <w:webHidden/>
              </w:rPr>
              <w:t>28</w:t>
            </w:r>
            <w:r>
              <w:rPr>
                <w:noProof/>
                <w:webHidden/>
              </w:rPr>
              <w:fldChar w:fldCharType="end"/>
            </w:r>
          </w:hyperlink>
        </w:p>
        <w:p w14:paraId="6CEB1CEC" w14:textId="1A0227E5" w:rsidR="00F34D39" w:rsidRDefault="00F34D39">
          <w:pPr>
            <w:pStyle w:val="TOC3"/>
            <w:tabs>
              <w:tab w:val="right" w:leader="dot" w:pos="9350"/>
            </w:tabs>
            <w:rPr>
              <w:rFonts w:eastAsiaTheme="minorEastAsia"/>
              <w:noProof/>
              <w:szCs w:val="24"/>
            </w:rPr>
          </w:pPr>
          <w:hyperlink w:anchor="_Toc195620938" w:history="1">
            <w:r w:rsidRPr="00B926C5">
              <w:rPr>
                <w:rStyle w:val="Hyperlink"/>
                <w:rFonts w:eastAsia="Times New Roman" w:cstheme="minorHAnsi"/>
                <w:b/>
                <w:i/>
                <w:noProof/>
              </w:rPr>
              <w:t>Social Consensus Manipulation</w:t>
            </w:r>
            <w:r>
              <w:rPr>
                <w:noProof/>
                <w:webHidden/>
              </w:rPr>
              <w:tab/>
            </w:r>
            <w:r>
              <w:rPr>
                <w:noProof/>
                <w:webHidden/>
              </w:rPr>
              <w:fldChar w:fldCharType="begin"/>
            </w:r>
            <w:r>
              <w:rPr>
                <w:noProof/>
                <w:webHidden/>
              </w:rPr>
              <w:instrText xml:space="preserve"> PAGEREF _Toc195620938 \h </w:instrText>
            </w:r>
            <w:r>
              <w:rPr>
                <w:noProof/>
                <w:webHidden/>
              </w:rPr>
            </w:r>
            <w:r>
              <w:rPr>
                <w:noProof/>
                <w:webHidden/>
              </w:rPr>
              <w:fldChar w:fldCharType="separate"/>
            </w:r>
            <w:r>
              <w:rPr>
                <w:noProof/>
                <w:webHidden/>
              </w:rPr>
              <w:t>29</w:t>
            </w:r>
            <w:r>
              <w:rPr>
                <w:noProof/>
                <w:webHidden/>
              </w:rPr>
              <w:fldChar w:fldCharType="end"/>
            </w:r>
          </w:hyperlink>
        </w:p>
        <w:p w14:paraId="12C188E4" w14:textId="0FD8C70E" w:rsidR="00F34D39" w:rsidRDefault="00F34D39">
          <w:pPr>
            <w:pStyle w:val="TOC3"/>
            <w:tabs>
              <w:tab w:val="right" w:leader="dot" w:pos="9350"/>
            </w:tabs>
            <w:rPr>
              <w:rFonts w:eastAsiaTheme="minorEastAsia"/>
              <w:noProof/>
              <w:szCs w:val="24"/>
            </w:rPr>
          </w:pPr>
          <w:hyperlink w:anchor="_Toc195620939" w:history="1">
            <w:r w:rsidRPr="00B926C5">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_Toc195620939 \h </w:instrText>
            </w:r>
            <w:r>
              <w:rPr>
                <w:noProof/>
                <w:webHidden/>
              </w:rPr>
            </w:r>
            <w:r>
              <w:rPr>
                <w:noProof/>
                <w:webHidden/>
              </w:rPr>
              <w:fldChar w:fldCharType="separate"/>
            </w:r>
            <w:r>
              <w:rPr>
                <w:noProof/>
                <w:webHidden/>
              </w:rPr>
              <w:t>32</w:t>
            </w:r>
            <w:r>
              <w:rPr>
                <w:noProof/>
                <w:webHidden/>
              </w:rPr>
              <w:fldChar w:fldCharType="end"/>
            </w:r>
          </w:hyperlink>
        </w:p>
        <w:p w14:paraId="25AD4FBF" w14:textId="5421756A" w:rsidR="00F34D39" w:rsidRDefault="00F34D39">
          <w:pPr>
            <w:pStyle w:val="TOC1"/>
            <w:tabs>
              <w:tab w:val="right" w:leader="dot" w:pos="9350"/>
            </w:tabs>
            <w:rPr>
              <w:rFonts w:eastAsiaTheme="minorEastAsia"/>
              <w:noProof/>
              <w:szCs w:val="24"/>
            </w:rPr>
          </w:pPr>
          <w:hyperlink w:anchor="_Toc195620940" w:history="1">
            <w:r w:rsidRPr="00B926C5">
              <w:rPr>
                <w:rStyle w:val="Hyperlink"/>
                <w:rFonts w:eastAsia="Calibri" w:cstheme="minorHAnsi"/>
                <w:noProof/>
              </w:rPr>
              <w:t>Study 2</w:t>
            </w:r>
            <w:r>
              <w:rPr>
                <w:noProof/>
                <w:webHidden/>
              </w:rPr>
              <w:tab/>
            </w:r>
            <w:r>
              <w:rPr>
                <w:noProof/>
                <w:webHidden/>
              </w:rPr>
              <w:fldChar w:fldCharType="begin"/>
            </w:r>
            <w:r>
              <w:rPr>
                <w:noProof/>
                <w:webHidden/>
              </w:rPr>
              <w:instrText xml:space="preserve"> PAGEREF _Toc195620940 \h </w:instrText>
            </w:r>
            <w:r>
              <w:rPr>
                <w:noProof/>
                <w:webHidden/>
              </w:rPr>
            </w:r>
            <w:r>
              <w:rPr>
                <w:noProof/>
                <w:webHidden/>
              </w:rPr>
              <w:fldChar w:fldCharType="separate"/>
            </w:r>
            <w:r>
              <w:rPr>
                <w:noProof/>
                <w:webHidden/>
              </w:rPr>
              <w:t>34</w:t>
            </w:r>
            <w:r>
              <w:rPr>
                <w:noProof/>
                <w:webHidden/>
              </w:rPr>
              <w:fldChar w:fldCharType="end"/>
            </w:r>
          </w:hyperlink>
        </w:p>
        <w:p w14:paraId="04D91FB7" w14:textId="27825A21" w:rsidR="00F34D39" w:rsidRDefault="00F34D39">
          <w:pPr>
            <w:pStyle w:val="TOC2"/>
            <w:tabs>
              <w:tab w:val="right" w:leader="dot" w:pos="9350"/>
            </w:tabs>
            <w:rPr>
              <w:rFonts w:eastAsiaTheme="minorEastAsia"/>
              <w:noProof/>
              <w:szCs w:val="24"/>
            </w:rPr>
          </w:pPr>
          <w:hyperlink w:anchor="_Toc195620941" w:history="1">
            <w:r w:rsidRPr="00B926C5">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_Toc195620941 \h </w:instrText>
            </w:r>
            <w:r>
              <w:rPr>
                <w:noProof/>
                <w:webHidden/>
              </w:rPr>
            </w:r>
            <w:r>
              <w:rPr>
                <w:noProof/>
                <w:webHidden/>
              </w:rPr>
              <w:fldChar w:fldCharType="separate"/>
            </w:r>
            <w:r>
              <w:rPr>
                <w:noProof/>
                <w:webHidden/>
              </w:rPr>
              <w:t>34</w:t>
            </w:r>
            <w:r>
              <w:rPr>
                <w:noProof/>
                <w:webHidden/>
              </w:rPr>
              <w:fldChar w:fldCharType="end"/>
            </w:r>
          </w:hyperlink>
        </w:p>
        <w:p w14:paraId="18A27458" w14:textId="27B06228" w:rsidR="00F34D39" w:rsidRDefault="00F34D39">
          <w:pPr>
            <w:pStyle w:val="TOC2"/>
            <w:tabs>
              <w:tab w:val="right" w:leader="dot" w:pos="9350"/>
            </w:tabs>
            <w:rPr>
              <w:rFonts w:eastAsiaTheme="minorEastAsia"/>
              <w:noProof/>
              <w:szCs w:val="24"/>
            </w:rPr>
          </w:pPr>
          <w:hyperlink w:anchor="_Toc195620942" w:history="1">
            <w:r w:rsidRPr="00B926C5">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_Toc195620942 \h </w:instrText>
            </w:r>
            <w:r>
              <w:rPr>
                <w:noProof/>
                <w:webHidden/>
              </w:rPr>
            </w:r>
            <w:r>
              <w:rPr>
                <w:noProof/>
                <w:webHidden/>
              </w:rPr>
              <w:fldChar w:fldCharType="separate"/>
            </w:r>
            <w:r>
              <w:rPr>
                <w:noProof/>
                <w:webHidden/>
              </w:rPr>
              <w:t>34</w:t>
            </w:r>
            <w:r>
              <w:rPr>
                <w:noProof/>
                <w:webHidden/>
              </w:rPr>
              <w:fldChar w:fldCharType="end"/>
            </w:r>
          </w:hyperlink>
        </w:p>
        <w:p w14:paraId="2B5604AC" w14:textId="5A09D053" w:rsidR="00F34D39" w:rsidRDefault="00F34D39">
          <w:pPr>
            <w:pStyle w:val="TOC3"/>
            <w:tabs>
              <w:tab w:val="right" w:leader="dot" w:pos="9350"/>
            </w:tabs>
            <w:rPr>
              <w:rFonts w:eastAsiaTheme="minorEastAsia"/>
              <w:noProof/>
              <w:szCs w:val="24"/>
            </w:rPr>
          </w:pPr>
          <w:hyperlink w:anchor="_Toc195620943" w:history="1">
            <w:r w:rsidRPr="00B926C5">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_Toc195620943 \h </w:instrText>
            </w:r>
            <w:r>
              <w:rPr>
                <w:noProof/>
                <w:webHidden/>
              </w:rPr>
            </w:r>
            <w:r>
              <w:rPr>
                <w:noProof/>
                <w:webHidden/>
              </w:rPr>
              <w:fldChar w:fldCharType="separate"/>
            </w:r>
            <w:r>
              <w:rPr>
                <w:noProof/>
                <w:webHidden/>
              </w:rPr>
              <w:t>35</w:t>
            </w:r>
            <w:r>
              <w:rPr>
                <w:noProof/>
                <w:webHidden/>
              </w:rPr>
              <w:fldChar w:fldCharType="end"/>
            </w:r>
          </w:hyperlink>
        </w:p>
        <w:p w14:paraId="1DFE16E0" w14:textId="4B19E1A4" w:rsidR="00F34D39" w:rsidRDefault="00F34D39">
          <w:pPr>
            <w:pStyle w:val="TOC3"/>
            <w:tabs>
              <w:tab w:val="right" w:leader="dot" w:pos="9350"/>
            </w:tabs>
            <w:rPr>
              <w:rFonts w:eastAsiaTheme="minorEastAsia"/>
              <w:noProof/>
              <w:szCs w:val="24"/>
            </w:rPr>
          </w:pPr>
          <w:hyperlink w:anchor="_Toc195620944" w:history="1">
            <w:r w:rsidRPr="00B926C5">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_Toc195620944 \h </w:instrText>
            </w:r>
            <w:r>
              <w:rPr>
                <w:noProof/>
                <w:webHidden/>
              </w:rPr>
            </w:r>
            <w:r>
              <w:rPr>
                <w:noProof/>
                <w:webHidden/>
              </w:rPr>
              <w:fldChar w:fldCharType="separate"/>
            </w:r>
            <w:r>
              <w:rPr>
                <w:noProof/>
                <w:webHidden/>
              </w:rPr>
              <w:t>35</w:t>
            </w:r>
            <w:r>
              <w:rPr>
                <w:noProof/>
                <w:webHidden/>
              </w:rPr>
              <w:fldChar w:fldCharType="end"/>
            </w:r>
          </w:hyperlink>
        </w:p>
        <w:p w14:paraId="37C0416E" w14:textId="2FC56C7C" w:rsidR="00F34D39" w:rsidRDefault="00F34D39">
          <w:pPr>
            <w:pStyle w:val="TOC3"/>
            <w:tabs>
              <w:tab w:val="right" w:leader="dot" w:pos="9350"/>
            </w:tabs>
            <w:rPr>
              <w:rFonts w:eastAsiaTheme="minorEastAsia"/>
              <w:noProof/>
              <w:szCs w:val="24"/>
            </w:rPr>
          </w:pPr>
          <w:hyperlink w:anchor="_Toc195620945" w:history="1">
            <w:r w:rsidRPr="00B926C5">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_Toc195620945 \h </w:instrText>
            </w:r>
            <w:r>
              <w:rPr>
                <w:noProof/>
                <w:webHidden/>
              </w:rPr>
            </w:r>
            <w:r>
              <w:rPr>
                <w:noProof/>
                <w:webHidden/>
              </w:rPr>
              <w:fldChar w:fldCharType="separate"/>
            </w:r>
            <w:r>
              <w:rPr>
                <w:noProof/>
                <w:webHidden/>
              </w:rPr>
              <w:t>36</w:t>
            </w:r>
            <w:r>
              <w:rPr>
                <w:noProof/>
                <w:webHidden/>
              </w:rPr>
              <w:fldChar w:fldCharType="end"/>
            </w:r>
          </w:hyperlink>
        </w:p>
        <w:p w14:paraId="659AD953" w14:textId="070EB1E9" w:rsidR="00F34D39" w:rsidRDefault="00F34D39">
          <w:pPr>
            <w:pStyle w:val="TOC3"/>
            <w:tabs>
              <w:tab w:val="right" w:leader="dot" w:pos="9350"/>
            </w:tabs>
            <w:rPr>
              <w:rFonts w:eastAsiaTheme="minorEastAsia"/>
              <w:noProof/>
              <w:szCs w:val="24"/>
            </w:rPr>
          </w:pPr>
          <w:hyperlink w:anchor="_Toc195620946" w:history="1">
            <w:r w:rsidRPr="00B926C5">
              <w:rPr>
                <w:rStyle w:val="Hyperlink"/>
                <w:rFonts w:eastAsia="Times New Roman" w:cstheme="minorHAnsi"/>
                <w:b/>
                <w:i/>
                <w:noProof/>
              </w:rPr>
              <w:t>Power and Statistical Analysis</w:t>
            </w:r>
            <w:r>
              <w:rPr>
                <w:noProof/>
                <w:webHidden/>
              </w:rPr>
              <w:tab/>
            </w:r>
            <w:r>
              <w:rPr>
                <w:noProof/>
                <w:webHidden/>
              </w:rPr>
              <w:fldChar w:fldCharType="begin"/>
            </w:r>
            <w:r>
              <w:rPr>
                <w:noProof/>
                <w:webHidden/>
              </w:rPr>
              <w:instrText xml:space="preserve"> PAGEREF _Toc195620946 \h </w:instrText>
            </w:r>
            <w:r>
              <w:rPr>
                <w:noProof/>
                <w:webHidden/>
              </w:rPr>
            </w:r>
            <w:r>
              <w:rPr>
                <w:noProof/>
                <w:webHidden/>
              </w:rPr>
              <w:fldChar w:fldCharType="separate"/>
            </w:r>
            <w:r>
              <w:rPr>
                <w:noProof/>
                <w:webHidden/>
              </w:rPr>
              <w:t>38</w:t>
            </w:r>
            <w:r>
              <w:rPr>
                <w:noProof/>
                <w:webHidden/>
              </w:rPr>
              <w:fldChar w:fldCharType="end"/>
            </w:r>
          </w:hyperlink>
        </w:p>
        <w:p w14:paraId="0090201F" w14:textId="6E369920" w:rsidR="00F34D39" w:rsidRDefault="00F34D39">
          <w:pPr>
            <w:pStyle w:val="TOC3"/>
            <w:tabs>
              <w:tab w:val="right" w:leader="dot" w:pos="9350"/>
            </w:tabs>
            <w:rPr>
              <w:rFonts w:eastAsiaTheme="minorEastAsia"/>
              <w:noProof/>
              <w:szCs w:val="24"/>
            </w:rPr>
          </w:pPr>
          <w:hyperlink w:anchor="_Toc195620947" w:history="1">
            <w:r w:rsidRPr="00B926C5">
              <w:rPr>
                <w:rStyle w:val="Hyperlink"/>
                <w:rFonts w:eastAsia="Times New Roman" w:cstheme="minorHAnsi"/>
                <w:b/>
                <w:i/>
                <w:noProof/>
              </w:rPr>
              <w:t>Study 2 Hypothesis:</w:t>
            </w:r>
            <w:r>
              <w:rPr>
                <w:noProof/>
                <w:webHidden/>
              </w:rPr>
              <w:tab/>
            </w:r>
            <w:r>
              <w:rPr>
                <w:noProof/>
                <w:webHidden/>
              </w:rPr>
              <w:fldChar w:fldCharType="begin"/>
            </w:r>
            <w:r>
              <w:rPr>
                <w:noProof/>
                <w:webHidden/>
              </w:rPr>
              <w:instrText xml:space="preserve"> PAGEREF _Toc195620947 \h </w:instrText>
            </w:r>
            <w:r>
              <w:rPr>
                <w:noProof/>
                <w:webHidden/>
              </w:rPr>
            </w:r>
            <w:r>
              <w:rPr>
                <w:noProof/>
                <w:webHidden/>
              </w:rPr>
              <w:fldChar w:fldCharType="separate"/>
            </w:r>
            <w:r>
              <w:rPr>
                <w:noProof/>
                <w:webHidden/>
              </w:rPr>
              <w:t>38</w:t>
            </w:r>
            <w:r>
              <w:rPr>
                <w:noProof/>
                <w:webHidden/>
              </w:rPr>
              <w:fldChar w:fldCharType="end"/>
            </w:r>
          </w:hyperlink>
        </w:p>
        <w:p w14:paraId="342CE602" w14:textId="104CDBE4" w:rsidR="00F34D39" w:rsidRDefault="00F34D39">
          <w:pPr>
            <w:pStyle w:val="TOC2"/>
            <w:tabs>
              <w:tab w:val="right" w:leader="dot" w:pos="9350"/>
            </w:tabs>
            <w:rPr>
              <w:rFonts w:eastAsiaTheme="minorEastAsia"/>
              <w:noProof/>
              <w:szCs w:val="24"/>
            </w:rPr>
          </w:pPr>
          <w:hyperlink w:anchor="_Toc195620948" w:history="1">
            <w:r w:rsidRPr="00B926C5">
              <w:rPr>
                <w:rStyle w:val="Hyperlink"/>
                <w:rFonts w:eastAsia="Times New Roman" w:cstheme="minorHAnsi"/>
                <w:b/>
                <w:bCs/>
                <w:noProof/>
                <w:kern w:val="0"/>
                <w14:ligatures w14:val="none"/>
              </w:rPr>
              <w:t>Results</w:t>
            </w:r>
            <w:r>
              <w:rPr>
                <w:noProof/>
                <w:webHidden/>
              </w:rPr>
              <w:tab/>
            </w:r>
            <w:r>
              <w:rPr>
                <w:noProof/>
                <w:webHidden/>
              </w:rPr>
              <w:fldChar w:fldCharType="begin"/>
            </w:r>
            <w:r>
              <w:rPr>
                <w:noProof/>
                <w:webHidden/>
              </w:rPr>
              <w:instrText xml:space="preserve"> PAGEREF _Toc195620948 \h </w:instrText>
            </w:r>
            <w:r>
              <w:rPr>
                <w:noProof/>
                <w:webHidden/>
              </w:rPr>
            </w:r>
            <w:r>
              <w:rPr>
                <w:noProof/>
                <w:webHidden/>
              </w:rPr>
              <w:fldChar w:fldCharType="separate"/>
            </w:r>
            <w:r>
              <w:rPr>
                <w:noProof/>
                <w:webHidden/>
              </w:rPr>
              <w:t>38</w:t>
            </w:r>
            <w:r>
              <w:rPr>
                <w:noProof/>
                <w:webHidden/>
              </w:rPr>
              <w:fldChar w:fldCharType="end"/>
            </w:r>
          </w:hyperlink>
        </w:p>
        <w:p w14:paraId="39809CAA" w14:textId="2A81ACE9" w:rsidR="00F34D39" w:rsidRDefault="00F34D39">
          <w:pPr>
            <w:pStyle w:val="TOC3"/>
            <w:tabs>
              <w:tab w:val="right" w:leader="dot" w:pos="9350"/>
            </w:tabs>
            <w:rPr>
              <w:rFonts w:eastAsiaTheme="minorEastAsia"/>
              <w:noProof/>
              <w:szCs w:val="24"/>
            </w:rPr>
          </w:pPr>
          <w:hyperlink w:anchor="_Toc195620949" w:history="1">
            <w:r w:rsidRPr="00B926C5">
              <w:rPr>
                <w:rStyle w:val="Hyperlink"/>
                <w:rFonts w:eastAsia="Times New Roman" w:cstheme="minorHAnsi"/>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_Toc195620949 \h </w:instrText>
            </w:r>
            <w:r>
              <w:rPr>
                <w:noProof/>
                <w:webHidden/>
              </w:rPr>
            </w:r>
            <w:r>
              <w:rPr>
                <w:noProof/>
                <w:webHidden/>
              </w:rPr>
              <w:fldChar w:fldCharType="separate"/>
            </w:r>
            <w:r>
              <w:rPr>
                <w:noProof/>
                <w:webHidden/>
              </w:rPr>
              <w:t>39</w:t>
            </w:r>
            <w:r>
              <w:rPr>
                <w:noProof/>
                <w:webHidden/>
              </w:rPr>
              <w:fldChar w:fldCharType="end"/>
            </w:r>
          </w:hyperlink>
        </w:p>
        <w:p w14:paraId="1607051B" w14:textId="2185DC14" w:rsidR="00F34D39" w:rsidRDefault="00F34D39">
          <w:pPr>
            <w:pStyle w:val="TOC3"/>
            <w:tabs>
              <w:tab w:val="right" w:leader="dot" w:pos="9350"/>
            </w:tabs>
            <w:rPr>
              <w:rFonts w:eastAsiaTheme="minorEastAsia"/>
              <w:noProof/>
              <w:szCs w:val="24"/>
            </w:rPr>
          </w:pPr>
          <w:hyperlink w:anchor="_Toc195620950" w:history="1">
            <w:r w:rsidRPr="00B926C5">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_Toc195620950 \h </w:instrText>
            </w:r>
            <w:r>
              <w:rPr>
                <w:noProof/>
                <w:webHidden/>
              </w:rPr>
            </w:r>
            <w:r>
              <w:rPr>
                <w:noProof/>
                <w:webHidden/>
              </w:rPr>
              <w:fldChar w:fldCharType="separate"/>
            </w:r>
            <w:r>
              <w:rPr>
                <w:noProof/>
                <w:webHidden/>
              </w:rPr>
              <w:t>39</w:t>
            </w:r>
            <w:r>
              <w:rPr>
                <w:noProof/>
                <w:webHidden/>
              </w:rPr>
              <w:fldChar w:fldCharType="end"/>
            </w:r>
          </w:hyperlink>
        </w:p>
        <w:p w14:paraId="265BA8CA" w14:textId="1B62EA52" w:rsidR="00F34D39" w:rsidRDefault="00F34D39">
          <w:pPr>
            <w:pStyle w:val="TOC1"/>
            <w:tabs>
              <w:tab w:val="right" w:leader="dot" w:pos="9350"/>
            </w:tabs>
            <w:rPr>
              <w:rFonts w:eastAsiaTheme="minorEastAsia"/>
              <w:noProof/>
              <w:szCs w:val="24"/>
            </w:rPr>
          </w:pPr>
          <w:hyperlink w:anchor="_Toc195620951" w:history="1">
            <w:r w:rsidRPr="00B926C5">
              <w:rPr>
                <w:rStyle w:val="Hyperlink"/>
                <w:rFonts w:eastAsia="Times New Roman"/>
                <w:noProof/>
              </w:rPr>
              <w:t>Study 3</w:t>
            </w:r>
            <w:r>
              <w:rPr>
                <w:noProof/>
                <w:webHidden/>
              </w:rPr>
              <w:tab/>
            </w:r>
            <w:r>
              <w:rPr>
                <w:noProof/>
                <w:webHidden/>
              </w:rPr>
              <w:fldChar w:fldCharType="begin"/>
            </w:r>
            <w:r>
              <w:rPr>
                <w:noProof/>
                <w:webHidden/>
              </w:rPr>
              <w:instrText xml:space="preserve"> PAGEREF _Toc195620951 \h </w:instrText>
            </w:r>
            <w:r>
              <w:rPr>
                <w:noProof/>
                <w:webHidden/>
              </w:rPr>
            </w:r>
            <w:r>
              <w:rPr>
                <w:noProof/>
                <w:webHidden/>
              </w:rPr>
              <w:fldChar w:fldCharType="separate"/>
            </w:r>
            <w:r>
              <w:rPr>
                <w:noProof/>
                <w:webHidden/>
              </w:rPr>
              <w:t>41</w:t>
            </w:r>
            <w:r>
              <w:rPr>
                <w:noProof/>
                <w:webHidden/>
              </w:rPr>
              <w:fldChar w:fldCharType="end"/>
            </w:r>
          </w:hyperlink>
        </w:p>
        <w:p w14:paraId="256707E7" w14:textId="21E6FD7B" w:rsidR="00F34D39" w:rsidRDefault="00F34D39">
          <w:pPr>
            <w:pStyle w:val="TOC2"/>
            <w:tabs>
              <w:tab w:val="right" w:leader="dot" w:pos="9350"/>
            </w:tabs>
            <w:rPr>
              <w:rFonts w:eastAsiaTheme="minorEastAsia"/>
              <w:noProof/>
              <w:szCs w:val="24"/>
            </w:rPr>
          </w:pPr>
          <w:hyperlink w:anchor="_Toc195620952" w:history="1">
            <w:r w:rsidRPr="00B926C5">
              <w:rPr>
                <w:rStyle w:val="Hyperlink"/>
                <w:rFonts w:ascii="Calibri Light" w:eastAsia="Times New Roman" w:hAnsi="Calibri Light" w:cs="Times New Roman"/>
                <w:b/>
                <w:bCs/>
                <w:noProof/>
                <w:kern w:val="0"/>
                <w14:ligatures w14:val="none"/>
              </w:rPr>
              <w:t>Introduction</w:t>
            </w:r>
            <w:r>
              <w:rPr>
                <w:noProof/>
                <w:webHidden/>
              </w:rPr>
              <w:tab/>
            </w:r>
            <w:r>
              <w:rPr>
                <w:noProof/>
                <w:webHidden/>
              </w:rPr>
              <w:fldChar w:fldCharType="begin"/>
            </w:r>
            <w:r>
              <w:rPr>
                <w:noProof/>
                <w:webHidden/>
              </w:rPr>
              <w:instrText xml:space="preserve"> PAGEREF _Toc195620952 \h </w:instrText>
            </w:r>
            <w:r>
              <w:rPr>
                <w:noProof/>
                <w:webHidden/>
              </w:rPr>
            </w:r>
            <w:r>
              <w:rPr>
                <w:noProof/>
                <w:webHidden/>
              </w:rPr>
              <w:fldChar w:fldCharType="separate"/>
            </w:r>
            <w:r>
              <w:rPr>
                <w:noProof/>
                <w:webHidden/>
              </w:rPr>
              <w:t>41</w:t>
            </w:r>
            <w:r>
              <w:rPr>
                <w:noProof/>
                <w:webHidden/>
              </w:rPr>
              <w:fldChar w:fldCharType="end"/>
            </w:r>
          </w:hyperlink>
        </w:p>
        <w:p w14:paraId="7CA6FD6F" w14:textId="35EBF90D" w:rsidR="00F34D39" w:rsidRDefault="00F34D39">
          <w:pPr>
            <w:pStyle w:val="TOC2"/>
            <w:tabs>
              <w:tab w:val="right" w:leader="dot" w:pos="9350"/>
            </w:tabs>
            <w:rPr>
              <w:rFonts w:eastAsiaTheme="minorEastAsia"/>
              <w:noProof/>
              <w:szCs w:val="24"/>
            </w:rPr>
          </w:pPr>
          <w:hyperlink w:anchor="_Toc195620953" w:history="1">
            <w:r w:rsidRPr="00B926C5">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_Toc195620953 \h </w:instrText>
            </w:r>
            <w:r>
              <w:rPr>
                <w:noProof/>
                <w:webHidden/>
              </w:rPr>
            </w:r>
            <w:r>
              <w:rPr>
                <w:noProof/>
                <w:webHidden/>
              </w:rPr>
              <w:fldChar w:fldCharType="separate"/>
            </w:r>
            <w:r>
              <w:rPr>
                <w:noProof/>
                <w:webHidden/>
              </w:rPr>
              <w:t>42</w:t>
            </w:r>
            <w:r>
              <w:rPr>
                <w:noProof/>
                <w:webHidden/>
              </w:rPr>
              <w:fldChar w:fldCharType="end"/>
            </w:r>
          </w:hyperlink>
        </w:p>
        <w:p w14:paraId="2D558755" w14:textId="6AE78603" w:rsidR="00F34D39" w:rsidRDefault="00F34D39">
          <w:pPr>
            <w:pStyle w:val="TOC3"/>
            <w:tabs>
              <w:tab w:val="right" w:leader="dot" w:pos="9350"/>
            </w:tabs>
            <w:rPr>
              <w:rFonts w:eastAsiaTheme="minorEastAsia"/>
              <w:noProof/>
              <w:szCs w:val="24"/>
            </w:rPr>
          </w:pPr>
          <w:hyperlink w:anchor="_Toc195620954" w:history="1">
            <w:r w:rsidRPr="00B926C5">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_Toc195620954 \h </w:instrText>
            </w:r>
            <w:r>
              <w:rPr>
                <w:noProof/>
                <w:webHidden/>
              </w:rPr>
            </w:r>
            <w:r>
              <w:rPr>
                <w:noProof/>
                <w:webHidden/>
              </w:rPr>
              <w:fldChar w:fldCharType="separate"/>
            </w:r>
            <w:r>
              <w:rPr>
                <w:noProof/>
                <w:webHidden/>
              </w:rPr>
              <w:t>42</w:t>
            </w:r>
            <w:r>
              <w:rPr>
                <w:noProof/>
                <w:webHidden/>
              </w:rPr>
              <w:fldChar w:fldCharType="end"/>
            </w:r>
          </w:hyperlink>
        </w:p>
        <w:p w14:paraId="45359308" w14:textId="21B07B43" w:rsidR="00F34D39" w:rsidRDefault="00F34D39">
          <w:pPr>
            <w:pStyle w:val="TOC3"/>
            <w:tabs>
              <w:tab w:val="right" w:leader="dot" w:pos="9350"/>
            </w:tabs>
            <w:rPr>
              <w:rFonts w:eastAsiaTheme="minorEastAsia"/>
              <w:noProof/>
              <w:szCs w:val="24"/>
            </w:rPr>
          </w:pPr>
          <w:hyperlink w:anchor="_Toc195620955" w:history="1">
            <w:r w:rsidRPr="00B926C5">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_Toc195620955 \h </w:instrText>
            </w:r>
            <w:r>
              <w:rPr>
                <w:noProof/>
                <w:webHidden/>
              </w:rPr>
            </w:r>
            <w:r>
              <w:rPr>
                <w:noProof/>
                <w:webHidden/>
              </w:rPr>
              <w:fldChar w:fldCharType="separate"/>
            </w:r>
            <w:r>
              <w:rPr>
                <w:noProof/>
                <w:webHidden/>
              </w:rPr>
              <w:t>43</w:t>
            </w:r>
            <w:r>
              <w:rPr>
                <w:noProof/>
                <w:webHidden/>
              </w:rPr>
              <w:fldChar w:fldCharType="end"/>
            </w:r>
          </w:hyperlink>
        </w:p>
        <w:p w14:paraId="33567ADD" w14:textId="338C2711" w:rsidR="00F34D39" w:rsidRDefault="00F34D39">
          <w:pPr>
            <w:pStyle w:val="TOC3"/>
            <w:tabs>
              <w:tab w:val="right" w:leader="dot" w:pos="9350"/>
            </w:tabs>
            <w:rPr>
              <w:rFonts w:eastAsiaTheme="minorEastAsia"/>
              <w:noProof/>
              <w:szCs w:val="24"/>
            </w:rPr>
          </w:pPr>
          <w:hyperlink w:anchor="_Toc195620956" w:history="1">
            <w:r w:rsidRPr="00B926C5">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_Toc195620956 \h </w:instrText>
            </w:r>
            <w:r>
              <w:rPr>
                <w:noProof/>
                <w:webHidden/>
              </w:rPr>
            </w:r>
            <w:r>
              <w:rPr>
                <w:noProof/>
                <w:webHidden/>
              </w:rPr>
              <w:fldChar w:fldCharType="separate"/>
            </w:r>
            <w:r>
              <w:rPr>
                <w:noProof/>
                <w:webHidden/>
              </w:rPr>
              <w:t>45</w:t>
            </w:r>
            <w:r>
              <w:rPr>
                <w:noProof/>
                <w:webHidden/>
              </w:rPr>
              <w:fldChar w:fldCharType="end"/>
            </w:r>
          </w:hyperlink>
        </w:p>
        <w:p w14:paraId="17B44BC6" w14:textId="7B0A916D" w:rsidR="00F34D39" w:rsidRDefault="00F34D39">
          <w:pPr>
            <w:pStyle w:val="TOC3"/>
            <w:tabs>
              <w:tab w:val="right" w:leader="dot" w:pos="9350"/>
            </w:tabs>
            <w:rPr>
              <w:rFonts w:eastAsiaTheme="minorEastAsia"/>
              <w:noProof/>
              <w:szCs w:val="24"/>
            </w:rPr>
          </w:pPr>
          <w:hyperlink w:anchor="_Toc195620957" w:history="1">
            <w:r w:rsidRPr="00B926C5">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_Toc195620957 \h </w:instrText>
            </w:r>
            <w:r>
              <w:rPr>
                <w:noProof/>
                <w:webHidden/>
              </w:rPr>
            </w:r>
            <w:r>
              <w:rPr>
                <w:noProof/>
                <w:webHidden/>
              </w:rPr>
              <w:fldChar w:fldCharType="separate"/>
            </w:r>
            <w:r>
              <w:rPr>
                <w:noProof/>
                <w:webHidden/>
              </w:rPr>
              <w:t>46</w:t>
            </w:r>
            <w:r>
              <w:rPr>
                <w:noProof/>
                <w:webHidden/>
              </w:rPr>
              <w:fldChar w:fldCharType="end"/>
            </w:r>
          </w:hyperlink>
        </w:p>
        <w:p w14:paraId="7ACBBC73" w14:textId="45BF71C2" w:rsidR="00F34D39" w:rsidRDefault="00F34D39">
          <w:pPr>
            <w:pStyle w:val="TOC3"/>
            <w:tabs>
              <w:tab w:val="right" w:leader="dot" w:pos="9350"/>
            </w:tabs>
            <w:rPr>
              <w:rFonts w:eastAsiaTheme="minorEastAsia"/>
              <w:noProof/>
              <w:szCs w:val="24"/>
            </w:rPr>
          </w:pPr>
          <w:hyperlink w:anchor="_Toc195620958" w:history="1">
            <w:r w:rsidRPr="00B926C5">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_Toc195620958 \h </w:instrText>
            </w:r>
            <w:r>
              <w:rPr>
                <w:noProof/>
                <w:webHidden/>
              </w:rPr>
            </w:r>
            <w:r>
              <w:rPr>
                <w:noProof/>
                <w:webHidden/>
              </w:rPr>
              <w:fldChar w:fldCharType="separate"/>
            </w:r>
            <w:r>
              <w:rPr>
                <w:noProof/>
                <w:webHidden/>
              </w:rPr>
              <w:t>47</w:t>
            </w:r>
            <w:r>
              <w:rPr>
                <w:noProof/>
                <w:webHidden/>
              </w:rPr>
              <w:fldChar w:fldCharType="end"/>
            </w:r>
          </w:hyperlink>
        </w:p>
        <w:p w14:paraId="75097997" w14:textId="38052AC1" w:rsidR="00F34D39" w:rsidRDefault="00F34D39">
          <w:pPr>
            <w:pStyle w:val="TOC2"/>
            <w:tabs>
              <w:tab w:val="right" w:leader="dot" w:pos="9350"/>
            </w:tabs>
            <w:rPr>
              <w:rFonts w:eastAsiaTheme="minorEastAsia"/>
              <w:noProof/>
              <w:szCs w:val="24"/>
            </w:rPr>
          </w:pPr>
          <w:hyperlink w:anchor="_Toc195620959" w:history="1">
            <w:r w:rsidRPr="00B926C5">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_Toc195620959 \h </w:instrText>
            </w:r>
            <w:r>
              <w:rPr>
                <w:noProof/>
                <w:webHidden/>
              </w:rPr>
            </w:r>
            <w:r>
              <w:rPr>
                <w:noProof/>
                <w:webHidden/>
              </w:rPr>
              <w:fldChar w:fldCharType="separate"/>
            </w:r>
            <w:r>
              <w:rPr>
                <w:noProof/>
                <w:webHidden/>
              </w:rPr>
              <w:t>47</w:t>
            </w:r>
            <w:r>
              <w:rPr>
                <w:noProof/>
                <w:webHidden/>
              </w:rPr>
              <w:fldChar w:fldCharType="end"/>
            </w:r>
          </w:hyperlink>
        </w:p>
        <w:p w14:paraId="078A92C4" w14:textId="2ADC23D0" w:rsidR="00F34D39" w:rsidRDefault="00F34D39">
          <w:pPr>
            <w:pStyle w:val="TOC1"/>
            <w:tabs>
              <w:tab w:val="right" w:leader="dot" w:pos="9350"/>
            </w:tabs>
            <w:rPr>
              <w:rFonts w:eastAsiaTheme="minorEastAsia"/>
              <w:noProof/>
              <w:szCs w:val="24"/>
            </w:rPr>
          </w:pPr>
          <w:hyperlink w:anchor="_Toc195620960" w:history="1">
            <w:r w:rsidRPr="00B926C5">
              <w:rPr>
                <w:rStyle w:val="Hyperlink"/>
                <w:noProof/>
              </w:rPr>
              <w:t>Conclusions</w:t>
            </w:r>
            <w:r>
              <w:rPr>
                <w:noProof/>
                <w:webHidden/>
              </w:rPr>
              <w:tab/>
            </w:r>
            <w:r>
              <w:rPr>
                <w:noProof/>
                <w:webHidden/>
              </w:rPr>
              <w:fldChar w:fldCharType="begin"/>
            </w:r>
            <w:r>
              <w:rPr>
                <w:noProof/>
                <w:webHidden/>
              </w:rPr>
              <w:instrText xml:space="preserve"> PAGEREF _Toc195620960 \h </w:instrText>
            </w:r>
            <w:r>
              <w:rPr>
                <w:noProof/>
                <w:webHidden/>
              </w:rPr>
            </w:r>
            <w:r>
              <w:rPr>
                <w:noProof/>
                <w:webHidden/>
              </w:rPr>
              <w:fldChar w:fldCharType="separate"/>
            </w:r>
            <w:r>
              <w:rPr>
                <w:noProof/>
                <w:webHidden/>
              </w:rPr>
              <w:t>54</w:t>
            </w:r>
            <w:r>
              <w:rPr>
                <w:noProof/>
                <w:webHidden/>
              </w:rPr>
              <w:fldChar w:fldCharType="end"/>
            </w:r>
          </w:hyperlink>
        </w:p>
        <w:p w14:paraId="6A2D14E2" w14:textId="6ADE6D7D" w:rsidR="00F34D39" w:rsidRDefault="00F34D39">
          <w:pPr>
            <w:pStyle w:val="TOC1"/>
            <w:tabs>
              <w:tab w:val="right" w:leader="dot" w:pos="9350"/>
            </w:tabs>
            <w:rPr>
              <w:rFonts w:eastAsiaTheme="minorEastAsia"/>
              <w:noProof/>
              <w:szCs w:val="24"/>
            </w:rPr>
          </w:pPr>
          <w:hyperlink w:anchor="_Toc195620961" w:history="1">
            <w:r w:rsidRPr="00B926C5">
              <w:rPr>
                <w:rStyle w:val="Hyperlink"/>
                <w:rFonts w:asciiTheme="majorHAnsi" w:eastAsiaTheme="majorEastAsia" w:hAnsiTheme="majorHAnsi" w:cstheme="majorBidi"/>
                <w:b/>
                <w:noProof/>
              </w:rPr>
              <w:t>Discussion</w:t>
            </w:r>
            <w:r>
              <w:rPr>
                <w:noProof/>
                <w:webHidden/>
              </w:rPr>
              <w:tab/>
            </w:r>
            <w:r>
              <w:rPr>
                <w:noProof/>
                <w:webHidden/>
              </w:rPr>
              <w:fldChar w:fldCharType="begin"/>
            </w:r>
            <w:r>
              <w:rPr>
                <w:noProof/>
                <w:webHidden/>
              </w:rPr>
              <w:instrText xml:space="preserve"> PAGEREF _Toc195620961 \h </w:instrText>
            </w:r>
            <w:r>
              <w:rPr>
                <w:noProof/>
                <w:webHidden/>
              </w:rPr>
            </w:r>
            <w:r>
              <w:rPr>
                <w:noProof/>
                <w:webHidden/>
              </w:rPr>
              <w:fldChar w:fldCharType="separate"/>
            </w:r>
            <w:r>
              <w:rPr>
                <w:noProof/>
                <w:webHidden/>
              </w:rPr>
              <w:t>55</w:t>
            </w:r>
            <w:r>
              <w:rPr>
                <w:noProof/>
                <w:webHidden/>
              </w:rPr>
              <w:fldChar w:fldCharType="end"/>
            </w:r>
          </w:hyperlink>
        </w:p>
        <w:p w14:paraId="5E871E55" w14:textId="47111BEB" w:rsidR="00F34D39" w:rsidRDefault="00F34D39">
          <w:pPr>
            <w:pStyle w:val="TOC1"/>
            <w:tabs>
              <w:tab w:val="right" w:leader="dot" w:pos="9350"/>
            </w:tabs>
            <w:rPr>
              <w:rFonts w:eastAsiaTheme="minorEastAsia"/>
              <w:noProof/>
              <w:szCs w:val="24"/>
            </w:rPr>
          </w:pPr>
          <w:hyperlink w:anchor="_Toc195620962" w:history="1">
            <w:r w:rsidRPr="00B926C5">
              <w:rPr>
                <w:rStyle w:val="Hyperlink"/>
                <w:noProof/>
              </w:rPr>
              <w:t>References</w:t>
            </w:r>
            <w:r>
              <w:rPr>
                <w:noProof/>
                <w:webHidden/>
              </w:rPr>
              <w:tab/>
            </w:r>
            <w:r>
              <w:rPr>
                <w:noProof/>
                <w:webHidden/>
              </w:rPr>
              <w:fldChar w:fldCharType="begin"/>
            </w:r>
            <w:r>
              <w:rPr>
                <w:noProof/>
                <w:webHidden/>
              </w:rPr>
              <w:instrText xml:space="preserve"> PAGEREF _Toc195620962 \h </w:instrText>
            </w:r>
            <w:r>
              <w:rPr>
                <w:noProof/>
                <w:webHidden/>
              </w:rPr>
            </w:r>
            <w:r>
              <w:rPr>
                <w:noProof/>
                <w:webHidden/>
              </w:rPr>
              <w:fldChar w:fldCharType="separate"/>
            </w:r>
            <w:r>
              <w:rPr>
                <w:noProof/>
                <w:webHidden/>
              </w:rPr>
              <w:t>60</w:t>
            </w:r>
            <w:r>
              <w:rPr>
                <w:noProof/>
                <w:webHidden/>
              </w:rPr>
              <w:fldChar w:fldCharType="end"/>
            </w:r>
          </w:hyperlink>
        </w:p>
        <w:p w14:paraId="00A382DE" w14:textId="4CA1A9A7" w:rsidR="00F34D39" w:rsidRDefault="00F34D39">
          <w:pPr>
            <w:pStyle w:val="TOC1"/>
            <w:tabs>
              <w:tab w:val="right" w:leader="dot" w:pos="9350"/>
            </w:tabs>
            <w:rPr>
              <w:rFonts w:eastAsiaTheme="minorEastAsia"/>
              <w:noProof/>
              <w:szCs w:val="24"/>
            </w:rPr>
          </w:pPr>
          <w:hyperlink w:anchor="_Toc195620963" w:history="1">
            <w:r w:rsidRPr="00B926C5">
              <w:rPr>
                <w:rStyle w:val="Hyperlink"/>
                <w:noProof/>
              </w:rPr>
              <w:t>Appendices</w:t>
            </w:r>
            <w:r>
              <w:rPr>
                <w:noProof/>
                <w:webHidden/>
              </w:rPr>
              <w:tab/>
            </w:r>
            <w:r>
              <w:rPr>
                <w:noProof/>
                <w:webHidden/>
              </w:rPr>
              <w:fldChar w:fldCharType="begin"/>
            </w:r>
            <w:r>
              <w:rPr>
                <w:noProof/>
                <w:webHidden/>
              </w:rPr>
              <w:instrText xml:space="preserve"> PAGEREF _Toc195620963 \h </w:instrText>
            </w:r>
            <w:r>
              <w:rPr>
                <w:noProof/>
                <w:webHidden/>
              </w:rPr>
            </w:r>
            <w:r>
              <w:rPr>
                <w:noProof/>
                <w:webHidden/>
              </w:rPr>
              <w:fldChar w:fldCharType="separate"/>
            </w:r>
            <w:r>
              <w:rPr>
                <w:noProof/>
                <w:webHidden/>
              </w:rPr>
              <w:t>68</w:t>
            </w:r>
            <w:r>
              <w:rPr>
                <w:noProof/>
                <w:webHidden/>
              </w:rPr>
              <w:fldChar w:fldCharType="end"/>
            </w:r>
          </w:hyperlink>
        </w:p>
        <w:p w14:paraId="1BE025EA" w14:textId="14FAEA4B" w:rsidR="00F34D39" w:rsidRDefault="00F34D39">
          <w:pPr>
            <w:pStyle w:val="TOC2"/>
            <w:tabs>
              <w:tab w:val="right" w:leader="dot" w:pos="9350"/>
            </w:tabs>
            <w:rPr>
              <w:rFonts w:eastAsiaTheme="minorEastAsia"/>
              <w:noProof/>
              <w:szCs w:val="24"/>
            </w:rPr>
          </w:pPr>
          <w:hyperlink w:anchor="_Toc195620964" w:history="1">
            <w:r w:rsidRPr="00B926C5">
              <w:rPr>
                <w:rStyle w:val="Hyperlink"/>
                <w:noProof/>
              </w:rPr>
              <w:t>Appendix A – Study 1</w:t>
            </w:r>
            <w:r>
              <w:rPr>
                <w:noProof/>
                <w:webHidden/>
              </w:rPr>
              <w:tab/>
            </w:r>
            <w:r>
              <w:rPr>
                <w:noProof/>
                <w:webHidden/>
              </w:rPr>
              <w:fldChar w:fldCharType="begin"/>
            </w:r>
            <w:r>
              <w:rPr>
                <w:noProof/>
                <w:webHidden/>
              </w:rPr>
              <w:instrText xml:space="preserve"> PAGEREF _Toc195620964 \h </w:instrText>
            </w:r>
            <w:r>
              <w:rPr>
                <w:noProof/>
                <w:webHidden/>
              </w:rPr>
            </w:r>
            <w:r>
              <w:rPr>
                <w:noProof/>
                <w:webHidden/>
              </w:rPr>
              <w:fldChar w:fldCharType="separate"/>
            </w:r>
            <w:r>
              <w:rPr>
                <w:noProof/>
                <w:webHidden/>
              </w:rPr>
              <w:t>68</w:t>
            </w:r>
            <w:r>
              <w:rPr>
                <w:noProof/>
                <w:webHidden/>
              </w:rPr>
              <w:fldChar w:fldCharType="end"/>
            </w:r>
          </w:hyperlink>
        </w:p>
        <w:p w14:paraId="011B3C62" w14:textId="3B9B594F" w:rsidR="00F34D39" w:rsidRDefault="00F34D39">
          <w:pPr>
            <w:pStyle w:val="TOC3"/>
            <w:tabs>
              <w:tab w:val="right" w:leader="dot" w:pos="9350"/>
            </w:tabs>
            <w:rPr>
              <w:rFonts w:eastAsiaTheme="minorEastAsia"/>
              <w:noProof/>
              <w:szCs w:val="24"/>
            </w:rPr>
          </w:pPr>
          <w:hyperlink w:anchor="_Toc195620965" w:history="1">
            <w:r w:rsidRPr="00B926C5">
              <w:rPr>
                <w:rStyle w:val="Hyperlink"/>
                <w:noProof/>
              </w:rPr>
              <w:t>Study Materials</w:t>
            </w:r>
            <w:r>
              <w:rPr>
                <w:noProof/>
                <w:webHidden/>
              </w:rPr>
              <w:tab/>
            </w:r>
            <w:r>
              <w:rPr>
                <w:noProof/>
                <w:webHidden/>
              </w:rPr>
              <w:fldChar w:fldCharType="begin"/>
            </w:r>
            <w:r>
              <w:rPr>
                <w:noProof/>
                <w:webHidden/>
              </w:rPr>
              <w:instrText xml:space="preserve"> PAGEREF _Toc195620965 \h </w:instrText>
            </w:r>
            <w:r>
              <w:rPr>
                <w:noProof/>
                <w:webHidden/>
              </w:rPr>
            </w:r>
            <w:r>
              <w:rPr>
                <w:noProof/>
                <w:webHidden/>
              </w:rPr>
              <w:fldChar w:fldCharType="separate"/>
            </w:r>
            <w:r>
              <w:rPr>
                <w:noProof/>
                <w:webHidden/>
              </w:rPr>
              <w:t>68</w:t>
            </w:r>
            <w:r>
              <w:rPr>
                <w:noProof/>
                <w:webHidden/>
              </w:rPr>
              <w:fldChar w:fldCharType="end"/>
            </w:r>
          </w:hyperlink>
        </w:p>
        <w:p w14:paraId="0CE82753" w14:textId="22711F8C" w:rsidR="00F34D39" w:rsidRDefault="00F34D39">
          <w:pPr>
            <w:pStyle w:val="TOC3"/>
            <w:tabs>
              <w:tab w:val="right" w:leader="dot" w:pos="9350"/>
            </w:tabs>
            <w:rPr>
              <w:rFonts w:eastAsiaTheme="minorEastAsia"/>
              <w:noProof/>
              <w:szCs w:val="24"/>
            </w:rPr>
          </w:pPr>
          <w:hyperlink w:anchor="_Toc195620966" w:history="1">
            <w:r w:rsidRPr="00B926C5">
              <w:rPr>
                <w:rStyle w:val="Hyperlink"/>
                <w:noProof/>
              </w:rPr>
              <w:t>Exploratory Analyses</w:t>
            </w:r>
            <w:r>
              <w:rPr>
                <w:noProof/>
                <w:webHidden/>
              </w:rPr>
              <w:tab/>
            </w:r>
            <w:r>
              <w:rPr>
                <w:noProof/>
                <w:webHidden/>
              </w:rPr>
              <w:fldChar w:fldCharType="begin"/>
            </w:r>
            <w:r>
              <w:rPr>
                <w:noProof/>
                <w:webHidden/>
              </w:rPr>
              <w:instrText xml:space="preserve"> PAGEREF _Toc195620966 \h </w:instrText>
            </w:r>
            <w:r>
              <w:rPr>
                <w:noProof/>
                <w:webHidden/>
              </w:rPr>
            </w:r>
            <w:r>
              <w:rPr>
                <w:noProof/>
                <w:webHidden/>
              </w:rPr>
              <w:fldChar w:fldCharType="separate"/>
            </w:r>
            <w:r>
              <w:rPr>
                <w:noProof/>
                <w:webHidden/>
              </w:rPr>
              <w:t>78</w:t>
            </w:r>
            <w:r>
              <w:rPr>
                <w:noProof/>
                <w:webHidden/>
              </w:rPr>
              <w:fldChar w:fldCharType="end"/>
            </w:r>
          </w:hyperlink>
        </w:p>
        <w:p w14:paraId="41396153" w14:textId="1ACC4ACA" w:rsidR="00F34D39" w:rsidRDefault="00F34D39">
          <w:pPr>
            <w:pStyle w:val="TOC2"/>
            <w:tabs>
              <w:tab w:val="right" w:leader="dot" w:pos="9350"/>
            </w:tabs>
            <w:rPr>
              <w:rFonts w:eastAsiaTheme="minorEastAsia"/>
              <w:noProof/>
              <w:szCs w:val="24"/>
            </w:rPr>
          </w:pPr>
          <w:hyperlink w:anchor="_Toc195620967" w:history="1">
            <w:r w:rsidRPr="00B926C5">
              <w:rPr>
                <w:rStyle w:val="Hyperlink"/>
                <w:noProof/>
              </w:rPr>
              <w:t>Appendix B – Study 2</w:t>
            </w:r>
            <w:r>
              <w:rPr>
                <w:noProof/>
                <w:webHidden/>
              </w:rPr>
              <w:tab/>
            </w:r>
            <w:r>
              <w:rPr>
                <w:noProof/>
                <w:webHidden/>
              </w:rPr>
              <w:fldChar w:fldCharType="begin"/>
            </w:r>
            <w:r>
              <w:rPr>
                <w:noProof/>
                <w:webHidden/>
              </w:rPr>
              <w:instrText xml:space="preserve"> PAGEREF _Toc195620967 \h </w:instrText>
            </w:r>
            <w:r>
              <w:rPr>
                <w:noProof/>
                <w:webHidden/>
              </w:rPr>
            </w:r>
            <w:r>
              <w:rPr>
                <w:noProof/>
                <w:webHidden/>
              </w:rPr>
              <w:fldChar w:fldCharType="separate"/>
            </w:r>
            <w:r>
              <w:rPr>
                <w:noProof/>
                <w:webHidden/>
              </w:rPr>
              <w:t>80</w:t>
            </w:r>
            <w:r>
              <w:rPr>
                <w:noProof/>
                <w:webHidden/>
              </w:rPr>
              <w:fldChar w:fldCharType="end"/>
            </w:r>
          </w:hyperlink>
        </w:p>
        <w:p w14:paraId="51578365" w14:textId="503C2B73" w:rsidR="00F34D39" w:rsidRDefault="00F34D39">
          <w:pPr>
            <w:pStyle w:val="TOC3"/>
            <w:tabs>
              <w:tab w:val="right" w:leader="dot" w:pos="9350"/>
            </w:tabs>
            <w:rPr>
              <w:rFonts w:eastAsiaTheme="minorEastAsia"/>
              <w:noProof/>
              <w:szCs w:val="24"/>
            </w:rPr>
          </w:pPr>
          <w:hyperlink w:anchor="_Toc195620968" w:history="1">
            <w:r w:rsidRPr="00B926C5">
              <w:rPr>
                <w:rStyle w:val="Hyperlink"/>
                <w:noProof/>
              </w:rPr>
              <w:t>Study Materials</w:t>
            </w:r>
            <w:r>
              <w:rPr>
                <w:noProof/>
                <w:webHidden/>
              </w:rPr>
              <w:tab/>
            </w:r>
            <w:r>
              <w:rPr>
                <w:noProof/>
                <w:webHidden/>
              </w:rPr>
              <w:fldChar w:fldCharType="begin"/>
            </w:r>
            <w:r>
              <w:rPr>
                <w:noProof/>
                <w:webHidden/>
              </w:rPr>
              <w:instrText xml:space="preserve"> PAGEREF _Toc195620968 \h </w:instrText>
            </w:r>
            <w:r>
              <w:rPr>
                <w:noProof/>
                <w:webHidden/>
              </w:rPr>
            </w:r>
            <w:r>
              <w:rPr>
                <w:noProof/>
                <w:webHidden/>
              </w:rPr>
              <w:fldChar w:fldCharType="separate"/>
            </w:r>
            <w:r>
              <w:rPr>
                <w:noProof/>
                <w:webHidden/>
              </w:rPr>
              <w:t>80</w:t>
            </w:r>
            <w:r>
              <w:rPr>
                <w:noProof/>
                <w:webHidden/>
              </w:rPr>
              <w:fldChar w:fldCharType="end"/>
            </w:r>
          </w:hyperlink>
        </w:p>
        <w:p w14:paraId="25589628" w14:textId="30772CCF" w:rsidR="00F34D39" w:rsidRDefault="00F34D39">
          <w:pPr>
            <w:pStyle w:val="TOC3"/>
            <w:tabs>
              <w:tab w:val="right" w:leader="dot" w:pos="9350"/>
            </w:tabs>
            <w:rPr>
              <w:rFonts w:eastAsiaTheme="minorEastAsia"/>
              <w:noProof/>
              <w:szCs w:val="24"/>
            </w:rPr>
          </w:pPr>
          <w:hyperlink w:anchor="_Toc195620969" w:history="1">
            <w:r w:rsidRPr="00B926C5">
              <w:rPr>
                <w:rStyle w:val="Hyperlink"/>
                <w:noProof/>
              </w:rPr>
              <w:t>Exploratory Analyses</w:t>
            </w:r>
            <w:r>
              <w:rPr>
                <w:noProof/>
                <w:webHidden/>
              </w:rPr>
              <w:tab/>
            </w:r>
            <w:r>
              <w:rPr>
                <w:noProof/>
                <w:webHidden/>
              </w:rPr>
              <w:fldChar w:fldCharType="begin"/>
            </w:r>
            <w:r>
              <w:rPr>
                <w:noProof/>
                <w:webHidden/>
              </w:rPr>
              <w:instrText xml:space="preserve"> PAGEREF _Toc195620969 \h </w:instrText>
            </w:r>
            <w:r>
              <w:rPr>
                <w:noProof/>
                <w:webHidden/>
              </w:rPr>
            </w:r>
            <w:r>
              <w:rPr>
                <w:noProof/>
                <w:webHidden/>
              </w:rPr>
              <w:fldChar w:fldCharType="separate"/>
            </w:r>
            <w:r>
              <w:rPr>
                <w:noProof/>
                <w:webHidden/>
              </w:rPr>
              <w:t>94</w:t>
            </w:r>
            <w:r>
              <w:rPr>
                <w:noProof/>
                <w:webHidden/>
              </w:rPr>
              <w:fldChar w:fldCharType="end"/>
            </w:r>
          </w:hyperlink>
        </w:p>
        <w:p w14:paraId="5285358D" w14:textId="33EF3FEE" w:rsidR="00F34D39" w:rsidRDefault="00F34D39">
          <w:pPr>
            <w:pStyle w:val="TOC2"/>
            <w:tabs>
              <w:tab w:val="right" w:leader="dot" w:pos="9350"/>
            </w:tabs>
            <w:rPr>
              <w:rFonts w:eastAsiaTheme="minorEastAsia"/>
              <w:noProof/>
              <w:szCs w:val="24"/>
            </w:rPr>
          </w:pPr>
          <w:hyperlink w:anchor="_Toc195620970" w:history="1">
            <w:r w:rsidRPr="00B926C5">
              <w:rPr>
                <w:rStyle w:val="Hyperlink"/>
                <w:noProof/>
              </w:rPr>
              <w:t>Appendix C – Study 3</w:t>
            </w:r>
            <w:r>
              <w:rPr>
                <w:noProof/>
                <w:webHidden/>
              </w:rPr>
              <w:tab/>
            </w:r>
            <w:r>
              <w:rPr>
                <w:noProof/>
                <w:webHidden/>
              </w:rPr>
              <w:fldChar w:fldCharType="begin"/>
            </w:r>
            <w:r>
              <w:rPr>
                <w:noProof/>
                <w:webHidden/>
              </w:rPr>
              <w:instrText xml:space="preserve"> PAGEREF _Toc195620970 \h </w:instrText>
            </w:r>
            <w:r>
              <w:rPr>
                <w:noProof/>
                <w:webHidden/>
              </w:rPr>
            </w:r>
            <w:r>
              <w:rPr>
                <w:noProof/>
                <w:webHidden/>
              </w:rPr>
              <w:fldChar w:fldCharType="separate"/>
            </w:r>
            <w:r>
              <w:rPr>
                <w:noProof/>
                <w:webHidden/>
              </w:rPr>
              <w:t>96</w:t>
            </w:r>
            <w:r>
              <w:rPr>
                <w:noProof/>
                <w:webHidden/>
              </w:rPr>
              <w:fldChar w:fldCharType="end"/>
            </w:r>
          </w:hyperlink>
        </w:p>
        <w:p w14:paraId="5B6444D4" w14:textId="20C33374" w:rsidR="00F34D39" w:rsidRDefault="00F34D39">
          <w:pPr>
            <w:pStyle w:val="TOC3"/>
            <w:tabs>
              <w:tab w:val="right" w:leader="dot" w:pos="9350"/>
            </w:tabs>
            <w:rPr>
              <w:rFonts w:eastAsiaTheme="minorEastAsia"/>
              <w:noProof/>
              <w:szCs w:val="24"/>
            </w:rPr>
          </w:pPr>
          <w:hyperlink w:anchor="_Toc195620971" w:history="1">
            <w:r w:rsidRPr="00B926C5">
              <w:rPr>
                <w:rStyle w:val="Hyperlink"/>
                <w:noProof/>
              </w:rPr>
              <w:t>Study Materials</w:t>
            </w:r>
            <w:r>
              <w:rPr>
                <w:noProof/>
                <w:webHidden/>
              </w:rPr>
              <w:tab/>
            </w:r>
            <w:r>
              <w:rPr>
                <w:noProof/>
                <w:webHidden/>
              </w:rPr>
              <w:fldChar w:fldCharType="begin"/>
            </w:r>
            <w:r>
              <w:rPr>
                <w:noProof/>
                <w:webHidden/>
              </w:rPr>
              <w:instrText xml:space="preserve"> PAGEREF _Toc195620971 \h </w:instrText>
            </w:r>
            <w:r>
              <w:rPr>
                <w:noProof/>
                <w:webHidden/>
              </w:rPr>
            </w:r>
            <w:r>
              <w:rPr>
                <w:noProof/>
                <w:webHidden/>
              </w:rPr>
              <w:fldChar w:fldCharType="separate"/>
            </w:r>
            <w:r>
              <w:rPr>
                <w:noProof/>
                <w:webHidden/>
              </w:rPr>
              <w:t>96</w:t>
            </w:r>
            <w:r>
              <w:rPr>
                <w:noProof/>
                <w:webHidden/>
              </w:rPr>
              <w:fldChar w:fldCharType="end"/>
            </w:r>
          </w:hyperlink>
        </w:p>
        <w:p w14:paraId="30B1545B" w14:textId="60D6C807" w:rsidR="00F34D39" w:rsidRDefault="00F34D39">
          <w:pPr>
            <w:pStyle w:val="TOC3"/>
            <w:tabs>
              <w:tab w:val="right" w:leader="dot" w:pos="9350"/>
            </w:tabs>
            <w:rPr>
              <w:rFonts w:eastAsiaTheme="minorEastAsia"/>
              <w:noProof/>
              <w:szCs w:val="24"/>
            </w:rPr>
          </w:pPr>
          <w:hyperlink w:anchor="_Toc195620972" w:history="1">
            <w:r w:rsidRPr="00B926C5">
              <w:rPr>
                <w:rStyle w:val="Hyperlink"/>
                <w:noProof/>
              </w:rPr>
              <w:t>Exploratory Analyses</w:t>
            </w:r>
            <w:r>
              <w:rPr>
                <w:noProof/>
                <w:webHidden/>
              </w:rPr>
              <w:tab/>
            </w:r>
            <w:r>
              <w:rPr>
                <w:noProof/>
                <w:webHidden/>
              </w:rPr>
              <w:fldChar w:fldCharType="begin"/>
            </w:r>
            <w:r>
              <w:rPr>
                <w:noProof/>
                <w:webHidden/>
              </w:rPr>
              <w:instrText xml:space="preserve"> PAGEREF _Toc195620972 \h </w:instrText>
            </w:r>
            <w:r>
              <w:rPr>
                <w:noProof/>
                <w:webHidden/>
              </w:rPr>
            </w:r>
            <w:r>
              <w:rPr>
                <w:noProof/>
                <w:webHidden/>
              </w:rPr>
              <w:fldChar w:fldCharType="separate"/>
            </w:r>
            <w:r>
              <w:rPr>
                <w:noProof/>
                <w:webHidden/>
              </w:rPr>
              <w:t>107</w:t>
            </w:r>
            <w:r>
              <w:rPr>
                <w:noProof/>
                <w:webHidden/>
              </w:rPr>
              <w:fldChar w:fldCharType="end"/>
            </w:r>
          </w:hyperlink>
        </w:p>
        <w:p w14:paraId="1DFDEAA5" w14:textId="20218DB1" w:rsidR="00F34D39" w:rsidRDefault="00F34D39">
          <w:pPr>
            <w:pStyle w:val="TOC1"/>
            <w:tabs>
              <w:tab w:val="right" w:leader="dot" w:pos="9350"/>
            </w:tabs>
            <w:rPr>
              <w:rFonts w:eastAsiaTheme="minorEastAsia"/>
              <w:noProof/>
              <w:szCs w:val="24"/>
            </w:rPr>
          </w:pPr>
          <w:hyperlink w:anchor="_Toc195620973" w:history="1">
            <w:r w:rsidRPr="00B926C5">
              <w:rPr>
                <w:rStyle w:val="Hyperlink"/>
                <w:noProof/>
              </w:rPr>
              <w:t>VITA</w:t>
            </w:r>
            <w:r>
              <w:rPr>
                <w:noProof/>
                <w:webHidden/>
              </w:rPr>
              <w:tab/>
            </w:r>
            <w:r>
              <w:rPr>
                <w:noProof/>
                <w:webHidden/>
              </w:rPr>
              <w:fldChar w:fldCharType="begin"/>
            </w:r>
            <w:r>
              <w:rPr>
                <w:noProof/>
                <w:webHidden/>
              </w:rPr>
              <w:instrText xml:space="preserve"> PAGEREF _Toc195620973 \h </w:instrText>
            </w:r>
            <w:r>
              <w:rPr>
                <w:noProof/>
                <w:webHidden/>
              </w:rPr>
            </w:r>
            <w:r>
              <w:rPr>
                <w:noProof/>
                <w:webHidden/>
              </w:rPr>
              <w:fldChar w:fldCharType="separate"/>
            </w:r>
            <w:r>
              <w:rPr>
                <w:noProof/>
                <w:webHidden/>
              </w:rPr>
              <w:t>112</w:t>
            </w:r>
            <w:r>
              <w:rPr>
                <w:noProof/>
                <w:webHidden/>
              </w:rPr>
              <w:fldChar w:fldCharType="end"/>
            </w:r>
          </w:hyperlink>
        </w:p>
        <w:p w14:paraId="580037CB" w14:textId="346CAAAA" w:rsidR="009A2351" w:rsidRPr="00DD1C51" w:rsidRDefault="001C2C29" w:rsidP="00DD1C51">
          <w:r w:rsidRPr="00AE0AA3">
            <w:rPr>
              <w:b/>
              <w:bCs/>
              <w:noProof/>
            </w:rPr>
            <w:fldChar w:fldCharType="end"/>
          </w:r>
        </w:p>
      </w:sdtContent>
    </w:sdt>
    <w:p w14:paraId="1F77398C" w14:textId="77777777" w:rsidR="00A101BF" w:rsidRPr="00AE0AA3" w:rsidRDefault="00A101BF" w:rsidP="00A101BF">
      <w:pPr>
        <w:tabs>
          <w:tab w:val="left" w:pos="8100"/>
        </w:tabs>
        <w:spacing w:line="480" w:lineRule="auto"/>
        <w:ind w:firstLine="720"/>
        <w:jc w:val="center"/>
      </w:pPr>
      <w:r w:rsidRPr="00AE0AA3">
        <w:lastRenderedPageBreak/>
        <w:t xml:space="preserve">CHANGING POLARIZED BELIEFS USING </w:t>
      </w:r>
    </w:p>
    <w:p w14:paraId="3BE76DFA" w14:textId="77777777" w:rsidR="00A101BF" w:rsidRPr="00AE0AA3" w:rsidRDefault="00A101BF" w:rsidP="00A101BF">
      <w:pPr>
        <w:tabs>
          <w:tab w:val="left" w:pos="8100"/>
        </w:tabs>
        <w:spacing w:line="480" w:lineRule="auto"/>
        <w:ind w:firstLine="720"/>
        <w:jc w:val="center"/>
      </w:pPr>
      <w:r w:rsidRPr="00AE0AA3">
        <w:t>SOCIAL CONSENSUS AND MORAL CONVICTION</w:t>
      </w:r>
    </w:p>
    <w:p w14:paraId="0C64FB42" w14:textId="4562A3D2" w:rsidR="00E61019" w:rsidRPr="00AE0AA3" w:rsidRDefault="00E61019" w:rsidP="00E61019">
      <w:pPr>
        <w:tabs>
          <w:tab w:val="left" w:pos="8100"/>
        </w:tabs>
        <w:spacing w:line="480" w:lineRule="auto"/>
        <w:jc w:val="center"/>
      </w:pPr>
      <w:r w:rsidRPr="00AE0AA3">
        <w:t>Sean X. Duan</w:t>
      </w:r>
    </w:p>
    <w:p w14:paraId="1907CEEC" w14:textId="55E2CDD9" w:rsidR="00E61019" w:rsidRPr="00AE0AA3" w:rsidRDefault="00E61019" w:rsidP="00E61019">
      <w:pPr>
        <w:tabs>
          <w:tab w:val="left" w:pos="8100"/>
        </w:tabs>
        <w:spacing w:line="480" w:lineRule="auto"/>
        <w:jc w:val="center"/>
      </w:pPr>
      <w:r w:rsidRPr="00AE0AA3">
        <w:t>Dr. Victoria A. Shaffer, Dissertation Supervisor</w:t>
      </w:r>
    </w:p>
    <w:p w14:paraId="256BFC08" w14:textId="77777777" w:rsidR="000F0A44" w:rsidRPr="00AE0AA3" w:rsidRDefault="00E61019" w:rsidP="00E61019">
      <w:pPr>
        <w:pStyle w:val="Heading1"/>
      </w:pPr>
      <w:bookmarkStart w:id="1" w:name="_Toc195620922"/>
      <w:r w:rsidRPr="00AE0AA3">
        <w:t>ABSTRACT</w:t>
      </w:r>
      <w:bookmarkEnd w:id="1"/>
    </w:p>
    <w:p w14:paraId="5B0DB77F" w14:textId="77777777" w:rsidR="000F0A44" w:rsidRPr="00AE0AA3" w:rsidRDefault="000F0A44" w:rsidP="000F0A44"/>
    <w:p w14:paraId="7B1EB9F1" w14:textId="77777777" w:rsidR="00C95013" w:rsidRDefault="00EC2408" w:rsidP="00EC2408">
      <w:pPr>
        <w:spacing w:line="480" w:lineRule="auto"/>
        <w:sectPr w:rsidR="00C95013" w:rsidSect="00F47786">
          <w:headerReference w:type="first" r:id="rId14"/>
          <w:footerReference w:type="first" r:id="rId15"/>
          <w:pgSz w:w="12240" w:h="15840"/>
          <w:pgMar w:top="1440" w:right="1440" w:bottom="1440" w:left="1440" w:header="720" w:footer="720" w:gutter="0"/>
          <w:pgNumType w:fmt="lowerRoman" w:start="2"/>
          <w:cols w:space="720"/>
          <w:titlePg/>
          <w:docGrid w:linePitch="360"/>
        </w:sectPr>
      </w:pPr>
      <w:r>
        <w:tab/>
        <w:t xml:space="preserve">In the field of attitude change and formation, polarized beliefs (e.g., beliefs that are at one extreme or another) are known to be difficult to change. This resistance to change becomes extremely problematic when the polarized belief is rooted in misinformation (e.g., polarized vaccination beliefs leading to vaccine hesitancy), and/or precludes development of meaningful public policy (e.g., willful disbelief of climate change). Prior literature on attitude change indicates that one effective way to change belief in general is leveraging the effect of social consensus (people tending to agree with their peers), but previous work has failed to address how this applies to polarized belief specifically. Furthermore, many polarized beliefs are held with moral conviction, which has been associated with increased resistance to social consensus, however, this relationship has not been experimentally tested. In this thesis, I empirically test how manipulation of social consensus affects support for polarized issues. Additionally, I tested whether or not reduction of moral conviction can increase the effectiveness of a social consensus intervention. I describe a series of experiments on support for various polarized topics, and show that in some cases, social consensus can increase support. I expect this new approach to improve calibration as to which topics can be influenced by social consensus </w:t>
      </w:r>
      <w:r w:rsidR="00933A15">
        <w:t>manipulations and</w:t>
      </w:r>
      <w:r>
        <w:t xml:space="preserve"> thereby improve public policy communication.</w:t>
      </w:r>
    </w:p>
    <w:p w14:paraId="78F137F2" w14:textId="4B16BD95" w:rsidR="006828F6" w:rsidRPr="00AE0AA3" w:rsidRDefault="006828F6" w:rsidP="006828F6">
      <w:pPr>
        <w:pStyle w:val="Heading1"/>
        <w:spacing w:line="480" w:lineRule="auto"/>
        <w:rPr>
          <w:sz w:val="32"/>
          <w:szCs w:val="36"/>
        </w:rPr>
      </w:pPr>
      <w:bookmarkStart w:id="2" w:name="_Toc195620923"/>
      <w:r w:rsidRPr="00AE0AA3">
        <w:rPr>
          <w:sz w:val="32"/>
          <w:szCs w:val="36"/>
        </w:rPr>
        <w:lastRenderedPageBreak/>
        <w:t>Chapter 1: Introduction – Broad Overview of Research</w:t>
      </w:r>
      <w:bookmarkEnd w:id="2"/>
    </w:p>
    <w:p w14:paraId="58FC44C6" w14:textId="77777777" w:rsidR="006828F6" w:rsidRPr="00AE0AA3" w:rsidRDefault="006828F6" w:rsidP="006828F6">
      <w:pPr>
        <w:pStyle w:val="BodyText"/>
        <w:spacing w:line="480" w:lineRule="auto"/>
        <w:ind w:firstLine="720"/>
      </w:pPr>
      <w:r w:rsidRPr="00AE0AA3">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AE0AA3" w:rsidRDefault="006828F6" w:rsidP="006828F6">
      <w:pPr>
        <w:pStyle w:val="BodyText"/>
        <w:spacing w:line="480" w:lineRule="auto"/>
        <w:ind w:left="720"/>
      </w:pPr>
      <w:r w:rsidRPr="00AE0AA3">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AE0AA3" w:rsidRDefault="006828F6" w:rsidP="006828F6">
      <w:pPr>
        <w:pStyle w:val="BodyText"/>
        <w:spacing w:line="480" w:lineRule="auto"/>
      </w:pPr>
      <w:r w:rsidRPr="00AE0AA3">
        <w:t xml:space="preserve">After vindication by a trusted authority, seeing the ‘obvious’ evidence around themselves, and reaching a consensus with their immediate peers, </w:t>
      </w:r>
      <w:proofErr w:type="gramStart"/>
      <w:r w:rsidRPr="00AE0AA3">
        <w:t>this individual feels</w:t>
      </w:r>
      <w:proofErr w:type="gramEnd"/>
      <w:r w:rsidRPr="00AE0AA3">
        <w:t xml:space="preserve">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rsidRPr="00AE0AA3">
        <w:t xml:space="preserve"> of how easily polarized beliefs can be formed and how difficult they can be to change.</w:t>
      </w:r>
    </w:p>
    <w:p w14:paraId="789B064F" w14:textId="67914B61" w:rsidR="00CF07BA" w:rsidRPr="00AE0AA3" w:rsidRDefault="00AB2E93" w:rsidP="006828F6">
      <w:pPr>
        <w:pStyle w:val="BodyText"/>
        <w:spacing w:line="480" w:lineRule="auto"/>
        <w:ind w:firstLine="720"/>
      </w:pPr>
      <w:r w:rsidRPr="00AE0AA3">
        <w:t>Once a highly polarized belief is formed,</w:t>
      </w:r>
      <w:r w:rsidR="00C1181F" w:rsidRPr="00AE0AA3">
        <w:t xml:space="preserve"> </w:t>
      </w:r>
      <w:r w:rsidR="00B240F5" w:rsidRPr="00AE0AA3">
        <w:t>guidelines around</w:t>
      </w:r>
      <w:r w:rsidR="006828F6" w:rsidRPr="00AE0AA3">
        <w:t xml:space="preserve"> best practices, scientific</w:t>
      </w:r>
      <w:r w:rsidR="00FB624A" w:rsidRPr="00AE0AA3">
        <w:t xml:space="preserve"> and social</w:t>
      </w:r>
      <w:r w:rsidR="006828F6" w:rsidRPr="00AE0AA3">
        <w:t xml:space="preserve"> consensus, and </w:t>
      </w:r>
      <w:r w:rsidR="00C1181F" w:rsidRPr="00AE0AA3">
        <w:t xml:space="preserve">state-level policy are </w:t>
      </w:r>
      <w:r w:rsidR="003D63D0" w:rsidRPr="00AE0AA3">
        <w:t>less effective at changing that belief</w:t>
      </w:r>
      <w:r w:rsidR="00C1181F" w:rsidRPr="00AE0AA3">
        <w:t>.</w:t>
      </w:r>
      <w:r w:rsidR="00D43BB4" w:rsidRPr="00AE0AA3">
        <w:t xml:space="preserve"> </w:t>
      </w:r>
      <w:r w:rsidR="006828F6" w:rsidRPr="00AE0AA3">
        <w:t xml:space="preserve">The world experienced this firsthand during the COVID-19 pandemic; large amounts of misinformation were spread regarding what medicine could work (e.g., hydroxychloroquine and ivermectin), what the cause of the disease was (e.g., natural origin, Chinese laboratory leak), and what were </w:t>
      </w:r>
      <w:r w:rsidR="006828F6" w:rsidRPr="00AE0AA3">
        <w:lastRenderedPageBreak/>
        <w:t>best practices to reduce disease spread (e.g., cloth masking vs N95 masking</w:t>
      </w:r>
      <w:r w:rsidR="00085ADB" w:rsidRPr="00AE0AA3">
        <w:t>).</w:t>
      </w:r>
      <w:r w:rsidR="00F92C0C" w:rsidRPr="00AE0AA3">
        <w:t xml:space="preserve"> </w:t>
      </w:r>
      <w:r w:rsidR="00085ADB" w:rsidRPr="00AE0AA3">
        <w:t xml:space="preserve">This persuasive misinformation, delivered </w:t>
      </w:r>
      <w:r w:rsidR="00F92C0C" w:rsidRPr="00AE0AA3">
        <w:t>through social media and other outlets (Jia et al., 2023; Lee et al., 2022)</w:t>
      </w:r>
      <w:r w:rsidR="00085ADB" w:rsidRPr="00AE0AA3">
        <w:t xml:space="preserve"> resulted in the formation of polarized belief</w:t>
      </w:r>
      <w:r w:rsidR="00236B86" w:rsidRPr="00AE0AA3">
        <w:t>s</w:t>
      </w:r>
      <w:r w:rsidR="00085ADB" w:rsidRPr="00AE0AA3">
        <w:t xml:space="preserve"> opposing vaccination</w:t>
      </w:r>
      <w:r w:rsidR="00F92C0C" w:rsidRPr="00AE0AA3">
        <w:t>.</w:t>
      </w:r>
      <w:r w:rsidR="00A745CA" w:rsidRPr="00AE0AA3">
        <w:t xml:space="preserve"> </w:t>
      </w:r>
      <w:r w:rsidR="006828F6" w:rsidRPr="00AE0AA3">
        <w:t>COVID-19 vaccine hesitancy was estimated to result in at least 232,000 preventable deaths.</w:t>
      </w:r>
      <w:r w:rsidR="00AF56F5" w:rsidRPr="00AE0AA3">
        <w:t xml:space="preserve"> </w:t>
      </w:r>
      <w:r w:rsidR="00062489" w:rsidRPr="00AE0AA3">
        <w:t xml:space="preserve">Political policy </w:t>
      </w:r>
      <w:r w:rsidR="0040235D" w:rsidRPr="00AE0AA3">
        <w:t>regularly crosses over with</w:t>
      </w:r>
      <w:r w:rsidR="00062489" w:rsidRPr="00AE0AA3">
        <w:t xml:space="preserve"> polarized belief</w:t>
      </w:r>
      <w:r w:rsidR="0040235D" w:rsidRPr="00AE0AA3">
        <w:t>s</w:t>
      </w:r>
      <w:r w:rsidR="00062489" w:rsidRPr="00AE0AA3">
        <w:t xml:space="preserve"> as well. For example, h</w:t>
      </w:r>
      <w:r w:rsidR="002E4510" w:rsidRPr="00AE0AA3">
        <w:t xml:space="preserve">ealthcare in the United States is extremely polarized, with </w:t>
      </w:r>
      <w:r w:rsidR="00BF2EEE" w:rsidRPr="00AE0AA3">
        <w:t>a majority of individuals</w:t>
      </w:r>
      <w:r w:rsidR="00062489" w:rsidRPr="00AE0AA3">
        <w:t xml:space="preserve"> split towards</w:t>
      </w:r>
      <w:r w:rsidR="00BF2EEE" w:rsidRPr="00AE0AA3">
        <w:t xml:space="preserve"> one of two extremes,</w:t>
      </w:r>
      <w:r w:rsidR="000D5B28" w:rsidRPr="00AE0AA3">
        <w:t xml:space="preserve"> </w:t>
      </w:r>
      <w:r w:rsidR="00062489" w:rsidRPr="00AE0AA3">
        <w:t xml:space="preserve">more </w:t>
      </w:r>
      <w:r w:rsidR="00E11EDC" w:rsidRPr="00AE0AA3">
        <w:t xml:space="preserve">coverage </w:t>
      </w:r>
      <w:r w:rsidR="00062489" w:rsidRPr="00AE0AA3">
        <w:t>(seen as a form of welfare), or less</w:t>
      </w:r>
      <w:r w:rsidR="0040235D" w:rsidRPr="00AE0AA3">
        <w:t xml:space="preserve"> coverage </w:t>
      </w:r>
      <w:r w:rsidR="00E11EDC" w:rsidRPr="00AE0AA3">
        <w:t>(seen to promote personal responsibility)</w:t>
      </w:r>
      <w:r w:rsidR="0040235D" w:rsidRPr="00AE0AA3">
        <w:t xml:space="preserve">, resulting in </w:t>
      </w:r>
      <w:r w:rsidR="00347730" w:rsidRPr="00AE0AA3">
        <w:t>huge disagreements over policy priorities (Oussama, 2022)</w:t>
      </w:r>
      <w:r w:rsidR="00FA2A43" w:rsidRPr="00AE0AA3">
        <w:t>.</w:t>
      </w:r>
      <w:r w:rsidR="00CF07BA" w:rsidRPr="00AE0AA3">
        <w:t xml:space="preserve"> The degree of polarization in these beliefs makes them extremely difficult to change, as </w:t>
      </w:r>
      <w:r w:rsidR="00F11309" w:rsidRPr="00AE0AA3">
        <w:t xml:space="preserve">Universal Health Care (UHC) is </w:t>
      </w:r>
      <w:r w:rsidR="00F042E4" w:rsidRPr="00AE0AA3">
        <w:t>only</w:t>
      </w:r>
      <w:r w:rsidR="00F11309" w:rsidRPr="00AE0AA3">
        <w:t xml:space="preserve"> supported by</w:t>
      </w:r>
      <w:r w:rsidR="00F042E4" w:rsidRPr="00AE0AA3">
        <w:t xml:space="preserve"> 36% of Americans </w:t>
      </w:r>
      <w:r w:rsidR="002357E7" w:rsidRPr="00AE0AA3">
        <w:t xml:space="preserve">even though it has been shown to result in better population health outcomes overall (Pew Research Center, 2020; </w:t>
      </w:r>
      <w:r w:rsidR="008A11D0" w:rsidRPr="00AE0AA3">
        <w:t>Alspaugh, 2021)</w:t>
      </w:r>
      <w:r w:rsidR="00FA55A7" w:rsidRPr="00AE0AA3">
        <w:t>.</w:t>
      </w:r>
    </w:p>
    <w:p w14:paraId="3FCAE4DB" w14:textId="59FBD44D" w:rsidR="006828F6" w:rsidRPr="00AE0AA3" w:rsidRDefault="006828F6" w:rsidP="005B236E">
      <w:pPr>
        <w:pStyle w:val="BodyText"/>
        <w:spacing w:line="480" w:lineRule="auto"/>
        <w:ind w:firstLine="720"/>
      </w:pPr>
      <w:r w:rsidRPr="00AE0AA3">
        <w:t xml:space="preserve">Belief change is a multifaceted process, and prior literature lists many factors affecting openness to belief change for a given topic. </w:t>
      </w:r>
      <w:r w:rsidR="003B4805" w:rsidRPr="00AE0AA3">
        <w:t xml:space="preserve">Social consensus (e.g., the level of agreement on an issue amongst friends, family, peers, or other in-groups) </w:t>
      </w:r>
      <w:r w:rsidR="00D90059" w:rsidRPr="00AE0AA3">
        <w:t>guides belief formation and change</w:t>
      </w:r>
      <w:r w:rsidR="003B4805" w:rsidRPr="00AE0AA3">
        <w:t>. Likewise, differences in attitudes due to core beliefs about what is fundamentally right or wrong (</w:t>
      </w:r>
      <w:r w:rsidR="003B4805" w:rsidRPr="00AE0AA3">
        <w:rPr>
          <w:szCs w:val="24"/>
        </w:rPr>
        <w:t xml:space="preserve">e.g., abortion should be legal, due to the core belief that women should have full bodily autonomy), which </w:t>
      </w:r>
      <w:r w:rsidR="00734A40" w:rsidRPr="00AE0AA3">
        <w:rPr>
          <w:szCs w:val="24"/>
        </w:rPr>
        <w:t>I</w:t>
      </w:r>
      <w:r w:rsidR="003B4805" w:rsidRPr="00AE0AA3">
        <w:rPr>
          <w:szCs w:val="24"/>
        </w:rPr>
        <w:t xml:space="preserve"> define here as Moral Conviction, ‘inoculates’ individuals against changing their beliefs.</w:t>
      </w:r>
      <w:r w:rsidR="005B236E" w:rsidRPr="00AE0AA3">
        <w:rPr>
          <w:szCs w:val="24"/>
        </w:rPr>
        <w:t xml:space="preserve"> Furthermore,</w:t>
      </w:r>
      <w:r w:rsidR="00037DDD" w:rsidRPr="00AE0AA3">
        <w:rPr>
          <w:szCs w:val="24"/>
        </w:rPr>
        <w:t xml:space="preserve"> several</w:t>
      </w:r>
      <w:r w:rsidR="005B236E" w:rsidRPr="00AE0AA3">
        <w:rPr>
          <w:szCs w:val="24"/>
        </w:rPr>
        <w:t xml:space="preserve"> i</w:t>
      </w:r>
      <w:r w:rsidRPr="00AE0AA3">
        <w:t>ndividual differences</w:t>
      </w:r>
      <w:r w:rsidR="007761ED" w:rsidRPr="00AE0AA3">
        <w:t xml:space="preserve"> </w:t>
      </w:r>
      <w:r w:rsidR="00B42995" w:rsidRPr="00AE0AA3">
        <w:t xml:space="preserve">(e.g., </w:t>
      </w:r>
      <w:r w:rsidRPr="00AE0AA3">
        <w:t>deontological</w:t>
      </w:r>
      <w:r w:rsidR="007761ED" w:rsidRPr="00AE0AA3">
        <w:t xml:space="preserve"> and </w:t>
      </w:r>
      <w:r w:rsidRPr="00AE0AA3">
        <w:t>utilitarian orientation</w:t>
      </w:r>
      <w:r w:rsidR="00B42995" w:rsidRPr="00AE0AA3">
        <w:t>)</w:t>
      </w:r>
      <w:r w:rsidR="00431035" w:rsidRPr="00AE0AA3">
        <w:t xml:space="preserve"> have been shown to</w:t>
      </w:r>
      <w:r w:rsidRPr="00AE0AA3">
        <w:t xml:space="preserve"> broadly shape priorities and how issues are interpreted</w:t>
      </w:r>
      <w:r w:rsidRPr="00AE0AA3">
        <w:rPr>
          <w:szCs w:val="24"/>
        </w:rPr>
        <w:t xml:space="preserve">. </w:t>
      </w:r>
      <w:r w:rsidR="001A64E0" w:rsidRPr="00AE0AA3">
        <w:rPr>
          <w:szCs w:val="24"/>
        </w:rPr>
        <w:t xml:space="preserve">Understanding </w:t>
      </w:r>
      <w:r w:rsidR="00E31EEA" w:rsidRPr="00AE0AA3">
        <w:rPr>
          <w:szCs w:val="24"/>
        </w:rPr>
        <w:t xml:space="preserve">how these </w:t>
      </w:r>
      <w:r w:rsidR="001A64E0" w:rsidRPr="00AE0AA3">
        <w:rPr>
          <w:szCs w:val="24"/>
        </w:rPr>
        <w:t>individual factors influence polarized belief</w:t>
      </w:r>
      <w:r w:rsidR="00A05AAA" w:rsidRPr="00AE0AA3">
        <w:rPr>
          <w:szCs w:val="24"/>
        </w:rPr>
        <w:t>s</w:t>
      </w:r>
      <w:r w:rsidR="001A64E0" w:rsidRPr="00AE0AA3">
        <w:rPr>
          <w:szCs w:val="24"/>
        </w:rPr>
        <w:t xml:space="preserve"> provides insight </w:t>
      </w:r>
      <w:proofErr w:type="gramStart"/>
      <w:r w:rsidR="001A64E0" w:rsidRPr="00AE0AA3">
        <w:rPr>
          <w:szCs w:val="24"/>
        </w:rPr>
        <w:t>on</w:t>
      </w:r>
      <w:proofErr w:type="gramEnd"/>
      <w:r w:rsidR="001A64E0" w:rsidRPr="00AE0AA3">
        <w:rPr>
          <w:szCs w:val="24"/>
        </w:rPr>
        <w:t xml:space="preserve"> how to change those beliefs, with</w:t>
      </w:r>
      <w:r w:rsidRPr="00AE0AA3">
        <w:rPr>
          <w:szCs w:val="24"/>
        </w:rPr>
        <w:t xml:space="preserve"> real and direct implications for </w:t>
      </w:r>
      <w:r w:rsidRPr="00AE0AA3">
        <w:t>public health and safety.</w:t>
      </w:r>
    </w:p>
    <w:p w14:paraId="53671093" w14:textId="1BF08D50" w:rsidR="006828F6" w:rsidRPr="00AE0AA3" w:rsidRDefault="006828F6" w:rsidP="00BF3ED5">
      <w:pPr>
        <w:pStyle w:val="Heading1"/>
        <w:spacing w:line="480" w:lineRule="auto"/>
        <w:jc w:val="left"/>
        <w:rPr>
          <w:sz w:val="32"/>
          <w:szCs w:val="36"/>
        </w:rPr>
      </w:pPr>
      <w:bookmarkStart w:id="3" w:name="_Toc195620924"/>
      <w:r w:rsidRPr="00AE0AA3">
        <w:rPr>
          <w:sz w:val="32"/>
          <w:szCs w:val="36"/>
        </w:rPr>
        <w:lastRenderedPageBreak/>
        <w:t>Chapter 2: Review of the Literature</w:t>
      </w:r>
      <w:bookmarkEnd w:id="3"/>
    </w:p>
    <w:p w14:paraId="33F3AFD2" w14:textId="77777777" w:rsidR="006828F6" w:rsidRPr="00AE0AA3" w:rsidRDefault="006828F6" w:rsidP="006828F6">
      <w:pPr>
        <w:pStyle w:val="Heading2"/>
      </w:pPr>
      <w:bookmarkStart w:id="4" w:name="_Toc195620925"/>
      <w:r w:rsidRPr="00AE0AA3">
        <w:t>Attitude/Belief Formation</w:t>
      </w:r>
      <w:bookmarkEnd w:id="4"/>
    </w:p>
    <w:p w14:paraId="5ADA6627" w14:textId="77777777" w:rsidR="006828F6" w:rsidRPr="00AE0AA3" w:rsidRDefault="006828F6" w:rsidP="006828F6"/>
    <w:p w14:paraId="26ACCBA8" w14:textId="33370D54" w:rsidR="006828F6" w:rsidRPr="00AE0AA3" w:rsidRDefault="00090D5F" w:rsidP="006828F6">
      <w:pPr>
        <w:spacing w:line="480" w:lineRule="auto"/>
        <w:ind w:firstLine="720"/>
      </w:pPr>
      <w:r w:rsidRPr="00AE0AA3">
        <w:t xml:space="preserve">While polarized beliefs </w:t>
      </w:r>
      <w:r w:rsidR="007058CB" w:rsidRPr="00AE0AA3">
        <w:t>are</w:t>
      </w:r>
      <w:r w:rsidRPr="00AE0AA3">
        <w:t xml:space="preserve"> </w:t>
      </w:r>
      <w:r w:rsidR="000C31E5" w:rsidRPr="00AE0AA3">
        <w:t>the</w:t>
      </w:r>
      <w:r w:rsidRPr="00AE0AA3">
        <w:t xml:space="preserve"> focus</w:t>
      </w:r>
      <w:r w:rsidR="000C31E5" w:rsidRPr="00AE0AA3">
        <w:t xml:space="preserve"> of this dissertation</w:t>
      </w:r>
      <w:r w:rsidRPr="00AE0AA3">
        <w:t>, t</w:t>
      </w:r>
      <w:r w:rsidR="006828F6" w:rsidRPr="00AE0AA3">
        <w:t xml:space="preserve">he broader literature of attitude formation </w:t>
      </w:r>
      <w:r w:rsidRPr="00AE0AA3">
        <w:t>provides crucial background with regards to changing these beliefs</w:t>
      </w:r>
      <w:r w:rsidR="006828F6" w:rsidRPr="00AE0AA3">
        <w:t xml:space="preserve">. </w:t>
      </w:r>
      <w:r w:rsidR="00EA26CC" w:rsidRPr="00AE0AA3">
        <w:t>A</w:t>
      </w:r>
      <w:r w:rsidR="006828F6" w:rsidRPr="00AE0AA3">
        <w:t xml:space="preserve">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w:t>
      </w:r>
      <w:proofErr w:type="spellStart"/>
      <w:r w:rsidR="006828F6" w:rsidRPr="00AE0AA3">
        <w:t>Prislin</w:t>
      </w:r>
      <w:proofErr w:type="spellEnd"/>
      <w:r w:rsidR="006828F6" w:rsidRPr="00AE0AA3">
        <w:t xml:space="preserve"> 2006; Albarracin and </w:t>
      </w:r>
      <w:proofErr w:type="spellStart"/>
      <w:r w:rsidR="006828F6" w:rsidRPr="00AE0AA3">
        <w:t>Shavitt</w:t>
      </w:r>
      <w:proofErr w:type="spellEnd"/>
      <w:r w:rsidR="006828F6" w:rsidRPr="00AE0AA3">
        <w: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AE0AA3" w:rsidRDefault="00612788" w:rsidP="006828F6">
      <w:pPr>
        <w:spacing w:line="480" w:lineRule="auto"/>
        <w:ind w:firstLine="720"/>
        <w:rPr>
          <w:b/>
          <w:bCs/>
          <w:sz w:val="32"/>
          <w:szCs w:val="28"/>
        </w:rPr>
      </w:pPr>
      <w:r w:rsidRPr="00AE0AA3">
        <w:t>One aspect of belief formation that is particularly relevant to the study of polarized beliefs is attitude measurement. This is</w:t>
      </w:r>
      <w:r w:rsidR="006828F6" w:rsidRPr="00AE0AA3">
        <w:t xml:space="preserve"> </w:t>
      </w:r>
      <w:r w:rsidRPr="00AE0AA3">
        <w:t>because by definition, polarized beliefs represent extremes of scale</w:t>
      </w:r>
      <w:r w:rsidR="00D55535" w:rsidRPr="00AE0AA3">
        <w:t xml:space="preserve"> (e.g., pro-choice and pro-life </w:t>
      </w:r>
      <w:r w:rsidR="00BE5493" w:rsidRPr="00AE0AA3">
        <w:t>are explicitly opposed</w:t>
      </w:r>
      <w:r w:rsidR="00D55535" w:rsidRPr="00AE0AA3">
        <w:t>)</w:t>
      </w:r>
      <w:r w:rsidR="006828F6" w:rsidRPr="00AE0AA3">
        <w:t xml:space="preserve">. Historically, self-report scales have been employed to measure attitudes, using numeric responses on single items or aggregates. These explicit measures of attitude are both popular and effective for measuring attitudes that people are willing and able to accurately report (Himmelfarb, 1993; Greenwald &amp; Banaji, 1995). </w:t>
      </w:r>
      <w:r w:rsidR="003D60B5" w:rsidRPr="00AE0AA3">
        <w:t xml:space="preserve">However, many polarized beliefs are attached to controversy which </w:t>
      </w:r>
      <w:r w:rsidR="00A511AC" w:rsidRPr="00AE0AA3">
        <w:t xml:space="preserve">prevents </w:t>
      </w:r>
      <w:r w:rsidR="003D60B5" w:rsidRPr="00AE0AA3">
        <w:t>those that have these beliefs from freely sharing them.</w:t>
      </w:r>
      <w:r w:rsidR="005C3C6B" w:rsidRPr="00AE0AA3">
        <w:t xml:space="preserve"> In circumstances where</w:t>
      </w:r>
      <w:r w:rsidR="006828F6" w:rsidRPr="00AE0AA3">
        <w:t xml:space="preserve"> motivated </w:t>
      </w:r>
      <w:r w:rsidR="006828F6" w:rsidRPr="00AE0AA3">
        <w:lastRenderedPageBreak/>
        <w:t xml:space="preserve">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rsidRPr="00AE0AA3">
        <w:t xml:space="preserve">Further developments in attitude measurement </w:t>
      </w:r>
      <w:r w:rsidR="00DD3A0C" w:rsidRPr="00AE0AA3">
        <w:t>finds some evidence that</w:t>
      </w:r>
      <w:r w:rsidR="001800D0" w:rsidRPr="00AE0AA3">
        <w:t xml:space="preserve"> attitude support </w:t>
      </w:r>
      <w:r w:rsidR="00DD3A0C" w:rsidRPr="00AE0AA3">
        <w:t>is not a single continuum from hatred-to-</w:t>
      </w:r>
      <w:r w:rsidR="00A86CA0" w:rsidRPr="00AE0AA3">
        <w:t>love but</w:t>
      </w:r>
      <w:r w:rsidR="00DD3A0C" w:rsidRPr="00AE0AA3">
        <w:t xml:space="preserve"> can be seen as a bipolar ‘U’ shaped curve; </w:t>
      </w:r>
      <w:r w:rsidR="006828F6" w:rsidRPr="00AE0AA3">
        <w:t xml:space="preserve">Information processing is more effortful at high levels of ambivalence, as compared to strong love or strong hate (Van </w:t>
      </w:r>
      <w:proofErr w:type="spellStart"/>
      <w:r w:rsidR="006828F6" w:rsidRPr="00AE0AA3">
        <w:t>Harreveld</w:t>
      </w:r>
      <w:proofErr w:type="spellEnd"/>
      <w:r w:rsidR="006828F6" w:rsidRPr="00AE0AA3">
        <w:t xml:space="preserve"> et al., 2004). </w:t>
      </w:r>
      <w:r w:rsidR="00A22162" w:rsidRPr="00AE0AA3">
        <w:t>Finally</w:t>
      </w:r>
      <w:r w:rsidR="006828F6" w:rsidRPr="00AE0AA3">
        <w:t xml:space="preserve">, </w:t>
      </w:r>
      <w:r w:rsidR="00494A40" w:rsidRPr="00AE0AA3">
        <w:t xml:space="preserve">it is important to note that </w:t>
      </w:r>
      <w:r w:rsidR="00D734E2" w:rsidRPr="00AE0AA3">
        <w:t xml:space="preserve">an </w:t>
      </w:r>
      <w:r w:rsidR="006828F6" w:rsidRPr="00AE0AA3">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AE0AA3" w:rsidRDefault="00EA7250" w:rsidP="006828F6">
      <w:pPr>
        <w:pStyle w:val="Heading2"/>
        <w:spacing w:line="480" w:lineRule="auto"/>
      </w:pPr>
      <w:bookmarkStart w:id="5" w:name="_Toc195620926"/>
      <w:r w:rsidRPr="00AE0AA3">
        <w:t xml:space="preserve">Models of </w:t>
      </w:r>
      <w:r w:rsidR="006828F6" w:rsidRPr="00AE0AA3">
        <w:t>Attitude Change</w:t>
      </w:r>
      <w:bookmarkEnd w:id="5"/>
    </w:p>
    <w:p w14:paraId="61C5C47F" w14:textId="343114EF" w:rsidR="002F1C42" w:rsidRPr="00AE0AA3" w:rsidRDefault="000C1622" w:rsidP="000C1622">
      <w:pPr>
        <w:pStyle w:val="BodyText"/>
        <w:spacing w:line="480" w:lineRule="auto"/>
      </w:pPr>
      <w:r w:rsidRPr="00AE0AA3">
        <w:tab/>
        <w:t xml:space="preserve">Understanding attitude change in a broader context provides useful background and a starting point for understanding how polarized beliefs specifically can be changed. </w:t>
      </w:r>
      <w:r w:rsidR="006828F6" w:rsidRPr="00AE0AA3">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argumentation, irrespective of the source or context of the interaction. In contrast, social influence relies on appeals about the position of the source (e.g., from the head of the </w:t>
      </w:r>
      <w:r w:rsidR="000E1674" w:rsidRPr="00AE0AA3">
        <w:t>C</w:t>
      </w:r>
      <w:r w:rsidR="006828F6" w:rsidRPr="00AE0AA3">
        <w:t>enter</w:t>
      </w:r>
      <w:r w:rsidR="000E1674" w:rsidRPr="00AE0AA3">
        <w:t>s</w:t>
      </w:r>
      <w:r w:rsidR="006828F6" w:rsidRPr="00AE0AA3">
        <w:t xml:space="preserve"> </w:t>
      </w:r>
      <w:r w:rsidR="000E1674" w:rsidRPr="00AE0AA3">
        <w:t>for D</w:t>
      </w:r>
      <w:r w:rsidR="006828F6" w:rsidRPr="00AE0AA3">
        <w:t xml:space="preserve">isease </w:t>
      </w:r>
      <w:r w:rsidR="000E1674" w:rsidRPr="00AE0AA3">
        <w:t>C</w:t>
      </w:r>
      <w:r w:rsidR="006828F6" w:rsidRPr="00AE0AA3">
        <w:t xml:space="preserve">ontrol). </w:t>
      </w:r>
      <w:r w:rsidR="00981184" w:rsidRPr="00AE0AA3">
        <w:t xml:space="preserve">The Elaboration Likelihood Model of persuasion (ELM) developed by Petty </w:t>
      </w:r>
      <w:r w:rsidR="000659D5" w:rsidRPr="00AE0AA3">
        <w:t xml:space="preserve">&amp; </w:t>
      </w:r>
      <w:r w:rsidR="00981184" w:rsidRPr="00AE0AA3">
        <w:t xml:space="preserve">Cacioppo </w:t>
      </w:r>
      <w:r w:rsidR="00050C0A" w:rsidRPr="00AE0AA3">
        <w:t>(</w:t>
      </w:r>
      <w:r w:rsidR="00981184" w:rsidRPr="00AE0AA3">
        <w:t>198</w:t>
      </w:r>
      <w:r w:rsidR="006071B6" w:rsidRPr="00AE0AA3">
        <w:t>6</w:t>
      </w:r>
      <w:r w:rsidR="00050C0A" w:rsidRPr="00AE0AA3">
        <w:t>)</w:t>
      </w:r>
      <w:r w:rsidR="00981184" w:rsidRPr="00AE0AA3">
        <w:t xml:space="preserve"> </w:t>
      </w:r>
      <w:r w:rsidR="00B32324" w:rsidRPr="00AE0AA3">
        <w:t xml:space="preserve">is a dual process model that </w:t>
      </w:r>
      <w:r w:rsidR="00165669" w:rsidRPr="00AE0AA3">
        <w:t>dovetails these two forms of attitude change</w:t>
      </w:r>
      <w:r w:rsidR="00D50BEF" w:rsidRPr="00AE0AA3">
        <w:t xml:space="preserve"> </w:t>
      </w:r>
      <w:r w:rsidR="00D50BEF" w:rsidRPr="00AE0AA3">
        <w:lastRenderedPageBreak/>
        <w:t>(either based on social influence or strength of detailed argumentation)</w:t>
      </w:r>
      <w:r w:rsidR="00981184" w:rsidRPr="00AE0AA3">
        <w:t xml:space="preserve"> </w:t>
      </w:r>
      <w:r w:rsidR="00AA6956" w:rsidRPr="00AE0AA3">
        <w:t xml:space="preserve">into a single system. </w:t>
      </w:r>
      <w:r w:rsidR="00723098" w:rsidRPr="00AE0AA3">
        <w:t xml:space="preserve">ELM posits </w:t>
      </w:r>
      <w:r w:rsidR="00D767B8" w:rsidRPr="00AE0AA3">
        <w:t xml:space="preserve">that attitude change can occur </w:t>
      </w:r>
      <w:r w:rsidR="003F5C58" w:rsidRPr="00AE0AA3">
        <w:t>both</w:t>
      </w:r>
      <w:r w:rsidR="00D767B8" w:rsidRPr="00AE0AA3">
        <w:t xml:space="preserve"> when </w:t>
      </w:r>
      <w:r w:rsidR="007C26F6" w:rsidRPr="00AE0AA3">
        <w:t>individuals</w:t>
      </w:r>
      <w:r w:rsidR="00D767B8" w:rsidRPr="00AE0AA3">
        <w:t xml:space="preserve"> are actively thinking about the content of a message (</w:t>
      </w:r>
      <w:r w:rsidR="003F5C58" w:rsidRPr="00AE0AA3">
        <w:t>high amount of cognition)</w:t>
      </w:r>
      <w:r w:rsidR="007C26F6" w:rsidRPr="00AE0AA3">
        <w:t xml:space="preserve"> and when individuals are not actively thinking about the content of a message (low amount of cognition), but that the process of attitude change is different in both cases.</w:t>
      </w:r>
    </w:p>
    <w:p w14:paraId="17D3A40E" w14:textId="1EE6639B" w:rsidR="00777B0A" w:rsidRPr="00AE0AA3" w:rsidRDefault="002F1C42" w:rsidP="00777B0A">
      <w:pPr>
        <w:pStyle w:val="BodyText"/>
        <w:spacing w:line="480" w:lineRule="auto"/>
        <w:ind w:firstLine="720"/>
      </w:pPr>
      <w:r w:rsidRPr="00AE0AA3">
        <w:t>In ELM, t</w:t>
      </w:r>
      <w:r w:rsidR="00FD4F9D" w:rsidRPr="00AE0AA3">
        <w:t>he central route</w:t>
      </w:r>
      <w:r w:rsidRPr="00AE0AA3">
        <w:t xml:space="preserve"> is</w:t>
      </w:r>
      <w:r w:rsidR="0034451E" w:rsidRPr="00AE0AA3">
        <w:t xml:space="preserve"> a multi-step process</w:t>
      </w:r>
      <w:r w:rsidR="00FD4F9D" w:rsidRPr="00AE0AA3">
        <w:t xml:space="preserve"> used in cases involving high amounts of effortful cognitive activity (i.e. mental elaboration)</w:t>
      </w:r>
      <w:r w:rsidR="0034451E" w:rsidRPr="00AE0AA3">
        <w:t xml:space="preserve">. The central route begins when the individual has reached enough motivation to actively process the persuasive argumentation given. This motivation can arise from the personal relevance of an issue (e.g., civil rights in the 60’s for </w:t>
      </w:r>
      <w:r w:rsidR="002115F1" w:rsidRPr="00AE0AA3">
        <w:t xml:space="preserve">Black </w:t>
      </w:r>
      <w:r w:rsidR="0034451E" w:rsidRPr="00AE0AA3">
        <w:t>Americans) or can simply be a product of high need for cognition</w:t>
      </w:r>
      <w:r w:rsidR="004B0B90" w:rsidRPr="00AE0AA3">
        <w:t xml:space="preserve">. Once the individual chooses to pay attention, if their ability to process the information is high (i.e., no distractions, </w:t>
      </w:r>
      <w:r w:rsidR="007F7599" w:rsidRPr="00AE0AA3">
        <w:t xml:space="preserve">high </w:t>
      </w:r>
      <w:r w:rsidR="004B0B90" w:rsidRPr="00AE0AA3">
        <w:t>domain knowledge)</w:t>
      </w:r>
      <w:r w:rsidRPr="00AE0AA3">
        <w:t xml:space="preserve"> then integration of the newly provided information can result in increases in favorable or unfavorable thoughts</w:t>
      </w:r>
      <w:r w:rsidR="00DE6E20" w:rsidRPr="00AE0AA3">
        <w:t xml:space="preserve"> (Cacioppo</w:t>
      </w:r>
      <w:r w:rsidR="000C3CFA" w:rsidRPr="00AE0AA3">
        <w:t xml:space="preserve"> et al.</w:t>
      </w:r>
      <w:r w:rsidR="00DE6E20" w:rsidRPr="00AE0AA3">
        <w:t>, 1986)</w:t>
      </w:r>
      <w:r w:rsidRPr="00AE0AA3">
        <w:t xml:space="preserve">. </w:t>
      </w:r>
      <w:r w:rsidR="002F016B" w:rsidRPr="00AE0AA3">
        <w:t>The increased proliferation of these favorable/unfavorable thoughts lead to changes in cognitive structure thereby lead</w:t>
      </w:r>
      <w:r w:rsidR="00A65CF5" w:rsidRPr="00AE0AA3">
        <w:t>ing</w:t>
      </w:r>
      <w:r w:rsidR="002F016B" w:rsidRPr="00AE0AA3">
        <w:t xml:space="preserve"> to positive or negative attitude change, respectively. Appropriately, attitude changes that occur through the central route </w:t>
      </w:r>
      <w:r w:rsidR="00CE0752" w:rsidRPr="00AE0AA3">
        <w:t>are easier to access from memory, held with higher confidence, more persistent over time, more predictive of behavior, and more resistant to change (Petty et al., 200</w:t>
      </w:r>
      <w:r w:rsidR="00F33761" w:rsidRPr="00AE0AA3">
        <w:t>2</w:t>
      </w:r>
      <w:r w:rsidR="00CE0752" w:rsidRPr="00AE0AA3">
        <w:t>; Petty &amp; Krosnick 1995).</w:t>
      </w:r>
      <w:r w:rsidR="00777B0A" w:rsidRPr="00AE0AA3">
        <w:t xml:space="preserve"> Th</w:t>
      </w:r>
      <w:r w:rsidR="00764A27" w:rsidRPr="00AE0AA3">
        <w:t>ese differences are</w:t>
      </w:r>
      <w:r w:rsidR="00777B0A" w:rsidRPr="00AE0AA3">
        <w:t xml:space="preserve"> reflective of the greater cognitive investment that occurs under the central route of attitude change.</w:t>
      </w:r>
    </w:p>
    <w:p w14:paraId="4505D1C2" w14:textId="1B813EC5" w:rsidR="00981184" w:rsidRPr="00AE0AA3" w:rsidRDefault="003B251C" w:rsidP="004C3C00">
      <w:pPr>
        <w:pStyle w:val="BodyText"/>
        <w:spacing w:line="480" w:lineRule="auto"/>
        <w:ind w:firstLine="720"/>
      </w:pPr>
      <w:r w:rsidRPr="00AE0AA3">
        <w:t>In comparison,</w:t>
      </w:r>
      <w:r w:rsidR="003672A2" w:rsidRPr="00AE0AA3">
        <w:t xml:space="preserve"> </w:t>
      </w:r>
      <w:r w:rsidR="00436A0D" w:rsidRPr="00AE0AA3">
        <w:t>ELM posits that the multi-step process of the peripheral route is used in cases of low cognitive activity</w:t>
      </w:r>
      <w:r w:rsidRPr="00AE0AA3">
        <w:t>.</w:t>
      </w:r>
      <w:r w:rsidR="00A15634" w:rsidRPr="00AE0AA3">
        <w:t xml:space="preserve"> It is unrealistic to expect individuals to always be engaged with persuasive messaging at the level that is generally considered necessary for the central route to </w:t>
      </w:r>
      <w:r w:rsidR="00A15634" w:rsidRPr="00AE0AA3">
        <w:lastRenderedPageBreak/>
        <w:t>occur, thus,</w:t>
      </w:r>
      <w:r w:rsidRPr="00AE0AA3">
        <w:t xml:space="preserve"> </w:t>
      </w:r>
      <w:r w:rsidR="00A15634" w:rsidRPr="00AE0AA3">
        <w:t>t</w:t>
      </w:r>
      <w:r w:rsidRPr="00AE0AA3">
        <w:t xml:space="preserve">he peripheral route is engaged when the individual is either unmotivated </w:t>
      </w:r>
      <w:r w:rsidR="00A15634" w:rsidRPr="00AE0AA3">
        <w:t xml:space="preserve">or unable </w:t>
      </w:r>
      <w:r w:rsidRPr="00AE0AA3">
        <w:t xml:space="preserve">to </w:t>
      </w:r>
      <w:r w:rsidR="00A15634" w:rsidRPr="00AE0AA3">
        <w:t>process the incoming information</w:t>
      </w:r>
      <w:r w:rsidR="001345A6" w:rsidRPr="00AE0AA3">
        <w:t xml:space="preserve">. The peripheral route is primarily comprised of simple cues that influence attitudes. For example, elements in a persuasive message (e.g., upbeat pop in the background) can prompt the feeling of positive emotions (e.g., happiness) that are then associated with the advocated position. </w:t>
      </w:r>
      <w:r w:rsidR="007754CC" w:rsidRPr="00AE0AA3">
        <w:t xml:space="preserve">Likewise, </w:t>
      </w:r>
      <w:r w:rsidR="00BA3D84" w:rsidRPr="00AE0AA3">
        <w:t>persuasion</w:t>
      </w:r>
      <w:r w:rsidR="007754CC" w:rsidRPr="00AE0AA3">
        <w:t xml:space="preserve"> com</w:t>
      </w:r>
      <w:r w:rsidR="00BA3D84" w:rsidRPr="00AE0AA3">
        <w:t>ing</w:t>
      </w:r>
      <w:r w:rsidR="007754CC" w:rsidRPr="00AE0AA3">
        <w:t xml:space="preserve"> from a trustworthy source (e.g., Center</w:t>
      </w:r>
      <w:r w:rsidR="00E85263" w:rsidRPr="00AE0AA3">
        <w:t>s</w:t>
      </w:r>
      <w:r w:rsidR="007754CC" w:rsidRPr="00AE0AA3">
        <w:t xml:space="preserve"> for Disease Control, Internal Revenue Service, etc.) can trigger simple heuristics such as “trust the experts” that is used in lieu of active cognition to judge the message</w:t>
      </w:r>
      <w:r w:rsidR="009360B0" w:rsidRPr="00AE0AA3">
        <w:t xml:space="preserve"> (Chaiken 1987)</w:t>
      </w:r>
      <w:r w:rsidR="007754CC" w:rsidRPr="00AE0AA3">
        <w:t>.</w:t>
      </w:r>
      <w:r w:rsidR="00DF5F36" w:rsidRPr="00AE0AA3">
        <w:t xml:space="preserve"> </w:t>
      </w:r>
      <w:r w:rsidR="001345A6" w:rsidRPr="00AE0AA3">
        <w:t>The process</w:t>
      </w:r>
      <w:r w:rsidR="003F0FA0" w:rsidRPr="00AE0AA3">
        <w:t xml:space="preserve"> of the peripheral route</w:t>
      </w:r>
      <w:r w:rsidR="001345A6" w:rsidRPr="00AE0AA3">
        <w:t xml:space="preserve"> is remarkably similar to classical conditioning, and these associations, while </w:t>
      </w:r>
      <w:r w:rsidR="00B246EE" w:rsidRPr="00AE0AA3">
        <w:t>qualitatively different than those developed through the central route</w:t>
      </w:r>
      <w:r w:rsidR="004D7158" w:rsidRPr="00AE0AA3">
        <w:t>, do indeed</w:t>
      </w:r>
      <w:r w:rsidR="001345A6" w:rsidRPr="00AE0AA3">
        <w:t xml:space="preserve"> result in changes of attitude</w:t>
      </w:r>
      <w:r w:rsidR="004C3C00" w:rsidRPr="00AE0AA3">
        <w:t>. Changes resulting from the peripheral route, as compared to the central route, are generally less accessible, less enduring, and not as resistant to subsequent ‘attacking’ messages (Petty et al., 1995).</w:t>
      </w:r>
    </w:p>
    <w:p w14:paraId="2F67F84E" w14:textId="4851CEA1" w:rsidR="006828F6" w:rsidRPr="00AE0AA3" w:rsidRDefault="001F3413" w:rsidP="001F3413">
      <w:pPr>
        <w:pStyle w:val="BodyText"/>
        <w:spacing w:line="480" w:lineRule="auto"/>
      </w:pPr>
      <w:r w:rsidRPr="00AE0AA3">
        <w:tab/>
        <w:t>ELM integrates well with the psychological literature more broadly, as it neatly</w:t>
      </w:r>
      <w:r w:rsidR="006828F6" w:rsidRPr="00AE0AA3">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w:t>
      </w:r>
      <w:proofErr w:type="spellStart"/>
      <w:r w:rsidR="006828F6" w:rsidRPr="00AE0AA3">
        <w:t>Kiechel</w:t>
      </w:r>
      <w:proofErr w:type="spellEnd"/>
      <w:r w:rsidR="006828F6" w:rsidRPr="00AE0AA3">
        <w:t xml:space="preserve"> (1996) found that in a reaction time task relying either on system 1 or system 2 thinking, false accusations of </w:t>
      </w:r>
      <w:r w:rsidR="006828F6" w:rsidRPr="00AE0AA3">
        <w:lastRenderedPageBreak/>
        <w:t>negligence were convincing (e.g., the subject admitted that they did not ‘hit the button’ even if they did), but only when individuals were relying on System 1 thinking.</w:t>
      </w:r>
    </w:p>
    <w:p w14:paraId="42AD9C2E" w14:textId="77E4D084" w:rsidR="006828F6" w:rsidRPr="00AE0AA3" w:rsidRDefault="006828F6" w:rsidP="006828F6">
      <w:pPr>
        <w:pStyle w:val="BodyText"/>
        <w:spacing w:line="480" w:lineRule="auto"/>
      </w:pPr>
      <w:r w:rsidRPr="00AE0AA3">
        <w:tab/>
        <w:t>An alternative model for attitude change labeled the ‘</w:t>
      </w:r>
      <w:proofErr w:type="spellStart"/>
      <w:r w:rsidRPr="00AE0AA3">
        <w:t>Unimodel</w:t>
      </w:r>
      <w:proofErr w:type="spellEnd"/>
      <w:r w:rsidRPr="00AE0AA3">
        <w:t xml:space="preserve">’ posited by </w:t>
      </w:r>
      <w:proofErr w:type="spellStart"/>
      <w:r w:rsidRPr="00AE0AA3">
        <w:t>Kruglanski</w:t>
      </w:r>
      <w:proofErr w:type="spellEnd"/>
      <w:r w:rsidRPr="00AE0AA3">
        <w:t xml:space="preserve"> and Thompson (1999) claims that both cues/heuristics and message argumentation are parts of a larger category of information, defined as ‘persuasive evidence’. Thus, </w:t>
      </w:r>
      <w:r w:rsidR="00DC2B7A" w:rsidRPr="00AE0AA3">
        <w:t xml:space="preserve">it is </w:t>
      </w:r>
      <w:r w:rsidRPr="00AE0AA3">
        <w:t>the content of the information itself, not the route of processing</w:t>
      </w:r>
      <w:r w:rsidR="00DC2B7A" w:rsidRPr="00AE0AA3">
        <w:t>,</w:t>
      </w:r>
      <w:r w:rsidRPr="00AE0AA3">
        <w:t xml:space="preserve"> that is important. The </w:t>
      </w:r>
      <w:proofErr w:type="spellStart"/>
      <w:r w:rsidRPr="00AE0AA3">
        <w:t>Unimodel</w:t>
      </w:r>
      <w:proofErr w:type="spellEnd"/>
      <w:r w:rsidRPr="00AE0AA3">
        <w:t xml:space="preserve"> states that differing information contents (e.g., is this a heuristic or a detailed argument?) are analogous to whipped cream in a can versus whipped cream in a tub; the distinctions between them are irrelevant insofar as it relates to how ‘persuasive evidence’ works to change minds. However, recent studies </w:t>
      </w:r>
      <w:r w:rsidR="003B25AB" w:rsidRPr="00AE0AA3">
        <w:t xml:space="preserve">have shown </w:t>
      </w:r>
      <w:r w:rsidRPr="00AE0AA3">
        <w:t xml:space="preserve">that the dual process model </w:t>
      </w:r>
      <w:r w:rsidR="00304E63" w:rsidRPr="00AE0AA3">
        <w:t xml:space="preserve">is </w:t>
      </w:r>
      <w:r w:rsidRPr="00AE0AA3">
        <w:t xml:space="preserve">more predictive than </w:t>
      </w:r>
      <w:r w:rsidR="0048399B" w:rsidRPr="00AE0AA3">
        <w:t>the</w:t>
      </w:r>
      <w:r w:rsidRPr="00AE0AA3">
        <w:t xml:space="preserve"> unimodal framework in several studies examining direct practical applications of advertising, retail experiences, and branding (Maheswaran, </w:t>
      </w:r>
      <w:proofErr w:type="spellStart"/>
      <w:proofErr w:type="gramStart"/>
      <w:r w:rsidRPr="00AE0AA3">
        <w:t>Mackie,and</w:t>
      </w:r>
      <w:proofErr w:type="spellEnd"/>
      <w:proofErr w:type="gramEnd"/>
      <w:r w:rsidRPr="00AE0AA3">
        <w:t xml:space="preserve"> Chaiken 1992; Richard and </w:t>
      </w:r>
      <w:proofErr w:type="spellStart"/>
      <w:r w:rsidRPr="00AE0AA3">
        <w:t>Chebat</w:t>
      </w:r>
      <w:proofErr w:type="spellEnd"/>
      <w:r w:rsidRPr="00AE0AA3">
        <w:t xml:space="preserve"> 2016). This literature indicates that the source of the cue in an advertisement (e.g., famous football </w:t>
      </w:r>
      <w:proofErr w:type="gramStart"/>
      <w:r w:rsidRPr="00AE0AA3">
        <w:t>player</w:t>
      </w:r>
      <w:proofErr w:type="gramEnd"/>
      <w:r w:rsidRPr="00AE0AA3">
        <w:t>) is an especially influential cue for persuasion in conditions of low cognitive capacity</w:t>
      </w:r>
      <w:r w:rsidR="00874A2D" w:rsidRPr="00AE0AA3">
        <w:t>.</w:t>
      </w:r>
      <w:r w:rsidRPr="00AE0AA3">
        <w:t xml:space="preserve"> </w:t>
      </w:r>
      <w:r w:rsidR="00874A2D" w:rsidRPr="00AE0AA3">
        <w:t>L</w:t>
      </w:r>
      <w:r w:rsidRPr="00AE0AA3">
        <w:t>ikewise, the persuasive function of a ‘brand name’ significantly increases when the recipient is highly engaged but is significantly blunted when the recipient is more passive.</w:t>
      </w:r>
    </w:p>
    <w:p w14:paraId="194D745E" w14:textId="77777777" w:rsidR="006828F6" w:rsidRPr="00AE0AA3" w:rsidRDefault="006828F6" w:rsidP="006828F6">
      <w:pPr>
        <w:pStyle w:val="BodyText"/>
        <w:spacing w:line="480" w:lineRule="auto"/>
      </w:pPr>
      <w:r w:rsidRPr="00AE0AA3">
        <w:tab/>
        <w:t>Attitude change can also occur on a societal level, where generational changes reflect commensurate changes in attitudes. For example, political polarization has increased significantly for 12</w:t>
      </w:r>
      <w:r w:rsidRPr="00AE0AA3">
        <w:rPr>
          <w:vertAlign w:val="superscript"/>
        </w:rPr>
        <w:t>th</w:t>
      </w:r>
      <w:r w:rsidRPr="00AE0AA3">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w:t>
      </w:r>
      <w:proofErr w:type="spellStart"/>
      <w:r w:rsidRPr="00AE0AA3">
        <w:t>Sigelman</w:t>
      </w:r>
      <w:proofErr w:type="spellEnd"/>
      <w:r w:rsidRPr="00AE0AA3">
        <w:t xml:space="preserve">, 2011). In general, attitude change can originate from social pressures </w:t>
      </w:r>
      <w:r w:rsidRPr="00AE0AA3">
        <w:lastRenderedPageBreak/>
        <w:t xml:space="preserve">(either individual peers or society more broadly) or from information describing </w:t>
      </w:r>
      <w:proofErr w:type="gramStart"/>
      <w:r w:rsidRPr="00AE0AA3">
        <w:t>the attitude</w:t>
      </w:r>
      <w:proofErr w:type="gramEnd"/>
      <w:r w:rsidRPr="00AE0AA3">
        <w:t xml:space="preserve"> object (persuasive, fact based, argumentation).</w:t>
      </w:r>
    </w:p>
    <w:p w14:paraId="7C3B9423" w14:textId="77777777" w:rsidR="006828F6" w:rsidRPr="00AE0AA3" w:rsidRDefault="006828F6" w:rsidP="006828F6">
      <w:pPr>
        <w:pStyle w:val="Heading2"/>
        <w:spacing w:line="480" w:lineRule="auto"/>
      </w:pPr>
      <w:bookmarkStart w:id="6" w:name="_Toc195620927"/>
      <w:r w:rsidRPr="00AE0AA3">
        <w:t>Social Consensus</w:t>
      </w:r>
      <w:bookmarkEnd w:id="6"/>
    </w:p>
    <w:p w14:paraId="14AEF49C" w14:textId="04EFDED2" w:rsidR="006828F6" w:rsidRPr="00AE0AA3" w:rsidRDefault="008E59D5" w:rsidP="006828F6">
      <w:pPr>
        <w:spacing w:line="480" w:lineRule="auto"/>
        <w:ind w:firstLine="360"/>
      </w:pPr>
      <w:r w:rsidRPr="00AE0AA3">
        <w:t>Social consensus is an important mechanism for the formation and changing of highly polarized beliefs.</w:t>
      </w:r>
      <w:r w:rsidR="006828F6" w:rsidRPr="00AE0AA3">
        <w:t xml:space="preserve"> First and foremost, even if an individual does not intuitively hold a given attitude or belief, conforming to the majority opinion is extremely typical (Asch, 1956; Deutsch M, 1955). </w:t>
      </w:r>
      <w:r w:rsidR="00C1004B" w:rsidRPr="00AE0AA3">
        <w:t xml:space="preserve">Thus, highly polarized beliefs can form simply from close proximity to large numbers of </w:t>
      </w:r>
      <w:r w:rsidR="00B2152D" w:rsidRPr="00AE0AA3">
        <w:t xml:space="preserve">peers </w:t>
      </w:r>
      <w:r w:rsidR="00C1004B" w:rsidRPr="00AE0AA3">
        <w:t xml:space="preserve">that share those beliefs, even if the individual starts from a position of neutrality. </w:t>
      </w:r>
      <w:r w:rsidR="008171C2" w:rsidRPr="00AE0AA3">
        <w:t>In fact, the effect of social con</w:t>
      </w:r>
      <w:r w:rsidR="006828F6" w:rsidRPr="00AE0AA3">
        <w:t>sensus is a</w:t>
      </w:r>
      <w:r w:rsidR="008171C2" w:rsidRPr="00AE0AA3">
        <w:t xml:space="preserve">ctually </w:t>
      </w:r>
      <w:r w:rsidR="006828F6" w:rsidRPr="00AE0AA3">
        <w:t xml:space="preserve">magnified under conditions of ambivalence; the experience of ambivalence itself motivates the search for corrective information, increasing susceptibility to social consensus (Hodson et al., 2001). </w:t>
      </w:r>
      <w:r w:rsidR="0049194D" w:rsidRPr="00AE0AA3">
        <w:t>Additionally, prior literature shows that s</w:t>
      </w:r>
      <w:r w:rsidR="006828F6" w:rsidRPr="00AE0AA3">
        <w:t xml:space="preserve">ocial consensus reliably impacts attitude formation and change </w:t>
      </w:r>
      <w:r w:rsidR="0049194D" w:rsidRPr="00AE0AA3">
        <w:t>for many topics that are considered highly polarized</w:t>
      </w:r>
      <w:r w:rsidR="006828F6" w:rsidRPr="00AE0AA3">
        <w:t xml:space="preserve"> </w:t>
      </w:r>
      <w:r w:rsidR="00334D87" w:rsidRPr="00AE0AA3">
        <w:t xml:space="preserve">(e.g., climate change, racial stereotyping, and weight discrimination) </w:t>
      </w:r>
      <w:r w:rsidR="006828F6" w:rsidRPr="00AE0AA3">
        <w:t xml:space="preserve">(Goldberg, 2019; </w:t>
      </w:r>
      <w:proofErr w:type="spellStart"/>
      <w:r w:rsidR="006828F6" w:rsidRPr="00AE0AA3">
        <w:t>Stangor</w:t>
      </w:r>
      <w:proofErr w:type="spellEnd"/>
      <w:r w:rsidR="006828F6" w:rsidRPr="00AE0AA3">
        <w:t xml:space="preserve">, 2001; Farrow, 2009). Higher amounts of perceived social consensus are associated with greater agreement with the consensus opinion, which remains a strong predictor even after </w:t>
      </w:r>
      <w:proofErr w:type="gramStart"/>
      <w:r w:rsidR="006828F6" w:rsidRPr="00AE0AA3">
        <w:t>controlling for</w:t>
      </w:r>
      <w:proofErr w:type="gramEnd"/>
      <w:r w:rsidR="006828F6" w:rsidRPr="00AE0AA3">
        <w:t xml:space="preserve"> demographic variables and other individual differences. Conversely, when a social consensus does not exist (new circumstances or lack of agreement), individual judgement reigns (e.g., is it unethical to use AI to write letter</w:t>
      </w:r>
      <w:r w:rsidR="001B2A85" w:rsidRPr="00AE0AA3">
        <w:t>s</w:t>
      </w:r>
      <w:r w:rsidR="006828F6" w:rsidRPr="00AE0AA3">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w:t>
      </w:r>
      <w:r w:rsidR="006828F6" w:rsidRPr="00AE0AA3">
        <w:lastRenderedPageBreak/>
        <w:t xml:space="preserve">‘negative attitudes’ (e.g., we both hate the Yankees), increases familiarity between people (Weaver &amp; Bosson, 2011). </w:t>
      </w:r>
    </w:p>
    <w:p w14:paraId="16EABBBF" w14:textId="3B0ED6A9" w:rsidR="006828F6" w:rsidRPr="00AE0AA3" w:rsidRDefault="006828F6" w:rsidP="005C7225">
      <w:pPr>
        <w:spacing w:line="480" w:lineRule="auto"/>
        <w:ind w:firstLine="360"/>
        <w:rPr>
          <w:szCs w:val="24"/>
        </w:rPr>
      </w:pPr>
      <w:r w:rsidRPr="00AE0AA3">
        <w:t xml:space="preserve">What normally would be the benefits of social consensus (familiarity, belief change, unity, etc.) become extremely hazardous when it </w:t>
      </w:r>
      <w:r w:rsidR="006800CE" w:rsidRPr="00AE0AA3">
        <w:t>propagates misinformation</w:t>
      </w:r>
      <w:r w:rsidR="00240775" w:rsidRPr="00AE0AA3">
        <w:t xml:space="preserve"> </w:t>
      </w:r>
      <w:r w:rsidR="006800CE" w:rsidRPr="00AE0AA3">
        <w:t xml:space="preserve">that </w:t>
      </w:r>
      <w:r w:rsidR="009F223A" w:rsidRPr="00AE0AA3">
        <w:t xml:space="preserve">can affect the </w:t>
      </w:r>
      <w:r w:rsidR="006800CE" w:rsidRPr="00AE0AA3">
        <w:t>formation of polarized beliefs</w:t>
      </w:r>
      <w:r w:rsidRPr="00AE0AA3">
        <w:t>.</w:t>
      </w:r>
      <w:r w:rsidR="009E41E6" w:rsidRPr="00AE0AA3">
        <w:t xml:space="preserve"> For example, some</w:t>
      </w:r>
      <w:r w:rsidRPr="00AE0AA3">
        <w:t xml:space="preserve"> </w:t>
      </w:r>
      <w:r w:rsidR="009E41E6" w:rsidRPr="00AE0AA3">
        <w:t xml:space="preserve">highly polarized negative beliefs about </w:t>
      </w:r>
      <w:r w:rsidR="00E13985" w:rsidRPr="00AE0AA3">
        <w:t xml:space="preserve">American </w:t>
      </w:r>
      <w:r w:rsidR="009E41E6" w:rsidRPr="00AE0AA3">
        <w:t xml:space="preserve">access to </w:t>
      </w:r>
      <w:r w:rsidR="0032149D" w:rsidRPr="00AE0AA3">
        <w:t>UHC</w:t>
      </w:r>
      <w:r w:rsidR="009E41E6" w:rsidRPr="00AE0AA3">
        <w:t xml:space="preserve"> are</w:t>
      </w:r>
      <w:r w:rsidR="004C0742" w:rsidRPr="00AE0AA3">
        <w:t xml:space="preserve"> </w:t>
      </w:r>
      <w:r w:rsidR="00965EA9" w:rsidRPr="00AE0AA3">
        <w:t>due to</w:t>
      </w:r>
      <w:r w:rsidR="002D5023" w:rsidRPr="00AE0AA3">
        <w:t xml:space="preserve"> the</w:t>
      </w:r>
      <w:r w:rsidR="00965EA9" w:rsidRPr="00AE0AA3">
        <w:t xml:space="preserve"> perception of</w:t>
      </w:r>
      <w:r w:rsidRPr="00AE0AA3">
        <w:t xml:space="preserve"> “death panels”</w:t>
      </w:r>
      <w:r w:rsidR="00E13985" w:rsidRPr="00AE0AA3">
        <w:t xml:space="preserve"> in the American Care Act </w:t>
      </w:r>
      <w:r w:rsidR="00705D1E" w:rsidRPr="00AE0AA3">
        <w:t xml:space="preserve">as a means to </w:t>
      </w:r>
      <w:r w:rsidR="00ED1824" w:rsidRPr="00AE0AA3">
        <w:t>deny healthcare to the sick</w:t>
      </w:r>
      <w:r w:rsidR="00BD1992" w:rsidRPr="00AE0AA3">
        <w:t xml:space="preserve"> or elderly</w:t>
      </w:r>
      <w:r w:rsidR="009D0275" w:rsidRPr="00AE0AA3">
        <w:t xml:space="preserve"> (Frankford, 2015)</w:t>
      </w:r>
      <w:r w:rsidR="00965EA9" w:rsidRPr="00AE0AA3">
        <w:t>. This</w:t>
      </w:r>
      <w:r w:rsidR="00142C7B" w:rsidRPr="00AE0AA3">
        <w:t xml:space="preserve"> </w:t>
      </w:r>
      <w:r w:rsidR="00965EA9" w:rsidRPr="00AE0AA3">
        <w:t>perspective</w:t>
      </w:r>
      <w:r w:rsidRPr="00AE0AA3">
        <w:t xml:space="preserve"> has been seen as plausibly true </w:t>
      </w:r>
      <w:r w:rsidR="00411ABD" w:rsidRPr="00AE0AA3">
        <w:t xml:space="preserve">by some members of the public </w:t>
      </w:r>
      <w:r w:rsidRPr="00AE0AA3">
        <w:t xml:space="preserve">even though thorough research has shown that description as factually wrong (DiJulio, Firth, and Brodie 2014). </w:t>
      </w:r>
      <w:r w:rsidR="005C7225" w:rsidRPr="00AE0AA3">
        <w:t>Misinformation spread through social consensus can occasionally even outweigh expertise in the formation of polarized beliefs;</w:t>
      </w:r>
      <w:r w:rsidRPr="00AE0AA3">
        <w:t xml:space="preserve"> A</w:t>
      </w:r>
      <w:r w:rsidRPr="00AE0AA3">
        <w:rPr>
          <w:szCs w:val="24"/>
        </w:rPr>
        <w:t xml:space="preserve"> survey of 9,972 otolaryngologists, conducted in 2013, found that 40 percent of the surgeons who are Republicans believed that the </w:t>
      </w:r>
      <w:r w:rsidR="009D400D" w:rsidRPr="00AE0AA3">
        <w:rPr>
          <w:szCs w:val="24"/>
        </w:rPr>
        <w:t xml:space="preserve">Affordable Care Act </w:t>
      </w:r>
      <w:r w:rsidRPr="00AE0AA3">
        <w:rPr>
          <w:szCs w:val="24"/>
        </w:rPr>
        <w:t xml:space="preserve">created death panels, a percentage that stands in great contrast to the finding that only 8 percent of Democrats shared that belief (Rocke et al. 2014). Another recent example </w:t>
      </w:r>
      <w:r w:rsidR="00763D0E" w:rsidRPr="00AE0AA3">
        <w:rPr>
          <w:szCs w:val="24"/>
        </w:rPr>
        <w:t>of polarized belief formation comes from</w:t>
      </w:r>
      <w:r w:rsidR="004D3934" w:rsidRPr="00AE0AA3">
        <w:rPr>
          <w:szCs w:val="24"/>
        </w:rPr>
        <w:t xml:space="preserve"> then</w:t>
      </w:r>
      <w:r w:rsidRPr="00AE0AA3">
        <w:rPr>
          <w:szCs w:val="24"/>
        </w:rPr>
        <w:t xml:space="preserve"> presidential candidate Donald J. Trump (2015) speaking on the emerging social consensus amongst </w:t>
      </w:r>
      <w:r w:rsidR="009D400D" w:rsidRPr="00AE0AA3">
        <w:rPr>
          <w:szCs w:val="24"/>
        </w:rPr>
        <w:t>R</w:t>
      </w:r>
      <w:r w:rsidRPr="00AE0AA3">
        <w:rPr>
          <w:szCs w:val="24"/>
        </w:rPr>
        <w:t>epublicans about vaccination:</w:t>
      </w:r>
    </w:p>
    <w:p w14:paraId="46315545" w14:textId="4E02EB20" w:rsidR="006828F6" w:rsidRPr="00AE0AA3" w:rsidRDefault="00F34C35" w:rsidP="006828F6">
      <w:pPr>
        <w:spacing w:line="480" w:lineRule="auto"/>
        <w:ind w:left="720"/>
        <w:rPr>
          <w:szCs w:val="24"/>
        </w:rPr>
      </w:pPr>
      <w:r w:rsidRPr="00AE0AA3">
        <w:rPr>
          <w:szCs w:val="24"/>
        </w:rPr>
        <w:t>“</w:t>
      </w:r>
      <w:r w:rsidR="006828F6" w:rsidRPr="00AE0AA3">
        <w:rPr>
          <w:szCs w:val="24"/>
        </w:rPr>
        <w:t xml:space="preserve">Autism has become an epidemic. Twenty-five years ago, 35 years ago, you </w:t>
      </w:r>
      <w:proofErr w:type="gramStart"/>
      <w:r w:rsidR="006828F6" w:rsidRPr="00AE0AA3">
        <w:rPr>
          <w:szCs w:val="24"/>
        </w:rPr>
        <w:t>look</w:t>
      </w:r>
      <w:proofErr w:type="gramEnd"/>
      <w:r w:rsidR="006828F6" w:rsidRPr="00AE0AA3">
        <w:rPr>
          <w:szCs w:val="24"/>
        </w:rPr>
        <w:t xml:space="preserve">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45903441" w14:textId="425FDA7F" w:rsidR="00A47763" w:rsidRPr="00AE0AA3" w:rsidRDefault="006828F6" w:rsidP="006C796F">
      <w:pPr>
        <w:spacing w:line="480" w:lineRule="auto"/>
        <w:rPr>
          <w:szCs w:val="24"/>
        </w:rPr>
      </w:pPr>
      <w:r w:rsidRPr="00AE0AA3">
        <w:rPr>
          <w:szCs w:val="24"/>
        </w:rPr>
        <w:lastRenderedPageBreak/>
        <w:t xml:space="preserve">Scientific consensus is clear 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refusal to vaccinate children (Smith et al., 2008). </w:t>
      </w:r>
      <w:r w:rsidR="00C84EFC" w:rsidRPr="00AE0AA3">
        <w:rPr>
          <w:szCs w:val="24"/>
        </w:rPr>
        <w:t>Considering how impactful social consensus can be on</w:t>
      </w:r>
      <w:r w:rsidR="006C796F" w:rsidRPr="00AE0AA3">
        <w:rPr>
          <w:szCs w:val="24"/>
        </w:rPr>
        <w:t xml:space="preserve"> polarizing beliefs</w:t>
      </w:r>
      <w:r w:rsidR="00C84EFC" w:rsidRPr="00AE0AA3">
        <w:rPr>
          <w:szCs w:val="24"/>
        </w:rPr>
        <w:t>, increasing resilience against social influence is a promising avenue for changing those polarized beliefs.</w:t>
      </w:r>
    </w:p>
    <w:p w14:paraId="7034373A" w14:textId="77777777" w:rsidR="00A56FCD" w:rsidRPr="00AE0AA3" w:rsidRDefault="00A56FCD" w:rsidP="00A56FCD">
      <w:pPr>
        <w:pStyle w:val="Heading2"/>
        <w:spacing w:line="480" w:lineRule="auto"/>
      </w:pPr>
      <w:bookmarkStart w:id="7" w:name="_Hlk172903922"/>
      <w:bookmarkStart w:id="8" w:name="_Toc195620928"/>
      <w:r w:rsidRPr="00AE0AA3">
        <w:t>Moral Conviction</w:t>
      </w:r>
      <w:bookmarkEnd w:id="7"/>
      <w:bookmarkEnd w:id="8"/>
    </w:p>
    <w:p w14:paraId="58F8707D" w14:textId="10C092E8" w:rsidR="00B33D4D" w:rsidRPr="00AE0AA3" w:rsidRDefault="00A47763" w:rsidP="00A47763">
      <w:pPr>
        <w:spacing w:line="480" w:lineRule="auto"/>
        <w:ind w:firstLine="720"/>
      </w:pPr>
      <w:r w:rsidRPr="00AE0AA3">
        <w:t xml:space="preserve">Another element that impacts formation and change of polarized beliefs is </w:t>
      </w:r>
      <w:r w:rsidR="00874B83" w:rsidRPr="00AE0AA3">
        <w:t xml:space="preserve">a person’s </w:t>
      </w:r>
      <w:r w:rsidRPr="00AE0AA3">
        <w:t xml:space="preserve">moral </w:t>
      </w:r>
      <w:r w:rsidR="008B79BE" w:rsidRPr="00AE0AA3">
        <w:t>conviction</w:t>
      </w:r>
      <w:r w:rsidR="00D9067A" w:rsidRPr="00AE0AA3">
        <w:t>, which is defined as</w:t>
      </w:r>
      <w:r w:rsidR="00A43E54" w:rsidRPr="00AE0AA3">
        <w:t xml:space="preserve"> </w:t>
      </w:r>
      <w:r w:rsidR="0032149D" w:rsidRPr="00AE0AA3">
        <w:t>“the perception that one’s feelings about a given attitude object are based on one’s beliefs about right and wrong</w:t>
      </w:r>
      <w:r w:rsidR="00846ECE" w:rsidRPr="00AE0AA3">
        <w:t>” (</w:t>
      </w:r>
      <w:proofErr w:type="spellStart"/>
      <w:r w:rsidR="00846ECE" w:rsidRPr="00AE0AA3">
        <w:t>Skitka</w:t>
      </w:r>
      <w:proofErr w:type="spellEnd"/>
      <w:r w:rsidR="00846ECE" w:rsidRPr="00AE0AA3">
        <w:t>, 2021)</w:t>
      </w:r>
      <w:r w:rsidR="005273BF" w:rsidRPr="00AE0AA3">
        <w:t>.</w:t>
      </w:r>
      <w:r w:rsidR="00471291" w:rsidRPr="00AE0AA3">
        <w:t xml:space="preserve"> Thus, any polarized beliefs that </w:t>
      </w:r>
      <w:r w:rsidR="005273BF" w:rsidRPr="00AE0AA3">
        <w:t xml:space="preserve">originate from </w:t>
      </w:r>
      <w:r w:rsidR="00471291" w:rsidRPr="00AE0AA3">
        <w:t>the assessment</w:t>
      </w:r>
      <w:r w:rsidR="005273BF" w:rsidRPr="00AE0AA3">
        <w:t xml:space="preserve"> of fundamental moral ‘rightness’ or ‘wrongness’ </w:t>
      </w:r>
      <w:r w:rsidR="00471291" w:rsidRPr="00AE0AA3">
        <w:t>can be said to be held with moral conviction</w:t>
      </w:r>
      <w:r w:rsidR="008B79BE" w:rsidRPr="00AE0AA3">
        <w:t xml:space="preserve"> </w:t>
      </w:r>
      <w:r w:rsidR="00471291" w:rsidRPr="00AE0AA3">
        <w:t xml:space="preserve">(e.g., pro-life activists see ‘murdering babies’ as </w:t>
      </w:r>
      <w:r w:rsidR="0017353E" w:rsidRPr="00AE0AA3">
        <w:t>fundamentally ‘wrong’</w:t>
      </w:r>
      <w:r w:rsidR="00471291" w:rsidRPr="00AE0AA3">
        <w:t>)</w:t>
      </w:r>
      <w:r w:rsidR="008B79BE" w:rsidRPr="00AE0AA3">
        <w:t>.</w:t>
      </w:r>
      <w:r w:rsidR="00E97009" w:rsidRPr="00AE0AA3">
        <w:t xml:space="preserve"> </w:t>
      </w:r>
      <w:r w:rsidR="004F3432" w:rsidRPr="00AE0AA3">
        <w:t xml:space="preserve">Furthermore, moral conviction is unique in that it </w:t>
      </w:r>
      <w:r w:rsidR="000825FF" w:rsidRPr="00AE0AA3">
        <w:t xml:space="preserve">is functionally independent </w:t>
      </w:r>
      <w:r w:rsidR="004F3432" w:rsidRPr="00AE0AA3">
        <w:t>from other attitude constructs (e.g., attitudes that are strong or certain are not necessarily highly moralized). For example, Wright and colleagues (2008) found that individual differences in moral conviction</w:t>
      </w:r>
      <w:r w:rsidR="00CE4853" w:rsidRPr="00AE0AA3">
        <w:t xml:space="preserve">, after already controlling for more common attitude constructs (e.g., </w:t>
      </w:r>
      <w:r w:rsidR="00245BDF" w:rsidRPr="00AE0AA3">
        <w:t>attitude extremity, importance, certainty, centrality, and ambivalence)</w:t>
      </w:r>
      <w:r w:rsidR="004F3432" w:rsidRPr="00AE0AA3">
        <w:t xml:space="preserve"> uniquely impact variables such as social distancing. </w:t>
      </w:r>
      <w:r w:rsidR="009112B1" w:rsidRPr="00AE0AA3">
        <w:t xml:space="preserve">Additionally, </w:t>
      </w:r>
      <w:r w:rsidR="0015589C" w:rsidRPr="00AE0AA3">
        <w:t>beliefs rooted in moral conviction are</w:t>
      </w:r>
      <w:r w:rsidRPr="00AE0AA3">
        <w:t xml:space="preserve"> perceived as objective and universal (Morgan &amp; </w:t>
      </w:r>
      <w:proofErr w:type="spellStart"/>
      <w:r w:rsidRPr="00AE0AA3">
        <w:t>Skitka</w:t>
      </w:r>
      <w:proofErr w:type="spellEnd"/>
      <w:r w:rsidRPr="00AE0AA3">
        <w:t xml:space="preserve">, 2020). In practice, this means that differing levels of moral conviction consistently predict how much an individual believes that their attitude </w:t>
      </w:r>
      <w:r w:rsidRPr="00AE0AA3">
        <w:lastRenderedPageBreak/>
        <w:t>about an issue is ‘objectively true’ and ‘universally applicable in all cases’.</w:t>
      </w:r>
      <w:r w:rsidR="003E7556" w:rsidRPr="00AE0AA3">
        <w:t xml:space="preserve"> </w:t>
      </w:r>
      <w:r w:rsidR="00B33D4D" w:rsidRPr="00AE0AA3">
        <w:t>T</w:t>
      </w:r>
      <w:r w:rsidR="003E7556" w:rsidRPr="00AE0AA3">
        <w:t xml:space="preserve">his difference </w:t>
      </w:r>
      <w:r w:rsidR="006D61B0" w:rsidRPr="00AE0AA3">
        <w:t>underlies the</w:t>
      </w:r>
      <w:r w:rsidR="00B33D4D" w:rsidRPr="00AE0AA3">
        <w:t xml:space="preserve"> anecdotal belief </w:t>
      </w:r>
      <w:r w:rsidR="003E7556" w:rsidRPr="00AE0AA3">
        <w:t xml:space="preserve">held by those with polarized beliefs that their perspective </w:t>
      </w:r>
      <w:r w:rsidR="00B33D4D" w:rsidRPr="00AE0AA3">
        <w:t>is ‘correct’.</w:t>
      </w:r>
    </w:p>
    <w:p w14:paraId="4BD11840" w14:textId="2AE34A6B" w:rsidR="000C31D2" w:rsidRPr="00AE0AA3" w:rsidRDefault="00A47763" w:rsidP="000C31D2">
      <w:pPr>
        <w:spacing w:line="480" w:lineRule="auto"/>
        <w:ind w:firstLine="720"/>
      </w:pPr>
      <w:r w:rsidRPr="00AE0AA3">
        <w:t>Conversely, beliefs with low levels of moral conviction are viewed as subjective preferences where legitimate disagreement is acceptable (</w:t>
      </w:r>
      <w:proofErr w:type="spellStart"/>
      <w:r w:rsidRPr="00AE0AA3">
        <w:t>Skitka</w:t>
      </w:r>
      <w:proofErr w:type="spellEnd"/>
      <w:r w:rsidRPr="00AE0AA3">
        <w:t>,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rsidRPr="00AE0AA3">
        <w:t xml:space="preserve"> </w:t>
      </w:r>
      <w:r w:rsidRPr="00AE0AA3">
        <w:t>‘pleasant/unpleasant’ (Van Bavel et al., 2012).</w:t>
      </w:r>
      <w:r w:rsidR="00F97FA9" w:rsidRPr="00AE0AA3">
        <w:t xml:space="preserve"> Manipulating moral conviction </w:t>
      </w:r>
      <w:r w:rsidR="00CD00E4" w:rsidRPr="00AE0AA3">
        <w:t xml:space="preserve">to effect </w:t>
      </w:r>
      <w:r w:rsidR="00F168DA" w:rsidRPr="00AE0AA3">
        <w:t>change in polarized belief</w:t>
      </w:r>
      <w:r w:rsidR="00CD00E4" w:rsidRPr="00AE0AA3">
        <w:t xml:space="preserve"> is a promising idea</w:t>
      </w:r>
      <w:r w:rsidR="00F97FA9" w:rsidRPr="00AE0AA3">
        <w:t>, as perceptions of subjectivity lead to greater willingness to change opinion and greater tolerance for differences (Cheek 2019).</w:t>
      </w:r>
    </w:p>
    <w:p w14:paraId="589C6DF7" w14:textId="24DB002E" w:rsidR="00A56FCD" w:rsidRPr="00AE0AA3" w:rsidRDefault="00A56FCD" w:rsidP="000C31D2">
      <w:pPr>
        <w:spacing w:line="480" w:lineRule="auto"/>
        <w:ind w:firstLine="720"/>
      </w:pPr>
      <w:r w:rsidRPr="00AE0AA3">
        <w:t>Notably, there is significant disagreement on what beliefs people hold with moral conviction</w:t>
      </w:r>
      <w:r w:rsidR="000C31D2" w:rsidRPr="00AE0AA3">
        <w:t>.</w:t>
      </w:r>
      <w:r w:rsidRPr="00AE0AA3">
        <w:t xml:space="preserve"> (Wright et al., 2008).</w:t>
      </w:r>
      <w:r w:rsidR="000C31D2" w:rsidRPr="00AE0AA3">
        <w:t xml:space="preserve"> R</w:t>
      </w:r>
      <w:r w:rsidRPr="00AE0AA3">
        <w:t>elatively few topics are ‘universally’ viewed with moral conviction (e.g., rape, incest, executing the mentally disabled)</w:t>
      </w:r>
      <w:r w:rsidR="000C31D2" w:rsidRPr="00AE0AA3">
        <w:t xml:space="preserve">, </w:t>
      </w:r>
      <w:r w:rsidR="00AB6D1C" w:rsidRPr="00AE0AA3">
        <w:t>and many of those topics explicitly lack polarization</w:t>
      </w:r>
      <w:r w:rsidR="00B413B1" w:rsidRPr="00AE0AA3">
        <w:t xml:space="preserve"> in opinion,</w:t>
      </w:r>
      <w:r w:rsidR="00AB6D1C" w:rsidRPr="00AE0AA3">
        <w:t xml:space="preserve"> as there is general agreement on what is acceptable</w:t>
      </w:r>
      <w:r w:rsidR="000C31D2" w:rsidRPr="00AE0AA3">
        <w:t xml:space="preserve"> (e.g., there are not ‘polarized beliefs’ on whether or not it is OK to rape)</w:t>
      </w:r>
      <w:r w:rsidR="00155DC1" w:rsidRPr="00AE0AA3">
        <w:t>.</w:t>
      </w:r>
      <w:r w:rsidRPr="00AE0AA3">
        <w:t xml:space="preserve"> It is instead more common for issues to only be held with moral conviction for a subset of the population (e.g., gun ownership for the </w:t>
      </w:r>
      <w:r w:rsidR="004D12B4" w:rsidRPr="00AE0AA3">
        <w:t>National Rifle Association</w:t>
      </w:r>
      <w:r w:rsidRPr="00AE0AA3">
        <w:t>, vegetarianism for P</w:t>
      </w:r>
      <w:r w:rsidR="004D12B4" w:rsidRPr="00AE0AA3">
        <w:t xml:space="preserve">eople for </w:t>
      </w:r>
      <w:r w:rsidR="00D160C1" w:rsidRPr="00AE0AA3">
        <w:t xml:space="preserve">the </w:t>
      </w:r>
      <w:r w:rsidR="004D12B4" w:rsidRPr="00AE0AA3">
        <w:t xml:space="preserve">Ethical Treatment </w:t>
      </w:r>
      <w:r w:rsidR="00F46F7D" w:rsidRPr="00AE0AA3">
        <w:t>of</w:t>
      </w:r>
      <w:r w:rsidR="004D12B4" w:rsidRPr="00AE0AA3">
        <w:t xml:space="preserve"> Animals</w:t>
      </w:r>
      <w:r w:rsidRPr="00AE0AA3">
        <w:t xml:space="preserve">). </w:t>
      </w:r>
      <w:r w:rsidR="001550F3" w:rsidRPr="00AE0AA3">
        <w:t>Likewise</w:t>
      </w:r>
      <w:r w:rsidRPr="00AE0AA3">
        <w:t>, there are few beliefs that are ‘universally’ viewed as nonmoral (e.g., choosing to exercise, taste in music, etc.).</w:t>
      </w:r>
      <w:r w:rsidR="00D160C1" w:rsidRPr="00AE0AA3">
        <w:t xml:space="preserve"> </w:t>
      </w:r>
      <w:r w:rsidRPr="00AE0AA3">
        <w:t xml:space="preserve">This indicates that for every individual, many of their beliefs </w:t>
      </w:r>
      <w:r w:rsidR="00CC3A2C" w:rsidRPr="00AE0AA3">
        <w:t xml:space="preserve">could </w:t>
      </w:r>
      <w:r w:rsidRPr="00AE0AA3">
        <w:t>be viewed through the lens of moral conviction when attempting to affect attitude change.</w:t>
      </w:r>
    </w:p>
    <w:p w14:paraId="04338DE0" w14:textId="4770A843" w:rsidR="00A56FCD" w:rsidRPr="00AE0AA3" w:rsidRDefault="00BD3603" w:rsidP="00A56FCD">
      <w:pPr>
        <w:spacing w:line="480" w:lineRule="auto"/>
        <w:ind w:firstLine="720"/>
      </w:pPr>
      <w:r w:rsidRPr="00AE0AA3">
        <w:lastRenderedPageBreak/>
        <w:t>Furthermore, p</w:t>
      </w:r>
      <w:r w:rsidR="00A56FCD" w:rsidRPr="00AE0AA3">
        <w:t>rior literature in the field of attitude formation reinforces the idea that moral conviction directly affects belief change</w:t>
      </w:r>
      <w:r w:rsidRPr="00AE0AA3">
        <w:t xml:space="preserve"> more generally, not just for polarized beliefs</w:t>
      </w:r>
      <w:r w:rsidR="00A56FCD" w:rsidRPr="00AE0AA3">
        <w:t>.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w:t>
      </w:r>
      <w:r w:rsidR="001C5F13" w:rsidRPr="00AE0AA3">
        <w:t>,</w:t>
      </w:r>
      <w:r w:rsidR="00A56FCD" w:rsidRPr="00AE0AA3">
        <w:t xml:space="preserve"> underlying the structures of authority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w:t>
      </w:r>
      <w:proofErr w:type="spellStart"/>
      <w:r w:rsidR="00A56FCD" w:rsidRPr="00AE0AA3">
        <w:t>Skitka</w:t>
      </w:r>
      <w:proofErr w:type="spellEnd"/>
      <w:r w:rsidR="00A56FCD" w:rsidRPr="00AE0AA3">
        <w:t>, 2009). In another case, levels of moral conviction predicted resistance to peer influence with regards to accepting the use of torture to deter terrorism (</w:t>
      </w:r>
      <w:proofErr w:type="spellStart"/>
      <w:r w:rsidR="00A56FCD" w:rsidRPr="00AE0AA3">
        <w:t>Aramovich</w:t>
      </w:r>
      <w:proofErr w:type="spellEnd"/>
      <w:r w:rsidR="00A56FCD" w:rsidRPr="00AE0AA3">
        <w:t>, 2012); people continue to uphold morally convicted viewpoints, even when explicitly challenged by peers or authorities.</w:t>
      </w:r>
    </w:p>
    <w:p w14:paraId="48D6887E" w14:textId="5939E4D2" w:rsidR="00A56FCD" w:rsidRPr="00AE0AA3" w:rsidRDefault="00A56FCD" w:rsidP="00A56FCD">
      <w:pPr>
        <w:spacing w:line="480" w:lineRule="auto"/>
        <w:ind w:firstLine="720"/>
      </w:pPr>
      <w:r w:rsidRPr="00AE0AA3">
        <w:t>Given how</w:t>
      </w:r>
      <w:r w:rsidR="007F2C13" w:rsidRPr="00AE0AA3">
        <w:t xml:space="preserve"> </w:t>
      </w:r>
      <w:r w:rsidRPr="00AE0AA3">
        <w:t xml:space="preserve">moral conviction </w:t>
      </w:r>
      <w:r w:rsidR="007F2C13" w:rsidRPr="00AE0AA3">
        <w:t xml:space="preserve">directly relates to polarized </w:t>
      </w:r>
      <w:r w:rsidR="00B25D60" w:rsidRPr="00AE0AA3">
        <w:t>belief</w:t>
      </w:r>
      <w:r w:rsidR="009C1A77" w:rsidRPr="00AE0AA3">
        <w:t>s</w:t>
      </w:r>
      <w:r w:rsidR="00B25D60" w:rsidRPr="00AE0AA3">
        <w:t>, exploring</w:t>
      </w:r>
      <w:r w:rsidR="007D09DB" w:rsidRPr="00AE0AA3">
        <w:t xml:space="preserve"> </w:t>
      </w:r>
      <w:r w:rsidR="00145396" w:rsidRPr="00AE0AA3">
        <w:t>direct experimental manipulation of moral conviction</w:t>
      </w:r>
      <w:r w:rsidR="007D09DB" w:rsidRPr="00AE0AA3">
        <w:t xml:space="preserve"> is a reasonable next step</w:t>
      </w:r>
      <w:r w:rsidR="0022387B" w:rsidRPr="00AE0AA3">
        <w:t xml:space="preserve"> as a means to change</w:t>
      </w:r>
      <w:r w:rsidR="000B23DF" w:rsidRPr="00AE0AA3">
        <w:t xml:space="preserve"> those polarized beliefs</w:t>
      </w:r>
      <w:r w:rsidR="007D09DB" w:rsidRPr="00AE0AA3">
        <w:t>.</w:t>
      </w:r>
      <w:r w:rsidRPr="00AE0AA3">
        <w:t xml:space="preserve"> While some evidence indicates that the degree of perceived moral conviction can change, the mechanisms through which </w:t>
      </w:r>
      <w:r w:rsidR="00235815" w:rsidRPr="00AE0AA3">
        <w:t xml:space="preserve">moral </w:t>
      </w:r>
      <w:r w:rsidR="005A30EF" w:rsidRPr="00AE0AA3">
        <w:t>convictions</w:t>
      </w:r>
      <w:r w:rsidR="00235815" w:rsidRPr="00AE0AA3">
        <w:t xml:space="preserve"> can change </w:t>
      </w:r>
      <w:r w:rsidRPr="00AE0AA3">
        <w:t xml:space="preserve">are </w:t>
      </w:r>
      <w:r w:rsidRPr="00AE0AA3">
        <w:lastRenderedPageBreak/>
        <w:t>debated. For example, historical evidence indicates that some things that were once considered preferences (cigarette smoking in the 20’s-30’s) can evolve into morally weighted judgements (smoking seen as an ‘uncouth’ habit) that can even have real</w:t>
      </w:r>
      <w:r w:rsidR="00B25D60" w:rsidRPr="00AE0AA3">
        <w:t xml:space="preserve"> </w:t>
      </w:r>
      <w:r w:rsidRPr="00AE0AA3">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w:t>
      </w:r>
      <w:proofErr w:type="spellStart"/>
      <w:r w:rsidRPr="00AE0AA3">
        <w:t>Kodapanakkal</w:t>
      </w:r>
      <w:proofErr w:type="spellEnd"/>
      <w:r w:rsidRPr="00AE0AA3">
        <w:t xml:space="preserve">, 2021; Clifford, 2017; Wisneski &amp; </w:t>
      </w:r>
      <w:proofErr w:type="spellStart"/>
      <w:r w:rsidRPr="00AE0AA3">
        <w:t>Skitka</w:t>
      </w:r>
      <w:proofErr w:type="spellEnd"/>
      <w:r w:rsidRPr="00AE0AA3">
        <w:t>, 2017). However, this evidence is somewhat mixed, as Clifford and colleagues (2017) were unable to reduce moral conviction on ‘food politics’ e.g., support for factory farming, genetically modified food, animal welfare)</w:t>
      </w:r>
    </w:p>
    <w:p w14:paraId="5EFA1CC6" w14:textId="77777777" w:rsidR="006828F6" w:rsidRPr="00AE0AA3" w:rsidRDefault="006828F6" w:rsidP="006828F6">
      <w:pPr>
        <w:pStyle w:val="Heading2"/>
        <w:spacing w:line="480" w:lineRule="auto"/>
      </w:pPr>
      <w:bookmarkStart w:id="9" w:name="_Toc195620929"/>
      <w:r w:rsidRPr="00AE0AA3">
        <w:t>Need for Further Research</w:t>
      </w:r>
      <w:bookmarkEnd w:id="9"/>
    </w:p>
    <w:p w14:paraId="58A10BC1" w14:textId="7A136422" w:rsidR="00B7274A" w:rsidRPr="00AE0AA3" w:rsidRDefault="004C535E">
      <w:pPr>
        <w:spacing w:line="480" w:lineRule="auto"/>
        <w:rPr>
          <w:szCs w:val="24"/>
        </w:rPr>
      </w:pPr>
      <w:r w:rsidRPr="00AE0AA3">
        <w:tab/>
      </w:r>
      <w:r w:rsidR="006828F6" w:rsidRPr="00AE0AA3">
        <w:t xml:space="preserve">Given the increasing </w:t>
      </w:r>
      <w:r w:rsidR="00C07429" w:rsidRPr="00AE0AA3">
        <w:t>rate of polarization in</w:t>
      </w:r>
      <w:r w:rsidR="006828F6" w:rsidRPr="00AE0AA3">
        <w:t xml:space="preserve"> public perception and human belief, </w:t>
      </w:r>
      <w:r w:rsidR="006828F6" w:rsidRPr="00AE0AA3">
        <w:rPr>
          <w:szCs w:val="24"/>
        </w:rPr>
        <w:t xml:space="preserve">either due to new information (e.g., discovery of a new drug, or best practice) or changing circumstances (e.g., a global pandemic), understanding how to affect shifts in polarized attitudes is becoming increasingly important. Prior qualitative and quantitative research in the fields of attitude formation, social consensus, and moral conviction indicate several key features that can inform how to best change polarized attitudes. </w:t>
      </w:r>
      <w:r w:rsidR="007C197B" w:rsidRPr="00AE0AA3">
        <w:rPr>
          <w:szCs w:val="24"/>
        </w:rPr>
        <w:t>For example, prior research has shown that attitudes held with strong moral conviction are associated with an increase in resistance to the effects of social consensus</w:t>
      </w:r>
      <w:r w:rsidR="00793015" w:rsidRPr="00AE0AA3">
        <w:rPr>
          <w:szCs w:val="24"/>
        </w:rPr>
        <w:t xml:space="preserve"> (</w:t>
      </w:r>
      <w:proofErr w:type="spellStart"/>
      <w:r w:rsidR="00793015" w:rsidRPr="00AE0AA3">
        <w:rPr>
          <w:szCs w:val="24"/>
        </w:rPr>
        <w:t>Skitka</w:t>
      </w:r>
      <w:proofErr w:type="spellEnd"/>
      <w:r w:rsidR="00793015" w:rsidRPr="00AE0AA3">
        <w:rPr>
          <w:szCs w:val="24"/>
        </w:rPr>
        <w:t>, 2005; Hornsey 2007)</w:t>
      </w:r>
      <w:r w:rsidR="007C197B" w:rsidRPr="00AE0AA3">
        <w:rPr>
          <w:szCs w:val="24"/>
        </w:rPr>
        <w:t xml:space="preserve">. Thus, decreasing perceptions of moral conviction regarding an attitude object is a plausibly reasonable way to increase attitude change from a social consensus manipulation. </w:t>
      </w:r>
      <w:r w:rsidR="006828F6" w:rsidRPr="00AE0AA3">
        <w:rPr>
          <w:szCs w:val="24"/>
        </w:rPr>
        <w:t xml:space="preserve">However, </w:t>
      </w:r>
      <w:r w:rsidR="007C197B" w:rsidRPr="00AE0AA3">
        <w:rPr>
          <w:szCs w:val="24"/>
        </w:rPr>
        <w:t>the relationship between social consensus and moral conviction has</w:t>
      </w:r>
      <w:r w:rsidR="006828F6" w:rsidRPr="00AE0AA3">
        <w:rPr>
          <w:szCs w:val="24"/>
        </w:rPr>
        <w:t xml:space="preserve"> only been assessed through association and ha</w:t>
      </w:r>
      <w:r w:rsidR="007F68A2" w:rsidRPr="00AE0AA3">
        <w:rPr>
          <w:szCs w:val="24"/>
        </w:rPr>
        <w:t>s</w:t>
      </w:r>
      <w:r w:rsidR="006828F6" w:rsidRPr="00AE0AA3">
        <w:rPr>
          <w:szCs w:val="24"/>
        </w:rPr>
        <w:t xml:space="preserve"> not been </w:t>
      </w:r>
      <w:r w:rsidR="006828F6" w:rsidRPr="00AE0AA3">
        <w:rPr>
          <w:szCs w:val="24"/>
        </w:rPr>
        <w:lastRenderedPageBreak/>
        <w:t>empirically tested under experimental conditions</w:t>
      </w:r>
      <w:r w:rsidR="002E23D5" w:rsidRPr="00AE0AA3">
        <w:rPr>
          <w:szCs w:val="24"/>
        </w:rPr>
        <w:t xml:space="preserve"> (</w:t>
      </w:r>
      <w:r w:rsidR="00B702EE" w:rsidRPr="00AE0AA3">
        <w:rPr>
          <w:szCs w:val="24"/>
        </w:rPr>
        <w:t xml:space="preserve">Hornsey, 2003; </w:t>
      </w:r>
      <w:proofErr w:type="spellStart"/>
      <w:r w:rsidR="00A23D71" w:rsidRPr="00AE0AA3">
        <w:rPr>
          <w:szCs w:val="24"/>
        </w:rPr>
        <w:t>Skitka</w:t>
      </w:r>
      <w:proofErr w:type="spellEnd"/>
      <w:r w:rsidR="00A23D71" w:rsidRPr="00AE0AA3">
        <w:rPr>
          <w:szCs w:val="24"/>
        </w:rPr>
        <w:t>, 2008;</w:t>
      </w:r>
      <w:r w:rsidR="002E23D5" w:rsidRPr="00AE0AA3">
        <w:rPr>
          <w:szCs w:val="24"/>
        </w:rPr>
        <w:t xml:space="preserve"> </w:t>
      </w:r>
      <w:r w:rsidR="00A23D71" w:rsidRPr="00AE0AA3">
        <w:rPr>
          <w:szCs w:val="24"/>
        </w:rPr>
        <w:t>Wisneski, 2009;</w:t>
      </w:r>
      <w:r w:rsidR="00B702EE" w:rsidRPr="00AE0AA3">
        <w:rPr>
          <w:szCs w:val="24"/>
        </w:rPr>
        <w:t xml:space="preserve"> </w:t>
      </w:r>
      <w:proofErr w:type="spellStart"/>
      <w:r w:rsidR="00B702EE" w:rsidRPr="00AE0AA3">
        <w:rPr>
          <w:szCs w:val="24"/>
        </w:rPr>
        <w:t>Aramovich</w:t>
      </w:r>
      <w:proofErr w:type="spellEnd"/>
      <w:r w:rsidR="00B702EE" w:rsidRPr="00AE0AA3">
        <w:rPr>
          <w:szCs w:val="24"/>
        </w:rPr>
        <w:t>, 2012; Conover, 201</w:t>
      </w:r>
      <w:r w:rsidR="005A30EF" w:rsidRPr="00AE0AA3">
        <w:rPr>
          <w:szCs w:val="24"/>
        </w:rPr>
        <w:t>8</w:t>
      </w:r>
      <w:r w:rsidR="00B702EE" w:rsidRPr="00AE0AA3">
        <w:rPr>
          <w:szCs w:val="24"/>
        </w:rPr>
        <w:t>)</w:t>
      </w:r>
      <w:r w:rsidR="006828F6" w:rsidRPr="00AE0AA3">
        <w:rPr>
          <w:szCs w:val="24"/>
        </w:rPr>
        <w:t xml:space="preserve">. </w:t>
      </w:r>
      <w:r w:rsidR="00E74491" w:rsidRPr="00AE0AA3">
        <w:rPr>
          <w:szCs w:val="24"/>
        </w:rPr>
        <w:t>This</w:t>
      </w:r>
      <w:r w:rsidR="003D0CD4" w:rsidRPr="00AE0AA3">
        <w:rPr>
          <w:szCs w:val="24"/>
        </w:rPr>
        <w:t xml:space="preserve"> study </w:t>
      </w:r>
      <w:r w:rsidR="001731D0" w:rsidRPr="00AE0AA3">
        <w:rPr>
          <w:szCs w:val="24"/>
        </w:rPr>
        <w:t>wil</w:t>
      </w:r>
      <w:r w:rsidR="0092028E" w:rsidRPr="00AE0AA3">
        <w:rPr>
          <w:szCs w:val="24"/>
        </w:rPr>
        <w:t>l</w:t>
      </w:r>
      <w:r w:rsidR="001731D0" w:rsidRPr="00AE0AA3">
        <w:rPr>
          <w:szCs w:val="24"/>
        </w:rPr>
        <w:t xml:space="preserve"> be </w:t>
      </w:r>
      <w:r w:rsidR="003D0CD4" w:rsidRPr="00AE0AA3">
        <w:rPr>
          <w:szCs w:val="24"/>
        </w:rPr>
        <w:t>the first to manipulate both</w:t>
      </w:r>
      <w:r w:rsidR="007C197B" w:rsidRPr="00AE0AA3">
        <w:rPr>
          <w:szCs w:val="24"/>
        </w:rPr>
        <w:t xml:space="preserve"> social consensus and moral conviction,</w:t>
      </w:r>
      <w:r w:rsidR="001731D0" w:rsidRPr="00AE0AA3">
        <w:rPr>
          <w:szCs w:val="24"/>
        </w:rPr>
        <w:t xml:space="preserve"> thus allowing us to directly test the interaction between them.</w:t>
      </w:r>
      <w:r w:rsidR="007A6945" w:rsidRPr="00AE0AA3">
        <w:rPr>
          <w:szCs w:val="24"/>
        </w:rPr>
        <w:t xml:space="preserve"> </w:t>
      </w:r>
      <w:r w:rsidR="00B7112B" w:rsidRPr="00AE0AA3">
        <w:rPr>
          <w:szCs w:val="24"/>
        </w:rPr>
        <w:t>The primary</w:t>
      </w:r>
      <w:r w:rsidR="00E36ECC" w:rsidRPr="00AE0AA3">
        <w:rPr>
          <w:szCs w:val="24"/>
        </w:rPr>
        <w:t xml:space="preserve"> goal is </w:t>
      </w:r>
      <w:r w:rsidR="00B840FC" w:rsidRPr="00AE0AA3">
        <w:rPr>
          <w:szCs w:val="24"/>
        </w:rPr>
        <w:t>synthesizing</w:t>
      </w:r>
      <w:r w:rsidR="00AF385F" w:rsidRPr="00AE0AA3">
        <w:rPr>
          <w:szCs w:val="24"/>
        </w:rPr>
        <w:t xml:space="preserve"> </w:t>
      </w:r>
      <w:r w:rsidR="007A6945" w:rsidRPr="00AE0AA3">
        <w:rPr>
          <w:szCs w:val="24"/>
        </w:rPr>
        <w:t xml:space="preserve">multiple related literatures to better understand polarized belief change </w:t>
      </w:r>
      <w:r w:rsidR="00071A12" w:rsidRPr="00AE0AA3">
        <w:rPr>
          <w:szCs w:val="24"/>
        </w:rPr>
        <w:t xml:space="preserve">by </w:t>
      </w:r>
      <w:r w:rsidR="007A6945" w:rsidRPr="00AE0AA3">
        <w:rPr>
          <w:szCs w:val="24"/>
        </w:rPr>
        <w:t xml:space="preserve">empirically testing several statistical interactions that in theory, should be relevant. </w:t>
      </w:r>
      <w:r w:rsidR="003F3B5E" w:rsidRPr="00AE0AA3">
        <w:rPr>
          <w:szCs w:val="24"/>
        </w:rPr>
        <w:t>I plan</w:t>
      </w:r>
      <w:r w:rsidR="007A6945" w:rsidRPr="00AE0AA3">
        <w:rPr>
          <w:szCs w:val="24"/>
        </w:rPr>
        <w:t xml:space="preserve"> to propose a series of studies to determine: 1) How social consensus can be used to change polarized beliefs, 2) How moral conviction affects belief change, and 3) How changing levels of moral conviction interact with the effects of social consensus.</w:t>
      </w:r>
    </w:p>
    <w:p w14:paraId="3D9633C3" w14:textId="77777777" w:rsidR="00B7274A" w:rsidRPr="00AE0AA3" w:rsidRDefault="00B7274A">
      <w:pPr>
        <w:rPr>
          <w:szCs w:val="24"/>
        </w:rPr>
      </w:pPr>
      <w:r w:rsidRPr="00AE0AA3">
        <w:rPr>
          <w:szCs w:val="24"/>
        </w:rPr>
        <w:br w:type="page"/>
      </w:r>
    </w:p>
    <w:p w14:paraId="686CC981" w14:textId="0ED9F483" w:rsidR="00B7274A" w:rsidRPr="00AE0AA3" w:rsidRDefault="00B7274A" w:rsidP="002C011E">
      <w:pPr>
        <w:pStyle w:val="Heading1"/>
        <w:rPr>
          <w:rFonts w:asciiTheme="minorHAnsi" w:eastAsiaTheme="minorHAnsi" w:hAnsiTheme="minorHAnsi" w:cstheme="minorBidi"/>
          <w:sz w:val="24"/>
        </w:rPr>
      </w:pPr>
      <w:bookmarkStart w:id="10" w:name="_Toc195620930"/>
      <w:r w:rsidRPr="00AE0AA3">
        <w:rPr>
          <w:rFonts w:asciiTheme="minorHAnsi" w:eastAsia="Times New Roman" w:hAnsiTheme="minorHAnsi" w:cstheme="minorHAnsi"/>
          <w:sz w:val="32"/>
        </w:rPr>
        <w:lastRenderedPageBreak/>
        <w:t>Study 1</w:t>
      </w:r>
      <w:bookmarkEnd w:id="10"/>
    </w:p>
    <w:p w14:paraId="307B50B3" w14:textId="77777777" w:rsidR="00B7274A" w:rsidRPr="00AE0AA3" w:rsidRDefault="00B7274A" w:rsidP="00B7274A">
      <w:pPr>
        <w:rPr>
          <w:rFonts w:cstheme="minorHAnsi"/>
          <w:szCs w:val="24"/>
        </w:rPr>
      </w:pPr>
    </w:p>
    <w:p w14:paraId="05D3C004"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1" w:name="_Toc195620931"/>
      <w:r w:rsidRPr="00AE0AA3">
        <w:rPr>
          <w:rFonts w:eastAsia="Times New Roman" w:cstheme="minorHAnsi"/>
          <w:b/>
          <w:bCs/>
          <w:kern w:val="0"/>
          <w:sz w:val="28"/>
          <w:szCs w:val="28"/>
          <w14:ligatures w14:val="none"/>
        </w:rPr>
        <w:t>Introduction</w:t>
      </w:r>
      <w:bookmarkEnd w:id="11"/>
    </w:p>
    <w:p w14:paraId="277A1CE4" w14:textId="19C008B8" w:rsidR="00B7274A" w:rsidRPr="00AE0AA3" w:rsidRDefault="00B7274A" w:rsidP="00B7274A">
      <w:pPr>
        <w:spacing w:line="480" w:lineRule="auto"/>
        <w:ind w:firstLine="720"/>
        <w:rPr>
          <w:rFonts w:cstheme="minorHAnsi"/>
          <w:szCs w:val="24"/>
        </w:rPr>
      </w:pPr>
      <w:r w:rsidRPr="00AE0AA3">
        <w:rPr>
          <w:rFonts w:cstheme="minorHAnsi"/>
          <w:szCs w:val="24"/>
        </w:rPr>
        <w:t>The purpose of Study 1 was to directly test how manipulating social consensus affects contemporary polarized beliefs. One goal was to determine if the social consensus manipulation, adapted from a similar scientific/social consensus manipulation by Keiichi Kobayashi (2018), would successfully generalize to an American audience. Another goal was to replicate the effects of this manipulation on a series of topics chosen explicitly for their perception of polarization in America (UHC, climate change, capital punishment), which diverges significantly from the original set of topics Kobayashi chose to use (climate change, blood type personality, nuclear power, and whale research).</w:t>
      </w:r>
    </w:p>
    <w:p w14:paraId="12B31C97"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2" w:name="_Toc195620932"/>
      <w:r w:rsidRPr="00AE0AA3">
        <w:rPr>
          <w:rFonts w:eastAsia="Times New Roman" w:cstheme="minorHAnsi"/>
          <w:b/>
          <w:bCs/>
          <w:kern w:val="0"/>
          <w:sz w:val="28"/>
          <w:szCs w:val="28"/>
          <w14:ligatures w14:val="none"/>
        </w:rPr>
        <w:t>Method</w:t>
      </w:r>
      <w:bookmarkEnd w:id="12"/>
    </w:p>
    <w:p w14:paraId="7C5C8473" w14:textId="6A64FF18" w:rsidR="00B7274A" w:rsidRPr="00AE0AA3" w:rsidRDefault="00B7274A" w:rsidP="00B7274A">
      <w:pPr>
        <w:pStyle w:val="NoSpacing"/>
        <w:spacing w:line="480" w:lineRule="auto"/>
        <w:ind w:firstLine="720"/>
        <w:rPr>
          <w:rFonts w:cstheme="minorHAnsi"/>
          <w:sz w:val="24"/>
          <w:szCs w:val="24"/>
        </w:rPr>
      </w:pPr>
      <w:r w:rsidRPr="00AE0AA3">
        <w:rPr>
          <w:rFonts w:cstheme="minorHAnsi"/>
          <w:sz w:val="24"/>
          <w:szCs w:val="24"/>
        </w:rPr>
        <w:t xml:space="preserve">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 each topic, was measured both before and after presentation of social consensus information. </w:t>
      </w:r>
      <w:r w:rsidRPr="00AE0AA3">
        <w:rPr>
          <w:rFonts w:eastAsia="Calibri" w:cstheme="minorHAnsi"/>
          <w:kern w:val="0"/>
          <w:sz w:val="24"/>
          <w:szCs w:val="24"/>
          <w14:ligatures w14:val="none"/>
        </w:rPr>
        <w:t>The Institutional Review Board at the University of Missouri reviewed and approved all submitted materials for Study 1.</w:t>
      </w:r>
    </w:p>
    <w:p w14:paraId="04522771"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3" w:name="_Toc195620933"/>
      <w:r w:rsidRPr="00AE0AA3">
        <w:rPr>
          <w:rFonts w:eastAsia="Times New Roman" w:cstheme="minorHAnsi"/>
          <w:b/>
          <w:i/>
          <w:color w:val="000000"/>
          <w:sz w:val="28"/>
          <w:szCs w:val="28"/>
        </w:rPr>
        <w:lastRenderedPageBreak/>
        <w:t>Participants</w:t>
      </w:r>
      <w:bookmarkEnd w:id="13"/>
    </w:p>
    <w:p w14:paraId="5EBFD0AC" w14:textId="77777777"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A total of 505 undergraduate students 18 years of age or older at the University of Missouri participated in this study. Participants were recruited through an online survey platform and were offered psychology course credit in exchange for their participation.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Variant or Nonconforming’, and 1.6% ‘prefer not to say’. They ranged in age from 18 to 39 years (</w:t>
      </w:r>
      <w:r w:rsidRPr="00AE0AA3">
        <w:rPr>
          <w:rFonts w:eastAsia="Calibri" w:cstheme="minorHAnsi"/>
          <w:i/>
          <w:iCs/>
          <w:szCs w:val="24"/>
        </w:rPr>
        <w:t xml:space="preserve">M </w:t>
      </w:r>
      <w:r w:rsidRPr="00AE0AA3">
        <w:rPr>
          <w:rFonts w:eastAsia="Calibri" w:cstheme="minorHAnsi"/>
          <w:szCs w:val="24"/>
        </w:rPr>
        <w:t xml:space="preserve">= 18.9, </w:t>
      </w:r>
      <w:r w:rsidRPr="00AE0AA3">
        <w:rPr>
          <w:rFonts w:eastAsia="Calibri" w:cstheme="minorHAnsi"/>
          <w:i/>
          <w:iCs/>
          <w:szCs w:val="24"/>
        </w:rPr>
        <w:t>SD</w:t>
      </w:r>
      <w:r w:rsidRPr="00AE0AA3">
        <w:rPr>
          <w:rFonts w:eastAsia="Calibri" w:cstheme="minorHAnsi"/>
          <w:szCs w:val="24"/>
        </w:rPr>
        <w:t xml:space="preserve"> = 1.99).</w:t>
      </w:r>
    </w:p>
    <w:p w14:paraId="7FB54048"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4" w:name="_Toc195620934"/>
      <w:r w:rsidRPr="00AE0AA3">
        <w:rPr>
          <w:rFonts w:eastAsia="Times New Roman" w:cstheme="minorHAnsi"/>
          <w:b/>
          <w:i/>
          <w:color w:val="000000"/>
          <w:sz w:val="28"/>
          <w:szCs w:val="28"/>
        </w:rPr>
        <w:t>Materials and Procedure</w:t>
      </w:r>
      <w:bookmarkEnd w:id="14"/>
    </w:p>
    <w:p w14:paraId="676FF647" w14:textId="592A045A"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To manipulate the perception of social consensus, participants were randomized into a ‘high social consensus’ or ‘low social consensus’ condition. Participants were first asked to estimate the proportion of the US population in 2018 that would be in support of each of the four issues (Climate Change, Universal Health Care, Death Penalty, and Slavery). Then, participants were given information about social consensus on each of these four issues. In both conditions, participants were given feedback consisting of the base rate of support that the general American public (in 2018) had for each topic. Except for the topic of slavery, participants in the ‘high social consensus’ condition saw results that were</w:t>
      </w:r>
      <w:r w:rsidRPr="00AE0AA3">
        <w:rPr>
          <w:rFonts w:eastAsia="Calibri" w:cstheme="minorHAnsi"/>
          <w:szCs w:val="24"/>
        </w:rPr>
        <w:t xml:space="preserve"> 20% higher than the true base rate, and participants in </w:t>
      </w:r>
      <w:r w:rsidR="00AF25B3" w:rsidRPr="00AE0AA3">
        <w:rPr>
          <w:rFonts w:eastAsia="Calibri" w:cstheme="minorHAnsi"/>
          <w:szCs w:val="24"/>
        </w:rPr>
        <w:t>the</w:t>
      </w:r>
      <w:r w:rsidRPr="00AE0AA3">
        <w:rPr>
          <w:rFonts w:eastAsia="Calibri" w:cstheme="minorHAnsi"/>
          <w:szCs w:val="24"/>
        </w:rPr>
        <w:t xml:space="preserve"> ‘low social consensus’ condition saw results that were </w:t>
      </w:r>
      <w:r w:rsidRPr="00AE0AA3">
        <w:rPr>
          <w:rFonts w:eastAsia="Calibri" w:cstheme="minorHAnsi"/>
          <w:szCs w:val="24"/>
        </w:rPr>
        <w:lastRenderedPageBreak/>
        <w:t>20% lower than the true base rate. For example, if 65% of Americans agree that</w:t>
      </w:r>
      <w:r w:rsidRPr="00AE0AA3">
        <w:rPr>
          <w:rFonts w:eastAsia="Calibri" w:cstheme="minorHAnsi"/>
          <w:kern w:val="0"/>
          <w:szCs w:val="24"/>
          <w14:ligatures w14:val="none"/>
        </w:rPr>
        <w:t xml:space="preserve"> the Death Penalty is necessary in the US</w:t>
      </w:r>
      <w:r w:rsidRPr="00AE0AA3">
        <w:rPr>
          <w:rFonts w:eastAsia="Calibri" w:cstheme="minorHAnsi"/>
          <w:szCs w:val="24"/>
        </w:rPr>
        <w:t xml:space="preserve">, the high social consensus condition would be told that 85% agree, and the low social consensus condition would be told that 45% agree. The topic of slavery was added to </w:t>
      </w:r>
      <w:r w:rsidR="00CA48E3" w:rsidRPr="00AE0AA3">
        <w:rPr>
          <w:rFonts w:eastAsia="Calibri" w:cstheme="minorHAnsi"/>
          <w:szCs w:val="24"/>
        </w:rPr>
        <w:t>the</w:t>
      </w:r>
      <w:r w:rsidRPr="00AE0AA3">
        <w:rPr>
          <w:rFonts w:eastAsia="Calibri" w:cstheme="minorHAnsi"/>
          <w:szCs w:val="24"/>
        </w:rPr>
        <w:t xml:space="preserve"> experimental protocol for the purposes of face validity; it seemed important for the participants to be exposed to a commonplace belief (i.e., Americans see slavery as unacceptable) that had overwhelming agreement.</w:t>
      </w:r>
    </w:p>
    <w:p w14:paraId="4D47DFD4" w14:textId="51418D49" w:rsidR="00B7274A" w:rsidRPr="00AE0AA3" w:rsidRDefault="00B7274A" w:rsidP="00B7274A">
      <w:pPr>
        <w:pStyle w:val="BodyText"/>
        <w:spacing w:line="480" w:lineRule="auto"/>
        <w:ind w:firstLine="720"/>
        <w:rPr>
          <w:rFonts w:eastAsia="Calibri" w:cstheme="minorHAnsi"/>
          <w:kern w:val="0"/>
          <w:szCs w:val="24"/>
          <w14:ligatures w14:val="none"/>
        </w:rPr>
      </w:pPr>
      <w:r w:rsidRPr="00AE0AA3">
        <w:rPr>
          <w:rFonts w:eastAsia="Calibri" w:cstheme="minorHAnsi"/>
          <w:kern w:val="0"/>
          <w:szCs w:val="24"/>
          <w14:ligatures w14:val="none"/>
        </w:rPr>
        <w:t>After the social consensus information, participants were asked to indicate their degree of surprise with the stated level of public support and estimate levels of public levels support in 2023. Participants were then asked to identify their level of support for each topic. Next, participants completed individual difference measures on deontological and utilitarian orientation. Utilitarian reasoning can be defined as ethical judgement based on outcomes, not intentions. Likewise, deontological reasoning can be defined as ethical judgement based on whether or not behavior adheres to a preconceived set of ‘rules’, this includes concepts like ‘rights’, ‘ideals’, and explicitly recorded law. Finally, participants provided demographic information; see Appendix A for a complete listing of Study 1 materials.</w:t>
      </w:r>
    </w:p>
    <w:p w14:paraId="5962A048"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5" w:name="_Toc195620935"/>
      <w:r w:rsidRPr="00AE0AA3">
        <w:rPr>
          <w:rFonts w:eastAsia="Times New Roman" w:cstheme="minorHAnsi"/>
          <w:b/>
          <w:i/>
          <w:color w:val="000000"/>
          <w:sz w:val="28"/>
          <w:szCs w:val="28"/>
        </w:rPr>
        <w:t>Measures</w:t>
      </w:r>
      <w:bookmarkEnd w:id="15"/>
    </w:p>
    <w:p w14:paraId="37ABC2F2" w14:textId="60EF5F36"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b/>
          <w:bCs/>
          <w:kern w:val="0"/>
          <w:szCs w:val="24"/>
          <w14:ligatures w14:val="none"/>
        </w:rPr>
        <w:t>Primary Outcome.</w:t>
      </w:r>
      <w:r w:rsidRPr="00AE0AA3">
        <w:rPr>
          <w:rFonts w:eastAsia="Calibri" w:cstheme="minorHAnsi"/>
          <w:kern w:val="0"/>
          <w:szCs w:val="24"/>
          <w14:ligatures w14:val="none"/>
        </w:rPr>
        <w:t xml:space="preserve"> Participant support for each topic was captured as continuous variable ranging from strong disagreement (0) to strong agreement (100) with the following statements: 1) “Greenhouse gas emissions generated by human activity has and will continue to change Earth's climate” (</w:t>
      </w:r>
      <w:r w:rsidRPr="00AE0AA3">
        <w:rPr>
          <w:rFonts w:eastAsia="Calibri" w:cstheme="minorHAnsi"/>
          <w:i/>
          <w:iCs/>
          <w:kern w:val="0"/>
          <w:szCs w:val="24"/>
          <w14:ligatures w14:val="none"/>
        </w:rPr>
        <w:t>Climate Change</w:t>
      </w:r>
      <w:r w:rsidRPr="00AE0AA3">
        <w:rPr>
          <w:rFonts w:eastAsia="Calibri" w:cstheme="minorHAnsi"/>
          <w:kern w:val="0"/>
          <w:szCs w:val="24"/>
          <w14:ligatures w14:val="none"/>
        </w:rPr>
        <w:t>); 2) “The US government needs to implement Universal Health Care because basic population needs are not being met.” (</w:t>
      </w:r>
      <w:r w:rsidRPr="00AE0AA3">
        <w:rPr>
          <w:rFonts w:eastAsia="Calibri" w:cstheme="minorHAnsi"/>
          <w:i/>
          <w:iCs/>
          <w:kern w:val="0"/>
          <w:szCs w:val="24"/>
          <w14:ligatures w14:val="none"/>
        </w:rPr>
        <w:t xml:space="preserve">Universal Health </w:t>
      </w:r>
      <w:r w:rsidRPr="00AE0AA3">
        <w:rPr>
          <w:rFonts w:eastAsia="Calibri" w:cstheme="minorHAnsi"/>
          <w:i/>
          <w:iCs/>
          <w:kern w:val="0"/>
          <w:szCs w:val="24"/>
          <w14:ligatures w14:val="none"/>
        </w:rPr>
        <w:lastRenderedPageBreak/>
        <w:t>Care</w:t>
      </w:r>
      <w:r w:rsidRPr="00AE0AA3">
        <w:rPr>
          <w:rFonts w:eastAsia="Calibri" w:cstheme="minorHAnsi"/>
          <w:kern w:val="0"/>
          <w:szCs w:val="24"/>
          <w14:ligatures w14:val="none"/>
        </w:rPr>
        <w:t>); 3) “Capital Punishment (the Death Penalty) is necessary in the US” (</w:t>
      </w:r>
      <w:r w:rsidRPr="00AE0AA3">
        <w:rPr>
          <w:rFonts w:eastAsia="Calibri" w:cstheme="minorHAnsi"/>
          <w:i/>
          <w:iCs/>
          <w:kern w:val="0"/>
          <w:szCs w:val="24"/>
          <w14:ligatures w14:val="none"/>
        </w:rPr>
        <w:t>Death Penalty</w:t>
      </w:r>
      <w:r w:rsidRPr="00AE0AA3">
        <w:rPr>
          <w:rFonts w:eastAsia="Calibri" w:cstheme="minorHAnsi"/>
          <w:kern w:val="0"/>
          <w:szCs w:val="24"/>
          <w14:ligatures w14:val="none"/>
        </w:rPr>
        <w:t>), and 4) “Slavery, forced labor, and human trafficking are violations of human rights.” (</w:t>
      </w:r>
      <w:r w:rsidRPr="00AE0AA3">
        <w:rPr>
          <w:rFonts w:eastAsia="Calibri" w:cstheme="minorHAnsi"/>
          <w:i/>
          <w:iCs/>
          <w:kern w:val="0"/>
          <w:szCs w:val="24"/>
          <w14:ligatures w14:val="none"/>
        </w:rPr>
        <w:t>Slavery</w:t>
      </w:r>
      <w:r w:rsidRPr="00AE0AA3">
        <w:rPr>
          <w:rFonts w:eastAsia="Calibri" w:cstheme="minorHAnsi"/>
          <w:kern w:val="0"/>
          <w:szCs w:val="24"/>
          <w14:ligatures w14:val="none"/>
        </w:rPr>
        <w:t xml:space="preserve">). </w:t>
      </w:r>
    </w:p>
    <w:p w14:paraId="09CBE89F" w14:textId="117876BB"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 xml:space="preserve">Individual differences in deontological and utilitarian orientation were measured using the Ethical Standards of Judgement Questionnaire (ESJQ) developed by Love, Salinas, and Rotman (2020). This scale was included as a potential moderator of social consensus manipulation because </w:t>
      </w:r>
      <w:r w:rsidRPr="00AE0AA3">
        <w:rPr>
          <w:rFonts w:cstheme="minorHAnsi"/>
          <w:szCs w:val="24"/>
        </w:rPr>
        <w:t xml:space="preserve">prior research on the interaction between social consensus and deontology indicates that higher levels of deontological orientation results in less conformation to social consensus (Brady and Wheeler, 1996; Pincus, 2014). </w:t>
      </w:r>
      <w:r w:rsidRPr="00AE0AA3">
        <w:rPr>
          <w:rFonts w:eastAsia="Calibri" w:cstheme="minorHAnsi"/>
          <w:kern w:val="0"/>
          <w:szCs w:val="24"/>
          <w14:ligatures w14:val="none"/>
        </w:rPr>
        <w:t>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Each six-item subscale showed satisfactory internal consistencies with Cronbach’s α of .783 (deontology) and .750 (utilitarianism). Additionally, please see Appendix D, section 1, for further details and analysis regarding secondary outcomes and other individual difference measures in Study 1.</w:t>
      </w:r>
    </w:p>
    <w:p w14:paraId="39FF23B7" w14:textId="77777777" w:rsidR="00B7274A" w:rsidRPr="00AE0AA3" w:rsidRDefault="00B7274A" w:rsidP="00B7274A">
      <w:pPr>
        <w:spacing w:before="180" w:after="180" w:afterAutospacing="1" w:line="480" w:lineRule="auto"/>
        <w:rPr>
          <w:rFonts w:eastAsia="Times New Roman" w:cstheme="minorHAnsi"/>
          <w:b/>
          <w:i/>
          <w:color w:val="000000"/>
          <w:sz w:val="28"/>
          <w:szCs w:val="28"/>
        </w:rPr>
      </w:pPr>
      <w:r w:rsidRPr="00AE0AA3">
        <w:rPr>
          <w:rFonts w:eastAsia="Times New Roman" w:cstheme="minorHAnsi"/>
          <w:b/>
          <w:i/>
          <w:color w:val="000000"/>
          <w:sz w:val="28"/>
          <w:szCs w:val="28"/>
        </w:rPr>
        <w:t>Power and Statistical Analysis</w:t>
      </w:r>
    </w:p>
    <w:p w14:paraId="0C0A0378" w14:textId="5FF3BEB6"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w:t>
      </w:r>
      <w:proofErr w:type="spellStart"/>
      <w:r w:rsidRPr="00AE0AA3">
        <w:rPr>
          <w:rFonts w:eastAsia="Calibri" w:cstheme="minorHAnsi"/>
          <w:szCs w:val="24"/>
        </w:rPr>
        <w:t>Erdfelder</w:t>
      </w:r>
      <w:proofErr w:type="spellEnd"/>
      <w:r w:rsidRPr="00AE0AA3">
        <w:rPr>
          <w:rFonts w:eastAsia="Calibri" w:cstheme="minorHAnsi"/>
          <w:szCs w:val="24"/>
        </w:rPr>
        <w:t xml:space="preserve">, Lang, and Buchner, 2007; Faul, </w:t>
      </w:r>
      <w:proofErr w:type="spellStart"/>
      <w:r w:rsidRPr="00AE0AA3">
        <w:rPr>
          <w:rFonts w:eastAsia="Calibri" w:cstheme="minorHAnsi"/>
          <w:szCs w:val="24"/>
        </w:rPr>
        <w:t>Erdfelder</w:t>
      </w:r>
      <w:proofErr w:type="spellEnd"/>
      <w:r w:rsidRPr="00AE0AA3">
        <w:rPr>
          <w:rFonts w:eastAsia="Calibri" w:cstheme="minorHAnsi"/>
          <w:szCs w:val="24"/>
        </w:rPr>
        <w:t xml:space="preserve">, Buchner, and Lang, 2009). Support </w:t>
      </w:r>
      <w:r w:rsidR="001944C8" w:rsidRPr="00AE0AA3">
        <w:rPr>
          <w:rFonts w:eastAsia="Calibri" w:cstheme="minorHAnsi"/>
          <w:szCs w:val="24"/>
        </w:rPr>
        <w:t xml:space="preserve">for a </w:t>
      </w:r>
      <w:r w:rsidR="001944C8" w:rsidRPr="00AE0AA3">
        <w:rPr>
          <w:rFonts w:eastAsia="Calibri" w:cstheme="minorHAnsi"/>
          <w:szCs w:val="24"/>
        </w:rPr>
        <w:lastRenderedPageBreak/>
        <w:t>topic</w:t>
      </w:r>
      <w:r w:rsidRPr="00AE0AA3">
        <w:rPr>
          <w:rFonts w:eastAsia="Calibri" w:cstheme="minorHAnsi"/>
          <w:szCs w:val="24"/>
        </w:rPr>
        <w:t xml:space="preserve"> was treated as a continuous variable. </w:t>
      </w:r>
      <w:r w:rsidR="003F3B5E" w:rsidRPr="00AE0AA3">
        <w:rPr>
          <w:rFonts w:eastAsia="Calibri" w:cstheme="minorHAnsi"/>
          <w:szCs w:val="24"/>
        </w:rPr>
        <w:t>I</w:t>
      </w:r>
      <w:r w:rsidRPr="00AE0AA3">
        <w:rPr>
          <w:rFonts w:eastAsia="Calibri" w:cstheme="minorHAnsi"/>
          <w:szCs w:val="24"/>
        </w:rPr>
        <w:t xml:space="preserve"> examined the effects of experimental condition (high or low social consensus) and individual differences (deontological and utilitarian orientation, health literacy, multiple measures of numeracy) on </w:t>
      </w:r>
      <w:r w:rsidR="00C354FC" w:rsidRPr="00AE0AA3">
        <w:rPr>
          <w:rFonts w:eastAsia="Calibri" w:cstheme="minorHAnsi"/>
          <w:szCs w:val="24"/>
        </w:rPr>
        <w:t>the</w:t>
      </w:r>
      <w:r w:rsidRPr="00AE0AA3">
        <w:rPr>
          <w:rFonts w:eastAsia="Calibri" w:cstheme="minorHAnsi"/>
          <w:szCs w:val="24"/>
        </w:rPr>
        <w:t xml:space="preserve"> outcome measure. </w:t>
      </w:r>
      <w:r w:rsidR="004949E5" w:rsidRPr="00AE0AA3">
        <w:rPr>
          <w:rFonts w:eastAsia="Calibri" w:cstheme="minorHAnsi"/>
          <w:szCs w:val="24"/>
        </w:rPr>
        <w:t>I</w:t>
      </w:r>
      <w:r w:rsidRPr="00AE0AA3">
        <w:rPr>
          <w:rFonts w:eastAsia="Calibri" w:cstheme="minorHAnsi"/>
          <w:szCs w:val="24"/>
        </w:rPr>
        <w:t xml:space="preserve"> examined the main effect, as well as interactions between deontology and utilitarianism with </w:t>
      </w:r>
      <w:r w:rsidR="004949E5" w:rsidRPr="00AE0AA3">
        <w:rPr>
          <w:rFonts w:eastAsia="Calibri" w:cstheme="minorHAnsi"/>
          <w:szCs w:val="24"/>
        </w:rPr>
        <w:t>the</w:t>
      </w:r>
      <w:r w:rsidRPr="00AE0AA3">
        <w:rPr>
          <w:rFonts w:eastAsia="Calibri" w:cstheme="minorHAnsi"/>
          <w:szCs w:val="24"/>
        </w:rPr>
        <w:t xml:space="preserve"> experimental conditions for </w:t>
      </w:r>
      <w:r w:rsidR="004949E5" w:rsidRPr="00AE0AA3">
        <w:rPr>
          <w:rFonts w:eastAsia="Calibri" w:cstheme="minorHAnsi"/>
          <w:szCs w:val="24"/>
        </w:rPr>
        <w:t>the</w:t>
      </w:r>
      <w:r w:rsidRPr="00AE0AA3">
        <w:rPr>
          <w:rFonts w:eastAsia="Calibri" w:cstheme="minorHAnsi"/>
          <w:szCs w:val="24"/>
        </w:rPr>
        <w:t xml:space="preserve"> predictors. All tests were conducted in R and considered statistically significant when P &lt;.05. </w:t>
      </w:r>
      <w:r w:rsidR="003F3B5E" w:rsidRPr="00AE0AA3">
        <w:rPr>
          <w:rFonts w:eastAsia="Calibri" w:cstheme="minorHAnsi"/>
          <w:szCs w:val="24"/>
        </w:rPr>
        <w:t>I</w:t>
      </w:r>
      <w:r w:rsidRPr="00AE0AA3">
        <w:rPr>
          <w:rFonts w:eastAsia="Calibri" w:cstheme="minorHAnsi"/>
          <w:szCs w:val="24"/>
        </w:rPr>
        <w:t xml:space="preserve"> used R version 4.4.1 (R Core Team 2024).</w:t>
      </w:r>
    </w:p>
    <w:p w14:paraId="7733B9DA" w14:textId="7A0691BE"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6" w:name="_Toc195620936"/>
      <w:r w:rsidRPr="00AE0AA3">
        <w:rPr>
          <w:rFonts w:eastAsia="Times New Roman" w:cstheme="minorHAnsi"/>
          <w:b/>
          <w:i/>
          <w:color w:val="000000"/>
          <w:sz w:val="28"/>
          <w:szCs w:val="28"/>
        </w:rPr>
        <w:t>Study 1 Hypothesis</w:t>
      </w:r>
      <w:bookmarkEnd w:id="16"/>
      <w:r w:rsidRPr="00AE0AA3">
        <w:rPr>
          <w:rFonts w:eastAsia="Times New Roman" w:cstheme="minorHAnsi"/>
          <w:b/>
          <w:i/>
          <w:color w:val="000000"/>
          <w:sz w:val="28"/>
          <w:szCs w:val="28"/>
        </w:rPr>
        <w:t xml:space="preserve"> </w:t>
      </w:r>
    </w:p>
    <w:p w14:paraId="166DE74B" w14:textId="19E88DF2" w:rsidR="00B7274A" w:rsidRPr="00AE0AA3" w:rsidRDefault="00B7274A" w:rsidP="00BF3ED5">
      <w:pPr>
        <w:pStyle w:val="BodyText"/>
        <w:spacing w:line="480" w:lineRule="auto"/>
        <w:rPr>
          <w:szCs w:val="24"/>
        </w:rPr>
      </w:pPr>
      <w:r w:rsidRPr="00AE0AA3">
        <w:rPr>
          <w:szCs w:val="24"/>
        </w:rPr>
        <w:tab/>
      </w:r>
      <w:r w:rsidR="00326EC5" w:rsidRPr="00AE0AA3">
        <w:rPr>
          <w:szCs w:val="24"/>
        </w:rPr>
        <w:t>I</w:t>
      </w:r>
      <w:r w:rsidRPr="00AE0AA3">
        <w:rPr>
          <w:szCs w:val="24"/>
        </w:rPr>
        <w:t xml:space="preserve"> predicted that there would be </w:t>
      </w:r>
      <w:proofErr w:type="gramStart"/>
      <w:r w:rsidRPr="00AE0AA3">
        <w:rPr>
          <w:szCs w:val="24"/>
        </w:rPr>
        <w:t>a significant</w:t>
      </w:r>
      <w:proofErr w:type="gramEnd"/>
      <w:r w:rsidRPr="00AE0AA3">
        <w:rPr>
          <w:szCs w:val="24"/>
        </w:rPr>
        <w:t xml:space="preserve"> condition x time interaction (</w:t>
      </w:r>
      <w:r w:rsidRPr="00AE0AA3">
        <w:rPr>
          <w:b/>
          <w:bCs/>
          <w:szCs w:val="24"/>
        </w:rPr>
        <w:t>H1</w:t>
      </w:r>
      <w:r w:rsidRPr="00AE0AA3">
        <w:rPr>
          <w:szCs w:val="24"/>
        </w:rPr>
        <w:t>), such that there would be no difference between conditions at baseline (</w:t>
      </w:r>
      <w:r w:rsidRPr="00AE0AA3">
        <w:rPr>
          <w:b/>
          <w:bCs/>
          <w:szCs w:val="24"/>
        </w:rPr>
        <w:t>H1a</w:t>
      </w:r>
      <w:r w:rsidRPr="00AE0AA3">
        <w:rPr>
          <w:szCs w:val="24"/>
        </w:rPr>
        <w:t>), but an increase in support for high social consensus at time 2 (</w:t>
      </w:r>
      <w:r w:rsidRPr="00AE0AA3">
        <w:rPr>
          <w:b/>
          <w:bCs/>
          <w:szCs w:val="24"/>
        </w:rPr>
        <w:t>H1b</w:t>
      </w:r>
      <w:r w:rsidRPr="00AE0AA3">
        <w:rPr>
          <w:szCs w:val="24"/>
        </w:rPr>
        <w:t>) and a decrease for low social consensus (</w:t>
      </w:r>
      <w:r w:rsidRPr="00AE0AA3">
        <w:rPr>
          <w:b/>
          <w:bCs/>
          <w:szCs w:val="24"/>
        </w:rPr>
        <w:t>H1c</w:t>
      </w:r>
      <w:r w:rsidRPr="00AE0AA3">
        <w:rPr>
          <w:szCs w:val="24"/>
        </w:rPr>
        <w:t>).</w:t>
      </w:r>
    </w:p>
    <w:p w14:paraId="1C2FF8C6"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7" w:name="_Toc195620937"/>
      <w:r w:rsidRPr="00AE0AA3">
        <w:rPr>
          <w:rFonts w:eastAsia="Times New Roman" w:cstheme="minorHAnsi"/>
          <w:b/>
          <w:bCs/>
          <w:kern w:val="0"/>
          <w:sz w:val="28"/>
          <w:szCs w:val="28"/>
          <w14:ligatures w14:val="none"/>
        </w:rPr>
        <w:t>Results</w:t>
      </w:r>
      <w:bookmarkEnd w:id="17"/>
    </w:p>
    <w:p w14:paraId="77678A22" w14:textId="6A2979E5" w:rsidR="00B7274A" w:rsidRPr="00AE0AA3" w:rsidRDefault="00D2119A" w:rsidP="00B7274A">
      <w:pPr>
        <w:spacing w:after="100" w:afterAutospacing="1" w:line="480" w:lineRule="auto"/>
        <w:ind w:firstLine="720"/>
        <w:rPr>
          <w:rFonts w:eastAsia="Calibri" w:cstheme="minorHAnsi"/>
          <w:szCs w:val="24"/>
        </w:rPr>
      </w:pPr>
      <w:r w:rsidRPr="00AE0AA3">
        <w:rPr>
          <w:rFonts w:eastAsia="Calibri" w:cstheme="minorHAnsi"/>
          <w:szCs w:val="24"/>
        </w:rPr>
        <w:t>I</w:t>
      </w:r>
      <w:r w:rsidR="00B7274A" w:rsidRPr="00AE0AA3">
        <w:rPr>
          <w:rFonts w:eastAsia="Calibri" w:cstheme="minorHAnsi"/>
          <w:szCs w:val="24"/>
        </w:rPr>
        <w:t xml:space="preserve"> tested </w:t>
      </w:r>
      <w:r w:rsidR="00E71228" w:rsidRPr="00AE0AA3">
        <w:rPr>
          <w:rFonts w:eastAsia="Calibri" w:cstheme="minorHAnsi"/>
          <w:szCs w:val="24"/>
        </w:rPr>
        <w:t>the</w:t>
      </w:r>
      <w:r w:rsidR="00B7274A" w:rsidRPr="00AE0AA3">
        <w:rPr>
          <w:rFonts w:eastAsia="Calibri" w:cstheme="minorHAnsi"/>
          <w:szCs w:val="24"/>
        </w:rPr>
        <w:t xml:space="preserve"> hypothesis with a series of within-subjects analysis of variance (ANOVA) models comparing support for </w:t>
      </w:r>
      <w:r w:rsidR="0063145F" w:rsidRPr="00AE0AA3">
        <w:rPr>
          <w:rFonts w:eastAsia="Calibri" w:cstheme="minorHAnsi"/>
          <w:szCs w:val="24"/>
        </w:rPr>
        <w:t>each</w:t>
      </w:r>
      <w:r w:rsidR="00B7274A" w:rsidRPr="00AE0AA3">
        <w:rPr>
          <w:rFonts w:eastAsia="Calibri" w:cstheme="minorHAnsi"/>
          <w:szCs w:val="24"/>
        </w:rPr>
        <w:t xml:space="preserve"> topic both before and after </w:t>
      </w:r>
      <w:r w:rsidR="0063145F" w:rsidRPr="00AE0AA3">
        <w:rPr>
          <w:rFonts w:eastAsia="Calibri" w:cstheme="minorHAnsi"/>
          <w:szCs w:val="24"/>
        </w:rPr>
        <w:t>the</w:t>
      </w:r>
      <w:r w:rsidR="00B7274A" w:rsidRPr="00AE0AA3">
        <w:rPr>
          <w:rFonts w:eastAsia="Calibri" w:cstheme="minorHAnsi"/>
          <w:szCs w:val="24"/>
        </w:rPr>
        <w:t xml:space="preserve"> social consensus manipulation. Each of </w:t>
      </w:r>
      <w:r w:rsidR="004F319C" w:rsidRPr="00AE0AA3">
        <w:rPr>
          <w:rFonts w:eastAsia="Calibri" w:cstheme="minorHAnsi"/>
          <w:szCs w:val="24"/>
        </w:rPr>
        <w:t>the</w:t>
      </w:r>
      <w:r w:rsidR="00B7274A" w:rsidRPr="00AE0AA3">
        <w:rPr>
          <w:rFonts w:eastAsia="Calibri" w:cstheme="minorHAnsi"/>
          <w:szCs w:val="24"/>
        </w:rPr>
        <w:t xml:space="preserve"> four ANOVA models was composed of </w:t>
      </w:r>
      <w:r w:rsidR="000344AD" w:rsidRPr="00AE0AA3">
        <w:rPr>
          <w:rFonts w:eastAsia="Calibri" w:cstheme="minorHAnsi"/>
          <w:szCs w:val="24"/>
        </w:rPr>
        <w:t>the</w:t>
      </w:r>
      <w:r w:rsidR="00B7274A" w:rsidRPr="00AE0AA3">
        <w:rPr>
          <w:rFonts w:eastAsia="Calibri" w:cstheme="minorHAnsi"/>
          <w:szCs w:val="24"/>
        </w:rPr>
        <w:t xml:space="preserve"> dependent variable (quantified as level of support for </w:t>
      </w:r>
      <w:r w:rsidR="00D970FB" w:rsidRPr="00AE0AA3">
        <w:rPr>
          <w:rFonts w:eastAsia="Calibri" w:cstheme="minorHAnsi"/>
          <w:szCs w:val="24"/>
        </w:rPr>
        <w:t>the</w:t>
      </w:r>
      <w:r w:rsidR="00B7274A" w:rsidRPr="00AE0AA3">
        <w:rPr>
          <w:rFonts w:eastAsia="Calibri" w:cstheme="minorHAnsi"/>
          <w:szCs w:val="24"/>
        </w:rPr>
        <w:t xml:space="preserve"> issues), with the interaction of time and condition, as well as the simple effects of numeracy (subjective and objective), utilitarian orientation, deontological orientation, and health literacy as </w:t>
      </w:r>
      <w:r w:rsidR="00A86759" w:rsidRPr="00AE0AA3">
        <w:rPr>
          <w:rFonts w:eastAsia="Calibri" w:cstheme="minorHAnsi"/>
          <w:szCs w:val="24"/>
        </w:rPr>
        <w:t>the</w:t>
      </w:r>
      <w:r w:rsidR="00B7274A" w:rsidRPr="00AE0AA3">
        <w:rPr>
          <w:rFonts w:eastAsia="Calibri" w:cstheme="minorHAnsi"/>
          <w:szCs w:val="24"/>
        </w:rPr>
        <w:t xml:space="preserve"> predictors. To test H1, Study 1 used a 2 (pre-post) x 2 (high or low social consensus condition) mixed-subjects design, where condition was a between-subjects factor. Time was a within-subjects factor with the primary outcome, support for a topic, measured before and after participants completed the control or </w:t>
      </w:r>
      <w:r w:rsidR="00B7274A" w:rsidRPr="00AE0AA3">
        <w:rPr>
          <w:rFonts w:eastAsia="Calibri" w:cstheme="minorHAnsi"/>
          <w:szCs w:val="24"/>
        </w:rPr>
        <w:lastRenderedPageBreak/>
        <w:t xml:space="preserve">intervention condition. Additionally, to test H1a, H1b and H1c, </w:t>
      </w:r>
      <w:r w:rsidR="00AD4CF7" w:rsidRPr="00AE0AA3">
        <w:rPr>
          <w:rFonts w:eastAsia="Calibri" w:cstheme="minorHAnsi"/>
          <w:szCs w:val="24"/>
        </w:rPr>
        <w:t>I</w:t>
      </w:r>
      <w:r w:rsidR="00B7274A" w:rsidRPr="00AE0AA3">
        <w:rPr>
          <w:rFonts w:eastAsia="Calibri" w:cstheme="minorHAnsi"/>
          <w:szCs w:val="24"/>
        </w:rPr>
        <w:t xml:space="preserve"> conducted multiple t-tests, comparing baseline support for a topic between intervention conditions (H1a), increased support in the high social consensus at time 2 as compared to time 1 (H1b) and decreased support in the low social consensus condition at time 2 as compared to time 1 (H1c)</w:t>
      </w:r>
    </w:p>
    <w:p w14:paraId="5A2B421F"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8" w:name="_Toc195620938"/>
      <w:r w:rsidRPr="00AE0AA3">
        <w:rPr>
          <w:rFonts w:eastAsia="Times New Roman" w:cstheme="minorHAnsi"/>
          <w:b/>
          <w:i/>
          <w:color w:val="000000"/>
          <w:sz w:val="28"/>
          <w:szCs w:val="28"/>
        </w:rPr>
        <w:t>Social Consensus Manipulation</w:t>
      </w:r>
      <w:bookmarkEnd w:id="18"/>
    </w:p>
    <w:p w14:paraId="48947E32" w14:textId="4277E6EA"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In support of </w:t>
      </w:r>
      <w:r w:rsidRPr="00AE0AA3">
        <w:rPr>
          <w:rFonts w:eastAsia="Calibri" w:cstheme="minorHAnsi"/>
          <w:b/>
          <w:bCs/>
          <w:szCs w:val="24"/>
        </w:rPr>
        <w:t>H1</w:t>
      </w:r>
      <w:r w:rsidRPr="00AE0AA3">
        <w:rPr>
          <w:rFonts w:eastAsia="Calibri" w:cstheme="minorHAnsi"/>
          <w:szCs w:val="24"/>
        </w:rPr>
        <w:t xml:space="preserve">, there was a significant time x condition interaction, such that there was greater increase over time in support for the polarized issues in the high social consensus condition compared to the low social consensus condition. This pattern repeated itself across all three of </w:t>
      </w:r>
      <w:r w:rsidR="00B5285C" w:rsidRPr="00AE0AA3">
        <w:rPr>
          <w:rFonts w:eastAsia="Calibri" w:cstheme="minorHAnsi"/>
          <w:szCs w:val="24"/>
        </w:rPr>
        <w:t>the</w:t>
      </w:r>
      <w:r w:rsidRPr="00AE0AA3">
        <w:rPr>
          <w:rFonts w:eastAsia="Calibri" w:cstheme="minorHAnsi"/>
          <w:szCs w:val="24"/>
        </w:rPr>
        <w:t xml:space="preserve"> manipulated topics (UHC, capital punishment, climate change). In support of </w:t>
      </w:r>
      <w:r w:rsidRPr="00AE0AA3">
        <w:rPr>
          <w:rFonts w:eastAsia="Calibri" w:cstheme="minorHAnsi"/>
          <w:b/>
          <w:bCs/>
          <w:szCs w:val="24"/>
        </w:rPr>
        <w:t>H1a</w:t>
      </w:r>
      <w:r w:rsidRPr="00AE0AA3">
        <w:rPr>
          <w:rFonts w:eastAsia="Calibri" w:cstheme="minorHAnsi"/>
          <w:szCs w:val="24"/>
        </w:rPr>
        <w:t xml:space="preserve">, a series of t-tests indicated that at time 1, there were no significant differences in support between intervention conditions for 1) UHC, </w:t>
      </w:r>
      <w:proofErr w:type="gramStart"/>
      <w:r w:rsidRPr="00AE0AA3">
        <w:rPr>
          <w:rFonts w:eastAsia="Calibri" w:cstheme="minorHAnsi"/>
          <w:szCs w:val="24"/>
        </w:rPr>
        <w:t>t(</w:t>
      </w:r>
      <w:proofErr w:type="gramEnd"/>
      <w:r w:rsidRPr="00AE0AA3">
        <w:rPr>
          <w:rFonts w:eastAsia="Calibri" w:cstheme="minorHAnsi"/>
          <w:szCs w:val="24"/>
        </w:rPr>
        <w:t xml:space="preserve">501) = 0.198, </w:t>
      </w:r>
      <w:r w:rsidRPr="00AE0AA3">
        <w:rPr>
          <w:rFonts w:eastAsia="Calibri" w:cstheme="minorHAnsi"/>
          <w:i/>
          <w:iCs/>
          <w:szCs w:val="24"/>
        </w:rPr>
        <w:t>p</w:t>
      </w:r>
      <w:r w:rsidRPr="00AE0AA3">
        <w:rPr>
          <w:rFonts w:eastAsia="Calibri" w:cstheme="minorHAnsi"/>
          <w:szCs w:val="24"/>
        </w:rPr>
        <w:t xml:space="preserve"> = 0.843; 2) capital punishment, </w:t>
      </w:r>
      <w:proofErr w:type="gramStart"/>
      <w:r w:rsidRPr="00AE0AA3">
        <w:rPr>
          <w:rFonts w:eastAsia="Calibri" w:cstheme="minorHAnsi"/>
          <w:szCs w:val="24"/>
        </w:rPr>
        <w:t>t(</w:t>
      </w:r>
      <w:proofErr w:type="gramEnd"/>
      <w:r w:rsidRPr="00AE0AA3">
        <w:rPr>
          <w:rFonts w:eastAsia="Calibri" w:cstheme="minorHAnsi"/>
          <w:szCs w:val="24"/>
        </w:rPr>
        <w:t xml:space="preserve">501) = 0.129, </w:t>
      </w:r>
      <w:r w:rsidRPr="00AE0AA3">
        <w:rPr>
          <w:rFonts w:eastAsia="Calibri" w:cstheme="minorHAnsi"/>
          <w:i/>
          <w:iCs/>
          <w:szCs w:val="24"/>
        </w:rPr>
        <w:t>p</w:t>
      </w:r>
      <w:r w:rsidRPr="00AE0AA3">
        <w:rPr>
          <w:rFonts w:eastAsia="Calibri" w:cstheme="minorHAnsi"/>
          <w:szCs w:val="24"/>
        </w:rPr>
        <w:t xml:space="preserve"> = 0.898; or 3) climate change, </w:t>
      </w:r>
      <w:proofErr w:type="gramStart"/>
      <w:r w:rsidRPr="00AE0AA3">
        <w:rPr>
          <w:rFonts w:eastAsia="Calibri" w:cstheme="minorHAnsi"/>
          <w:szCs w:val="24"/>
        </w:rPr>
        <w:t>t(</w:t>
      </w:r>
      <w:proofErr w:type="gramEnd"/>
      <w:r w:rsidRPr="00AE0AA3">
        <w:rPr>
          <w:rFonts w:eastAsia="Calibri" w:cstheme="minorHAnsi"/>
          <w:szCs w:val="24"/>
        </w:rPr>
        <w:t xml:space="preserve">501) = 0.198, </w:t>
      </w:r>
      <w:r w:rsidRPr="00AE0AA3">
        <w:rPr>
          <w:rFonts w:eastAsia="Calibri" w:cstheme="minorHAnsi"/>
          <w:i/>
          <w:iCs/>
          <w:szCs w:val="24"/>
        </w:rPr>
        <w:t>p</w:t>
      </w:r>
      <w:r w:rsidRPr="00AE0AA3">
        <w:rPr>
          <w:rFonts w:eastAsia="Calibri" w:cstheme="minorHAnsi"/>
          <w:szCs w:val="24"/>
        </w:rPr>
        <w:t xml:space="preserve"> = 0.843. There was mixed support for </w:t>
      </w:r>
      <w:r w:rsidRPr="00AE0AA3">
        <w:rPr>
          <w:rFonts w:eastAsia="Calibri" w:cstheme="minorHAnsi"/>
          <w:b/>
          <w:bCs/>
          <w:szCs w:val="24"/>
        </w:rPr>
        <w:t>H1b</w:t>
      </w:r>
      <w:r w:rsidRPr="00AE0AA3">
        <w:rPr>
          <w:rFonts w:eastAsia="Calibri" w:cstheme="minorHAnsi"/>
          <w:szCs w:val="24"/>
        </w:rPr>
        <w:t xml:space="preserve">, as a series of t-tests indicated that the high social consensus condition increased support at time 2 as compared to time 1 for UHC, t(499) = 2.288, </w:t>
      </w:r>
      <w:r w:rsidRPr="00AE0AA3">
        <w:rPr>
          <w:rFonts w:eastAsia="Calibri" w:cstheme="minorHAnsi"/>
          <w:i/>
          <w:iCs/>
          <w:szCs w:val="24"/>
        </w:rPr>
        <w:t>p</w:t>
      </w:r>
      <w:r w:rsidRPr="00AE0AA3">
        <w:rPr>
          <w:rFonts w:eastAsia="Calibri" w:cstheme="minorHAnsi"/>
          <w:szCs w:val="24"/>
        </w:rPr>
        <w:t xml:space="preserve"> = 0.023, but not for capital punishment, t(498) = 1.607, </w:t>
      </w:r>
      <w:r w:rsidRPr="00AE0AA3">
        <w:rPr>
          <w:rFonts w:eastAsia="Calibri" w:cstheme="minorHAnsi"/>
          <w:i/>
          <w:iCs/>
          <w:szCs w:val="24"/>
        </w:rPr>
        <w:t>p</w:t>
      </w:r>
      <w:r w:rsidRPr="00AE0AA3">
        <w:rPr>
          <w:rFonts w:eastAsia="Calibri" w:cstheme="minorHAnsi"/>
          <w:szCs w:val="24"/>
        </w:rPr>
        <w:t xml:space="preserve"> = 0.109 or climate change, t(498) = 1.334, </w:t>
      </w:r>
      <w:r w:rsidRPr="00AE0AA3">
        <w:rPr>
          <w:rFonts w:eastAsia="Calibri" w:cstheme="minorHAnsi"/>
          <w:i/>
          <w:iCs/>
          <w:szCs w:val="24"/>
        </w:rPr>
        <w:t>p</w:t>
      </w:r>
      <w:r w:rsidRPr="00AE0AA3">
        <w:rPr>
          <w:rFonts w:eastAsia="Calibri" w:cstheme="minorHAnsi"/>
          <w:szCs w:val="24"/>
        </w:rPr>
        <w:t xml:space="preserve"> = 0.183. Finally, there was no support for </w:t>
      </w:r>
      <w:r w:rsidRPr="00AE0AA3">
        <w:rPr>
          <w:rFonts w:eastAsia="Calibri" w:cstheme="minorHAnsi"/>
          <w:b/>
          <w:bCs/>
          <w:szCs w:val="24"/>
        </w:rPr>
        <w:t xml:space="preserve">H1c, </w:t>
      </w:r>
      <w:r w:rsidRPr="00AE0AA3">
        <w:rPr>
          <w:rFonts w:eastAsia="Calibri" w:cstheme="minorHAnsi"/>
          <w:szCs w:val="24"/>
        </w:rPr>
        <w:t xml:space="preserve">as a series of t-tests indicated that the low social consensus condition did not predict significantly decreased support at time 2 as compared to time 1 for 1) UHC, t(506) = -1.060, </w:t>
      </w:r>
      <w:r w:rsidRPr="00AE0AA3">
        <w:rPr>
          <w:rFonts w:eastAsia="Calibri" w:cstheme="minorHAnsi"/>
          <w:i/>
          <w:iCs/>
          <w:szCs w:val="24"/>
        </w:rPr>
        <w:t>p</w:t>
      </w:r>
      <w:r w:rsidRPr="00AE0AA3">
        <w:rPr>
          <w:rFonts w:eastAsia="Calibri" w:cstheme="minorHAnsi"/>
          <w:szCs w:val="24"/>
        </w:rPr>
        <w:t xml:space="preserve"> = 0.290; 2) capital punishment, t(505) = -1.470, </w:t>
      </w:r>
      <w:r w:rsidRPr="00AE0AA3">
        <w:rPr>
          <w:rFonts w:eastAsia="Calibri" w:cstheme="minorHAnsi"/>
          <w:i/>
          <w:iCs/>
          <w:szCs w:val="24"/>
        </w:rPr>
        <w:t>p</w:t>
      </w:r>
      <w:r w:rsidRPr="00AE0AA3">
        <w:rPr>
          <w:rFonts w:eastAsia="Calibri" w:cstheme="minorHAnsi"/>
          <w:szCs w:val="24"/>
        </w:rPr>
        <w:t xml:space="preserve"> = 0.1424; or 3) climate change, t(499) = -1.550, </w:t>
      </w:r>
      <w:r w:rsidRPr="00AE0AA3">
        <w:rPr>
          <w:rFonts w:eastAsia="Calibri" w:cstheme="minorHAnsi"/>
          <w:i/>
          <w:iCs/>
          <w:szCs w:val="24"/>
        </w:rPr>
        <w:t>p</w:t>
      </w:r>
      <w:r w:rsidRPr="00AE0AA3">
        <w:rPr>
          <w:rFonts w:eastAsia="Calibri" w:cstheme="minorHAnsi"/>
          <w:szCs w:val="24"/>
        </w:rPr>
        <w:t xml:space="preserve"> = 0.1219. Additionally, please see Table 1 below for more information regarding model coefficients (ß) as well as significance for the main effects of condition and time, as well as the interaction effect.</w:t>
      </w:r>
      <w:r w:rsidRPr="00AE0AA3">
        <w:rPr>
          <w:rFonts w:eastAsia="Calibri" w:cstheme="minorHAnsi"/>
          <w:szCs w:val="24"/>
        </w:rPr>
        <w:br w:type="page"/>
      </w:r>
    </w:p>
    <w:tbl>
      <w:tblPr>
        <w:tblStyle w:val="TableGrid"/>
        <w:tblW w:w="11430" w:type="dxa"/>
        <w:tblInd w:w="-725" w:type="dxa"/>
        <w:tblLayout w:type="fixed"/>
        <w:tblLook w:val="04A0" w:firstRow="1" w:lastRow="0" w:firstColumn="1" w:lastColumn="0" w:noHBand="0" w:noVBand="1"/>
      </w:tblPr>
      <w:tblGrid>
        <w:gridCol w:w="1332"/>
        <w:gridCol w:w="1676"/>
        <w:gridCol w:w="720"/>
        <w:gridCol w:w="13"/>
        <w:gridCol w:w="1855"/>
        <w:gridCol w:w="13"/>
        <w:gridCol w:w="1809"/>
        <w:gridCol w:w="13"/>
        <w:gridCol w:w="1307"/>
        <w:gridCol w:w="13"/>
        <w:gridCol w:w="1367"/>
        <w:gridCol w:w="13"/>
        <w:gridCol w:w="1299"/>
      </w:tblGrid>
      <w:tr w:rsidR="00B7274A" w:rsidRPr="00AE0AA3" w14:paraId="013DD805" w14:textId="77777777" w:rsidTr="00630FB2">
        <w:trPr>
          <w:trHeight w:val="530"/>
        </w:trPr>
        <w:tc>
          <w:tcPr>
            <w:tcW w:w="3741" w:type="dxa"/>
            <w:gridSpan w:val="4"/>
            <w:vMerge w:val="restart"/>
          </w:tcPr>
          <w:p w14:paraId="03BA2354" w14:textId="77777777" w:rsidR="00B7274A" w:rsidRPr="00AE0AA3" w:rsidRDefault="00B7274A" w:rsidP="00630FB2">
            <w:pPr>
              <w:spacing w:after="100" w:afterAutospacing="1" w:line="480" w:lineRule="auto"/>
              <w:rPr>
                <w:rFonts w:eastAsia="Calibri" w:cstheme="minorHAnsi"/>
                <w:szCs w:val="24"/>
              </w:rPr>
            </w:pPr>
            <w:r w:rsidRPr="00AE0AA3">
              <w:rPr>
                <w:rFonts w:eastAsia="Calibri" w:cstheme="minorHAnsi"/>
                <w:szCs w:val="24"/>
              </w:rPr>
              <w:lastRenderedPageBreak/>
              <w:t>Table 1 - Data expressed as mean (SD)</w:t>
            </w:r>
          </w:p>
        </w:tc>
        <w:tc>
          <w:tcPr>
            <w:tcW w:w="3690" w:type="dxa"/>
            <w:gridSpan w:val="4"/>
          </w:tcPr>
          <w:p w14:paraId="16E9F4DB" w14:textId="77777777" w:rsidR="00B7274A" w:rsidRPr="00AE0AA3" w:rsidRDefault="00B7274A" w:rsidP="00630FB2">
            <w:pPr>
              <w:spacing w:after="100" w:afterAutospacing="1" w:line="480" w:lineRule="auto"/>
              <w:jc w:val="center"/>
              <w:rPr>
                <w:rFonts w:eastAsia="Calibri" w:cstheme="minorHAnsi"/>
                <w:b/>
                <w:bCs/>
                <w:szCs w:val="24"/>
              </w:rPr>
            </w:pPr>
            <w:r w:rsidRPr="00AE0AA3">
              <w:rPr>
                <w:rFonts w:eastAsia="Calibri" w:cstheme="minorHAnsi"/>
                <w:b/>
                <w:bCs/>
                <w:szCs w:val="24"/>
              </w:rPr>
              <w:t>IV 2: Social Consensus Condition</w:t>
            </w:r>
          </w:p>
        </w:tc>
        <w:tc>
          <w:tcPr>
            <w:tcW w:w="3999" w:type="dxa"/>
            <w:gridSpan w:val="5"/>
          </w:tcPr>
          <w:p w14:paraId="286336E6" w14:textId="77777777" w:rsidR="00B7274A" w:rsidRPr="00AE0AA3" w:rsidRDefault="00B7274A" w:rsidP="00630FB2">
            <w:pPr>
              <w:spacing w:after="100" w:afterAutospacing="1" w:line="480" w:lineRule="auto"/>
              <w:jc w:val="center"/>
              <w:rPr>
                <w:rFonts w:eastAsia="Calibri" w:cstheme="minorHAnsi"/>
                <w:b/>
                <w:bCs/>
                <w:szCs w:val="24"/>
              </w:rPr>
            </w:pPr>
            <w:r w:rsidRPr="00AE0AA3">
              <w:rPr>
                <w:rFonts w:eastAsia="Calibri" w:cstheme="minorHAnsi"/>
                <w:b/>
                <w:bCs/>
                <w:szCs w:val="24"/>
              </w:rPr>
              <w:t>Model Coefficients</w:t>
            </w:r>
          </w:p>
        </w:tc>
      </w:tr>
      <w:tr w:rsidR="00B7274A" w:rsidRPr="00AE0AA3" w14:paraId="6B6AF323" w14:textId="77777777" w:rsidTr="00630FB2">
        <w:trPr>
          <w:trHeight w:val="377"/>
        </w:trPr>
        <w:tc>
          <w:tcPr>
            <w:tcW w:w="3741" w:type="dxa"/>
            <w:gridSpan w:val="4"/>
            <w:vMerge/>
          </w:tcPr>
          <w:p w14:paraId="3C94EFB7" w14:textId="77777777" w:rsidR="00B7274A" w:rsidRPr="00AE0AA3" w:rsidRDefault="00B7274A" w:rsidP="00630FB2">
            <w:pPr>
              <w:spacing w:after="100" w:afterAutospacing="1" w:line="480" w:lineRule="auto"/>
              <w:rPr>
                <w:rFonts w:eastAsia="Calibri" w:cstheme="minorHAnsi"/>
                <w:szCs w:val="24"/>
              </w:rPr>
            </w:pPr>
          </w:p>
        </w:tc>
        <w:tc>
          <w:tcPr>
            <w:tcW w:w="1868" w:type="dxa"/>
            <w:gridSpan w:val="2"/>
          </w:tcPr>
          <w:p w14:paraId="38BD064A"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High Consensus</w:t>
            </w:r>
          </w:p>
        </w:tc>
        <w:tc>
          <w:tcPr>
            <w:tcW w:w="1822" w:type="dxa"/>
            <w:gridSpan w:val="2"/>
          </w:tcPr>
          <w:p w14:paraId="46A71CC6"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Low Consensus</w:t>
            </w:r>
          </w:p>
        </w:tc>
        <w:tc>
          <w:tcPr>
            <w:tcW w:w="1320" w:type="dxa"/>
            <w:gridSpan w:val="2"/>
          </w:tcPr>
          <w:p w14:paraId="1407B43F"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Consensus</w:t>
            </w:r>
          </w:p>
        </w:tc>
        <w:tc>
          <w:tcPr>
            <w:tcW w:w="1380" w:type="dxa"/>
            <w:gridSpan w:val="2"/>
          </w:tcPr>
          <w:p w14:paraId="069A7FF9"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Time</w:t>
            </w:r>
          </w:p>
        </w:tc>
        <w:tc>
          <w:tcPr>
            <w:tcW w:w="1299" w:type="dxa"/>
          </w:tcPr>
          <w:p w14:paraId="702C37F0"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Interaction</w:t>
            </w:r>
          </w:p>
        </w:tc>
      </w:tr>
      <w:tr w:rsidR="00B7274A" w:rsidRPr="00AE0AA3" w14:paraId="31377D30" w14:textId="77777777" w:rsidTr="00630FB2">
        <w:trPr>
          <w:trHeight w:val="512"/>
        </w:trPr>
        <w:tc>
          <w:tcPr>
            <w:tcW w:w="1332" w:type="dxa"/>
            <w:vMerge w:val="restart"/>
          </w:tcPr>
          <w:p w14:paraId="00FE76C9" w14:textId="77777777" w:rsidR="00B7274A" w:rsidRPr="00AE0AA3" w:rsidRDefault="00B7274A" w:rsidP="00630FB2">
            <w:pPr>
              <w:spacing w:after="100" w:afterAutospacing="1" w:line="480" w:lineRule="auto"/>
              <w:jc w:val="center"/>
              <w:rPr>
                <w:rFonts w:eastAsia="Calibri" w:cstheme="minorHAnsi"/>
                <w:b/>
                <w:bCs/>
                <w:szCs w:val="24"/>
              </w:rPr>
            </w:pPr>
            <w:r w:rsidRPr="00AE0AA3">
              <w:rPr>
                <w:rFonts w:eastAsia="Calibri" w:cstheme="minorHAnsi"/>
                <w:b/>
                <w:bCs/>
                <w:szCs w:val="24"/>
              </w:rPr>
              <w:t>IV 1: Time</w:t>
            </w:r>
          </w:p>
        </w:tc>
        <w:tc>
          <w:tcPr>
            <w:tcW w:w="1676" w:type="dxa"/>
            <w:vMerge w:val="restart"/>
          </w:tcPr>
          <w:p w14:paraId="3D1FB43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UHC</w:t>
            </w:r>
          </w:p>
          <w:p w14:paraId="04528359" w14:textId="77777777" w:rsidR="00B7274A" w:rsidRPr="00AE0AA3" w:rsidRDefault="00B7274A" w:rsidP="00630FB2">
            <w:pPr>
              <w:jc w:val="center"/>
              <w:rPr>
                <w:rFonts w:eastAsia="Calibri" w:cstheme="minorHAnsi"/>
                <w:szCs w:val="24"/>
              </w:rPr>
            </w:pPr>
          </w:p>
        </w:tc>
        <w:tc>
          <w:tcPr>
            <w:tcW w:w="720" w:type="dxa"/>
          </w:tcPr>
          <w:p w14:paraId="6C859D95"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Pre</w:t>
            </w:r>
          </w:p>
        </w:tc>
        <w:tc>
          <w:tcPr>
            <w:tcW w:w="1868" w:type="dxa"/>
            <w:gridSpan w:val="2"/>
          </w:tcPr>
          <w:p w14:paraId="5CFB5C6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68.90 (25.24)</w:t>
            </w:r>
          </w:p>
        </w:tc>
        <w:tc>
          <w:tcPr>
            <w:tcW w:w="1822" w:type="dxa"/>
            <w:gridSpan w:val="2"/>
          </w:tcPr>
          <w:p w14:paraId="3215D92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67.43 (26.74)</w:t>
            </w:r>
          </w:p>
        </w:tc>
        <w:tc>
          <w:tcPr>
            <w:tcW w:w="1320" w:type="dxa"/>
            <w:gridSpan w:val="2"/>
            <w:vMerge w:val="restart"/>
          </w:tcPr>
          <w:p w14:paraId="0B397ECC"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-8.688, </w:t>
            </w:r>
            <w:r w:rsidRPr="00AE0AA3">
              <w:rPr>
                <w:rFonts w:eastAsia="Calibri" w:cstheme="minorHAnsi"/>
                <w:i/>
                <w:iCs/>
                <w:szCs w:val="24"/>
              </w:rPr>
              <w:t>p</w:t>
            </w:r>
            <w:r w:rsidRPr="00AE0AA3">
              <w:rPr>
                <w:rFonts w:eastAsia="Calibri" w:cstheme="minorHAnsi"/>
                <w:szCs w:val="24"/>
              </w:rPr>
              <w:t xml:space="preserve"> &lt; 0.01*</w:t>
            </w:r>
          </w:p>
        </w:tc>
        <w:tc>
          <w:tcPr>
            <w:tcW w:w="1380" w:type="dxa"/>
            <w:gridSpan w:val="2"/>
            <w:vMerge w:val="restart"/>
          </w:tcPr>
          <w:p w14:paraId="37C21DB8"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-5.060, </w:t>
            </w:r>
            <w:r w:rsidRPr="00AE0AA3">
              <w:rPr>
                <w:rFonts w:eastAsia="Calibri" w:cstheme="minorHAnsi"/>
                <w:i/>
                <w:iCs/>
                <w:szCs w:val="24"/>
              </w:rPr>
              <w:t>p</w:t>
            </w:r>
            <w:r w:rsidRPr="00AE0AA3">
              <w:rPr>
                <w:rFonts w:eastAsia="Calibri" w:cstheme="minorHAnsi"/>
                <w:szCs w:val="24"/>
              </w:rPr>
              <w:t xml:space="preserve"> = 0.0218*</w:t>
            </w:r>
          </w:p>
        </w:tc>
        <w:tc>
          <w:tcPr>
            <w:tcW w:w="1312" w:type="dxa"/>
            <w:gridSpan w:val="2"/>
            <w:vMerge w:val="restart"/>
          </w:tcPr>
          <w:p w14:paraId="2CFAEBD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7.600, </w:t>
            </w:r>
            <w:r w:rsidRPr="00AE0AA3">
              <w:rPr>
                <w:rFonts w:eastAsia="Calibri" w:cstheme="minorHAnsi"/>
                <w:i/>
                <w:iCs/>
                <w:szCs w:val="24"/>
              </w:rPr>
              <w:t>p</w:t>
            </w:r>
            <w:r w:rsidRPr="00AE0AA3">
              <w:rPr>
                <w:rFonts w:eastAsia="Calibri" w:cstheme="minorHAnsi"/>
                <w:szCs w:val="24"/>
              </w:rPr>
              <w:t xml:space="preserve"> = 0.015*</w:t>
            </w:r>
          </w:p>
        </w:tc>
      </w:tr>
      <w:tr w:rsidR="00B7274A" w:rsidRPr="00AE0AA3" w14:paraId="7068A0CF" w14:textId="77777777" w:rsidTr="00630FB2">
        <w:trPr>
          <w:trHeight w:val="440"/>
        </w:trPr>
        <w:tc>
          <w:tcPr>
            <w:tcW w:w="1332" w:type="dxa"/>
            <w:vMerge/>
          </w:tcPr>
          <w:p w14:paraId="38CA769A"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tcPr>
          <w:p w14:paraId="4A34B575" w14:textId="77777777" w:rsidR="00B7274A" w:rsidRPr="00AE0AA3" w:rsidRDefault="00B7274A" w:rsidP="00630FB2">
            <w:pPr>
              <w:spacing w:after="100" w:afterAutospacing="1" w:line="480" w:lineRule="auto"/>
              <w:jc w:val="center"/>
              <w:rPr>
                <w:rFonts w:eastAsia="Calibri" w:cstheme="minorHAnsi"/>
                <w:szCs w:val="24"/>
              </w:rPr>
            </w:pPr>
          </w:p>
        </w:tc>
        <w:tc>
          <w:tcPr>
            <w:tcW w:w="720" w:type="dxa"/>
          </w:tcPr>
          <w:p w14:paraId="6322163B"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Post</w:t>
            </w:r>
          </w:p>
        </w:tc>
        <w:tc>
          <w:tcPr>
            <w:tcW w:w="1868" w:type="dxa"/>
            <w:gridSpan w:val="2"/>
          </w:tcPr>
          <w:p w14:paraId="2DBBAF46"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72.96 (24.30)</w:t>
            </w:r>
          </w:p>
        </w:tc>
        <w:tc>
          <w:tcPr>
            <w:tcW w:w="1822" w:type="dxa"/>
            <w:gridSpan w:val="2"/>
          </w:tcPr>
          <w:p w14:paraId="143FE21B"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64.90 (27.18)</w:t>
            </w:r>
          </w:p>
        </w:tc>
        <w:tc>
          <w:tcPr>
            <w:tcW w:w="1320" w:type="dxa"/>
            <w:gridSpan w:val="2"/>
            <w:vMerge/>
          </w:tcPr>
          <w:p w14:paraId="71D1D8D5" w14:textId="77777777" w:rsidR="00B7274A" w:rsidRPr="00AE0AA3" w:rsidRDefault="00B7274A" w:rsidP="00630FB2">
            <w:pPr>
              <w:spacing w:after="100" w:afterAutospacing="1" w:line="480" w:lineRule="auto"/>
              <w:jc w:val="center"/>
              <w:rPr>
                <w:rFonts w:eastAsia="Calibri" w:cstheme="minorHAnsi"/>
                <w:szCs w:val="24"/>
              </w:rPr>
            </w:pPr>
          </w:p>
        </w:tc>
        <w:tc>
          <w:tcPr>
            <w:tcW w:w="1380" w:type="dxa"/>
            <w:gridSpan w:val="2"/>
            <w:vMerge/>
          </w:tcPr>
          <w:p w14:paraId="1A7857F8" w14:textId="77777777" w:rsidR="00B7274A" w:rsidRPr="00AE0AA3" w:rsidRDefault="00B7274A" w:rsidP="00630FB2">
            <w:pPr>
              <w:spacing w:after="100" w:afterAutospacing="1" w:line="480" w:lineRule="auto"/>
              <w:jc w:val="center"/>
              <w:rPr>
                <w:rFonts w:eastAsia="Calibri" w:cstheme="minorHAnsi"/>
                <w:szCs w:val="24"/>
              </w:rPr>
            </w:pPr>
          </w:p>
        </w:tc>
        <w:tc>
          <w:tcPr>
            <w:tcW w:w="1312" w:type="dxa"/>
            <w:gridSpan w:val="2"/>
            <w:vMerge/>
          </w:tcPr>
          <w:p w14:paraId="15D390D9" w14:textId="77777777" w:rsidR="00B7274A" w:rsidRPr="00AE0AA3" w:rsidRDefault="00B7274A" w:rsidP="00630FB2">
            <w:pPr>
              <w:spacing w:after="100" w:afterAutospacing="1" w:line="480" w:lineRule="auto"/>
              <w:jc w:val="center"/>
              <w:rPr>
                <w:rFonts w:eastAsia="Calibri" w:cstheme="minorHAnsi"/>
                <w:szCs w:val="24"/>
              </w:rPr>
            </w:pPr>
          </w:p>
        </w:tc>
      </w:tr>
      <w:tr w:rsidR="00B7274A" w:rsidRPr="00AE0AA3" w14:paraId="66EFB7FD" w14:textId="77777777" w:rsidTr="00630FB2">
        <w:trPr>
          <w:trHeight w:val="395"/>
        </w:trPr>
        <w:tc>
          <w:tcPr>
            <w:tcW w:w="1332" w:type="dxa"/>
            <w:vMerge/>
          </w:tcPr>
          <w:p w14:paraId="78EE0614"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val="restart"/>
          </w:tcPr>
          <w:p w14:paraId="5E6C2839"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Capital Punishment</w:t>
            </w:r>
          </w:p>
        </w:tc>
        <w:tc>
          <w:tcPr>
            <w:tcW w:w="720" w:type="dxa"/>
          </w:tcPr>
          <w:p w14:paraId="764FEF64"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Pre</w:t>
            </w:r>
          </w:p>
        </w:tc>
        <w:tc>
          <w:tcPr>
            <w:tcW w:w="1868" w:type="dxa"/>
            <w:gridSpan w:val="2"/>
          </w:tcPr>
          <w:p w14:paraId="739FC39D"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40.94 (30.14)</w:t>
            </w:r>
          </w:p>
        </w:tc>
        <w:tc>
          <w:tcPr>
            <w:tcW w:w="1822" w:type="dxa"/>
            <w:gridSpan w:val="2"/>
          </w:tcPr>
          <w:p w14:paraId="53205AA4"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40.60 (28.91)</w:t>
            </w:r>
          </w:p>
        </w:tc>
        <w:tc>
          <w:tcPr>
            <w:tcW w:w="1320" w:type="dxa"/>
            <w:gridSpan w:val="2"/>
            <w:vMerge w:val="restart"/>
          </w:tcPr>
          <w:p w14:paraId="1B42221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-9.151, </w:t>
            </w:r>
            <w:r w:rsidRPr="00AE0AA3">
              <w:rPr>
                <w:rFonts w:eastAsia="Calibri" w:cstheme="minorHAnsi"/>
                <w:i/>
                <w:iCs/>
                <w:szCs w:val="24"/>
              </w:rPr>
              <w:t>p</w:t>
            </w:r>
            <w:r w:rsidRPr="00AE0AA3">
              <w:rPr>
                <w:rFonts w:eastAsia="Calibri" w:cstheme="minorHAnsi"/>
                <w:szCs w:val="24"/>
              </w:rPr>
              <w:t xml:space="preserve"> &lt; 0.01*</w:t>
            </w:r>
          </w:p>
        </w:tc>
        <w:tc>
          <w:tcPr>
            <w:tcW w:w="1380" w:type="dxa"/>
            <w:gridSpan w:val="2"/>
            <w:vMerge w:val="restart"/>
          </w:tcPr>
          <w:p w14:paraId="532398E3"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-4.466, </w:t>
            </w:r>
            <w:r w:rsidRPr="00AE0AA3">
              <w:rPr>
                <w:rFonts w:eastAsia="Calibri" w:cstheme="minorHAnsi"/>
                <w:i/>
                <w:iCs/>
                <w:szCs w:val="24"/>
              </w:rPr>
              <w:t>p</w:t>
            </w:r>
            <w:r w:rsidRPr="00AE0AA3">
              <w:rPr>
                <w:rFonts w:eastAsia="Calibri" w:cstheme="minorHAnsi"/>
                <w:szCs w:val="24"/>
              </w:rPr>
              <w:t xml:space="preserve"> = 0.086</w:t>
            </w:r>
          </w:p>
        </w:tc>
        <w:tc>
          <w:tcPr>
            <w:tcW w:w="1312" w:type="dxa"/>
            <w:gridSpan w:val="2"/>
            <w:vMerge w:val="restart"/>
          </w:tcPr>
          <w:p w14:paraId="17AD1AF4"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8.238, </w:t>
            </w:r>
            <w:r w:rsidRPr="00AE0AA3">
              <w:rPr>
                <w:rFonts w:eastAsia="Calibri" w:cstheme="minorHAnsi"/>
                <w:i/>
                <w:iCs/>
                <w:szCs w:val="24"/>
              </w:rPr>
              <w:t>p</w:t>
            </w:r>
            <w:r w:rsidRPr="00AE0AA3">
              <w:rPr>
                <w:rFonts w:eastAsia="Calibri" w:cstheme="minorHAnsi"/>
                <w:szCs w:val="24"/>
              </w:rPr>
              <w:t xml:space="preserve"> = 0.025*</w:t>
            </w:r>
          </w:p>
        </w:tc>
      </w:tr>
      <w:tr w:rsidR="00B7274A" w:rsidRPr="00AE0AA3" w14:paraId="5D8D0935" w14:textId="77777777" w:rsidTr="00630FB2">
        <w:trPr>
          <w:trHeight w:val="305"/>
        </w:trPr>
        <w:tc>
          <w:tcPr>
            <w:tcW w:w="1332" w:type="dxa"/>
            <w:vMerge/>
          </w:tcPr>
          <w:p w14:paraId="15724B57"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tcPr>
          <w:p w14:paraId="5CC107B2" w14:textId="77777777" w:rsidR="00B7274A" w:rsidRPr="00AE0AA3" w:rsidRDefault="00B7274A" w:rsidP="00630FB2">
            <w:pPr>
              <w:spacing w:after="100" w:afterAutospacing="1" w:line="480" w:lineRule="auto"/>
              <w:jc w:val="center"/>
              <w:rPr>
                <w:rFonts w:eastAsia="Calibri" w:cstheme="minorHAnsi"/>
                <w:szCs w:val="24"/>
              </w:rPr>
            </w:pPr>
          </w:p>
        </w:tc>
        <w:tc>
          <w:tcPr>
            <w:tcW w:w="720" w:type="dxa"/>
          </w:tcPr>
          <w:p w14:paraId="74510F41"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Post</w:t>
            </w:r>
          </w:p>
        </w:tc>
        <w:tc>
          <w:tcPr>
            <w:tcW w:w="1868" w:type="dxa"/>
            <w:gridSpan w:val="2"/>
          </w:tcPr>
          <w:p w14:paraId="64C3176A"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45.40 (32.12)</w:t>
            </w:r>
          </w:p>
        </w:tc>
        <w:tc>
          <w:tcPr>
            <w:tcW w:w="1822" w:type="dxa"/>
            <w:gridSpan w:val="2"/>
          </w:tcPr>
          <w:p w14:paraId="2B661F71"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36.84 (28.72)</w:t>
            </w:r>
          </w:p>
        </w:tc>
        <w:tc>
          <w:tcPr>
            <w:tcW w:w="1320" w:type="dxa"/>
            <w:gridSpan w:val="2"/>
            <w:vMerge/>
          </w:tcPr>
          <w:p w14:paraId="07D0F50A" w14:textId="77777777" w:rsidR="00B7274A" w:rsidRPr="00AE0AA3" w:rsidRDefault="00B7274A" w:rsidP="00630FB2">
            <w:pPr>
              <w:spacing w:after="100" w:afterAutospacing="1" w:line="480" w:lineRule="auto"/>
              <w:jc w:val="center"/>
              <w:rPr>
                <w:rFonts w:eastAsia="Calibri" w:cstheme="minorHAnsi"/>
                <w:szCs w:val="24"/>
              </w:rPr>
            </w:pPr>
          </w:p>
        </w:tc>
        <w:tc>
          <w:tcPr>
            <w:tcW w:w="1380" w:type="dxa"/>
            <w:gridSpan w:val="2"/>
            <w:vMerge/>
          </w:tcPr>
          <w:p w14:paraId="765542F1" w14:textId="77777777" w:rsidR="00B7274A" w:rsidRPr="00AE0AA3" w:rsidRDefault="00B7274A" w:rsidP="00630FB2">
            <w:pPr>
              <w:spacing w:after="100" w:afterAutospacing="1" w:line="480" w:lineRule="auto"/>
              <w:jc w:val="center"/>
              <w:rPr>
                <w:rFonts w:eastAsia="Calibri" w:cstheme="minorHAnsi"/>
                <w:szCs w:val="24"/>
              </w:rPr>
            </w:pPr>
          </w:p>
        </w:tc>
        <w:tc>
          <w:tcPr>
            <w:tcW w:w="1312" w:type="dxa"/>
            <w:gridSpan w:val="2"/>
            <w:vMerge/>
          </w:tcPr>
          <w:p w14:paraId="3FF60E3D" w14:textId="77777777" w:rsidR="00B7274A" w:rsidRPr="00AE0AA3" w:rsidRDefault="00B7274A" w:rsidP="00630FB2">
            <w:pPr>
              <w:spacing w:after="100" w:afterAutospacing="1" w:line="480" w:lineRule="auto"/>
              <w:jc w:val="center"/>
              <w:rPr>
                <w:rFonts w:eastAsia="Calibri" w:cstheme="minorHAnsi"/>
                <w:szCs w:val="24"/>
              </w:rPr>
            </w:pPr>
          </w:p>
        </w:tc>
      </w:tr>
      <w:tr w:rsidR="00B7274A" w:rsidRPr="00AE0AA3" w14:paraId="278B2484" w14:textId="77777777" w:rsidTr="00630FB2">
        <w:trPr>
          <w:trHeight w:val="70"/>
        </w:trPr>
        <w:tc>
          <w:tcPr>
            <w:tcW w:w="1332" w:type="dxa"/>
            <w:vMerge/>
          </w:tcPr>
          <w:p w14:paraId="06A7284C"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val="restart"/>
          </w:tcPr>
          <w:p w14:paraId="55C1B09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Climate Change</w:t>
            </w:r>
          </w:p>
        </w:tc>
        <w:tc>
          <w:tcPr>
            <w:tcW w:w="720" w:type="dxa"/>
          </w:tcPr>
          <w:p w14:paraId="02A18268"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Pre</w:t>
            </w:r>
          </w:p>
        </w:tc>
        <w:tc>
          <w:tcPr>
            <w:tcW w:w="1868" w:type="dxa"/>
            <w:gridSpan w:val="2"/>
          </w:tcPr>
          <w:p w14:paraId="09147D91"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76.01 (22.82)</w:t>
            </w:r>
          </w:p>
        </w:tc>
        <w:tc>
          <w:tcPr>
            <w:tcW w:w="1822" w:type="dxa"/>
            <w:gridSpan w:val="2"/>
          </w:tcPr>
          <w:p w14:paraId="7221D67A"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77.81 (20.28)</w:t>
            </w:r>
          </w:p>
        </w:tc>
        <w:tc>
          <w:tcPr>
            <w:tcW w:w="1320" w:type="dxa"/>
            <w:gridSpan w:val="2"/>
            <w:vMerge w:val="restart"/>
          </w:tcPr>
          <w:p w14:paraId="172DFD00"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-4.069, </w:t>
            </w:r>
            <w:r w:rsidRPr="00AE0AA3">
              <w:rPr>
                <w:rFonts w:eastAsia="Calibri" w:cstheme="minorHAnsi"/>
                <w:i/>
                <w:iCs/>
                <w:szCs w:val="24"/>
              </w:rPr>
              <w:t>p</w:t>
            </w:r>
            <w:r w:rsidRPr="00AE0AA3">
              <w:rPr>
                <w:rFonts w:eastAsia="Calibri" w:cstheme="minorHAnsi"/>
                <w:szCs w:val="24"/>
              </w:rPr>
              <w:t xml:space="preserve"> &lt; 0.01*</w:t>
            </w:r>
          </w:p>
        </w:tc>
        <w:tc>
          <w:tcPr>
            <w:tcW w:w="1380" w:type="dxa"/>
            <w:gridSpan w:val="2"/>
            <w:vMerge w:val="restart"/>
          </w:tcPr>
          <w:p w14:paraId="5A4FA8EA"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-2.637, </w:t>
            </w:r>
            <w:r w:rsidRPr="00AE0AA3">
              <w:rPr>
                <w:rFonts w:eastAsia="Calibri" w:cstheme="minorHAnsi"/>
                <w:i/>
                <w:iCs/>
                <w:szCs w:val="24"/>
              </w:rPr>
              <w:t>p</w:t>
            </w:r>
            <w:r w:rsidRPr="00AE0AA3">
              <w:rPr>
                <w:rFonts w:eastAsia="Calibri" w:cstheme="minorHAnsi"/>
                <w:szCs w:val="24"/>
              </w:rPr>
              <w:t xml:space="preserve"> = 0.136</w:t>
            </w:r>
          </w:p>
        </w:tc>
        <w:tc>
          <w:tcPr>
            <w:tcW w:w="1312" w:type="dxa"/>
            <w:gridSpan w:val="2"/>
            <w:vMerge w:val="restart"/>
          </w:tcPr>
          <w:p w14:paraId="3D0FF086"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5.614, </w:t>
            </w:r>
            <w:r w:rsidRPr="00AE0AA3">
              <w:rPr>
                <w:rFonts w:eastAsia="Calibri" w:cstheme="minorHAnsi"/>
                <w:i/>
                <w:iCs/>
                <w:szCs w:val="24"/>
              </w:rPr>
              <w:t xml:space="preserve">p </w:t>
            </w:r>
            <w:r w:rsidRPr="00AE0AA3">
              <w:rPr>
                <w:rFonts w:eastAsia="Calibri" w:cstheme="minorHAnsi"/>
                <w:szCs w:val="24"/>
              </w:rPr>
              <w:t>= 0.025*</w:t>
            </w:r>
          </w:p>
        </w:tc>
      </w:tr>
      <w:tr w:rsidR="00B7274A" w:rsidRPr="00AE0AA3" w14:paraId="22EABA0F" w14:textId="77777777" w:rsidTr="00630FB2">
        <w:trPr>
          <w:trHeight w:val="70"/>
        </w:trPr>
        <w:tc>
          <w:tcPr>
            <w:tcW w:w="1332" w:type="dxa"/>
            <w:vMerge/>
          </w:tcPr>
          <w:p w14:paraId="20049BA5"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tcPr>
          <w:p w14:paraId="6BD3CB8D" w14:textId="77777777" w:rsidR="00B7274A" w:rsidRPr="00AE0AA3" w:rsidRDefault="00B7274A" w:rsidP="00630FB2">
            <w:pPr>
              <w:spacing w:after="100" w:afterAutospacing="1" w:line="480" w:lineRule="auto"/>
              <w:jc w:val="center"/>
              <w:rPr>
                <w:rFonts w:eastAsia="Calibri" w:cstheme="minorHAnsi"/>
                <w:szCs w:val="24"/>
              </w:rPr>
            </w:pPr>
          </w:p>
        </w:tc>
        <w:tc>
          <w:tcPr>
            <w:tcW w:w="720" w:type="dxa"/>
          </w:tcPr>
          <w:p w14:paraId="3734CC6C"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Post</w:t>
            </w:r>
          </w:p>
        </w:tc>
        <w:tc>
          <w:tcPr>
            <w:tcW w:w="1868" w:type="dxa"/>
            <w:gridSpan w:val="2"/>
          </w:tcPr>
          <w:p w14:paraId="7F9309CC"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78.65 (21.45)</w:t>
            </w:r>
          </w:p>
        </w:tc>
        <w:tc>
          <w:tcPr>
            <w:tcW w:w="1822" w:type="dxa"/>
            <w:gridSpan w:val="2"/>
          </w:tcPr>
          <w:p w14:paraId="46EBCAA6"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74.83 (22.93)</w:t>
            </w:r>
          </w:p>
        </w:tc>
        <w:tc>
          <w:tcPr>
            <w:tcW w:w="1320" w:type="dxa"/>
            <w:gridSpan w:val="2"/>
            <w:vMerge/>
          </w:tcPr>
          <w:p w14:paraId="5ECA1FBD" w14:textId="77777777" w:rsidR="00B7274A" w:rsidRPr="00AE0AA3" w:rsidRDefault="00B7274A" w:rsidP="00630FB2">
            <w:pPr>
              <w:spacing w:after="100" w:afterAutospacing="1" w:line="480" w:lineRule="auto"/>
              <w:jc w:val="center"/>
              <w:rPr>
                <w:rFonts w:eastAsia="Calibri" w:cstheme="minorHAnsi"/>
                <w:szCs w:val="24"/>
              </w:rPr>
            </w:pPr>
          </w:p>
        </w:tc>
        <w:tc>
          <w:tcPr>
            <w:tcW w:w="1380" w:type="dxa"/>
            <w:gridSpan w:val="2"/>
            <w:vMerge/>
          </w:tcPr>
          <w:p w14:paraId="0B3082E9" w14:textId="77777777" w:rsidR="00B7274A" w:rsidRPr="00AE0AA3" w:rsidRDefault="00B7274A" w:rsidP="00630FB2">
            <w:pPr>
              <w:spacing w:after="100" w:afterAutospacing="1" w:line="480" w:lineRule="auto"/>
              <w:jc w:val="center"/>
              <w:rPr>
                <w:rFonts w:eastAsia="Calibri" w:cstheme="minorHAnsi"/>
                <w:szCs w:val="24"/>
              </w:rPr>
            </w:pPr>
          </w:p>
        </w:tc>
        <w:tc>
          <w:tcPr>
            <w:tcW w:w="1312" w:type="dxa"/>
            <w:gridSpan w:val="2"/>
            <w:vMerge/>
          </w:tcPr>
          <w:p w14:paraId="5F1AD1AD" w14:textId="77777777" w:rsidR="00B7274A" w:rsidRPr="00AE0AA3" w:rsidRDefault="00B7274A" w:rsidP="00630FB2">
            <w:pPr>
              <w:spacing w:after="100" w:afterAutospacing="1" w:line="480" w:lineRule="auto"/>
              <w:jc w:val="center"/>
              <w:rPr>
                <w:rFonts w:eastAsia="Calibri" w:cstheme="minorHAnsi"/>
                <w:szCs w:val="24"/>
              </w:rPr>
            </w:pPr>
          </w:p>
        </w:tc>
      </w:tr>
    </w:tbl>
    <w:p w14:paraId="21F08D9E" w14:textId="77777777" w:rsidR="00B7274A" w:rsidRPr="00AE0AA3" w:rsidRDefault="00B7274A" w:rsidP="00B7274A">
      <w:pPr>
        <w:rPr>
          <w:rFonts w:eastAsia="Calibri" w:cstheme="minorHAnsi"/>
          <w:szCs w:val="24"/>
        </w:rPr>
      </w:pPr>
    </w:p>
    <w:p w14:paraId="2475BAC5" w14:textId="77777777" w:rsidR="00B7274A" w:rsidRPr="00AE0AA3" w:rsidRDefault="00B7274A" w:rsidP="00B7274A">
      <w:pPr>
        <w:spacing w:after="100" w:afterAutospacing="1" w:line="480" w:lineRule="auto"/>
        <w:ind w:firstLine="720"/>
        <w:rPr>
          <w:rFonts w:eastAsia="Calibri" w:cstheme="minorHAnsi"/>
          <w:szCs w:val="24"/>
        </w:rPr>
      </w:pPr>
      <w:r w:rsidRPr="00AE0AA3">
        <w:rPr>
          <w:rFonts w:cstheme="minorHAnsi"/>
          <w:noProof/>
          <w:szCs w:val="24"/>
        </w:rPr>
        <w:drawing>
          <wp:anchor distT="0" distB="0" distL="114300" distR="114300" simplePos="0" relativeHeight="251661312" behindDoc="0" locked="0" layoutInCell="1" allowOverlap="1" wp14:anchorId="087219F7" wp14:editId="1C5AC11F">
            <wp:simplePos x="0" y="0"/>
            <wp:positionH relativeFrom="margin">
              <wp:align>left</wp:align>
            </wp:positionH>
            <wp:positionV relativeFrom="paragraph">
              <wp:posOffset>290195</wp:posOffset>
            </wp:positionV>
            <wp:extent cx="5753100" cy="4600461"/>
            <wp:effectExtent l="0" t="0" r="0" b="0"/>
            <wp:wrapSquare wrapText="bothSides"/>
            <wp:docPr id="464672236"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6004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0AA3">
        <w:rPr>
          <w:rFonts w:eastAsia="Calibri" w:cstheme="minorHAnsi"/>
          <w:szCs w:val="24"/>
        </w:rPr>
        <w:br w:type="page"/>
      </w:r>
    </w:p>
    <w:p w14:paraId="682DC5FD"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9" w:name="_Toc195620939"/>
      <w:r w:rsidRPr="00AE0AA3">
        <w:rPr>
          <w:rFonts w:eastAsia="Times New Roman" w:cstheme="minorHAnsi"/>
          <w:b/>
          <w:i/>
          <w:color w:val="000000"/>
          <w:sz w:val="28"/>
          <w:szCs w:val="28"/>
        </w:rPr>
        <w:lastRenderedPageBreak/>
        <w:t>Discussion</w:t>
      </w:r>
      <w:bookmarkEnd w:id="19"/>
    </w:p>
    <w:p w14:paraId="3F116190" w14:textId="03B831E5" w:rsidR="00B7274A" w:rsidRPr="00AE0AA3" w:rsidRDefault="00B7274A" w:rsidP="00B7274A">
      <w:pPr>
        <w:spacing w:after="100" w:afterAutospacing="1" w:line="480" w:lineRule="auto"/>
        <w:rPr>
          <w:rFonts w:eastAsia="Calibri" w:cstheme="minorHAnsi"/>
          <w:szCs w:val="24"/>
        </w:rPr>
      </w:pPr>
      <w:r w:rsidRPr="00AE0AA3">
        <w:rPr>
          <w:rFonts w:eastAsia="Calibri" w:cstheme="minorHAnsi"/>
          <w:szCs w:val="24"/>
        </w:rPr>
        <w:tab/>
        <w:t xml:space="preserve">The results for Study 1 are mixed. The manipulation of social consensus (whether in support or opposition of a position) resulted in a small but statistically significant increase in alignment with that consensus for the topic of UHC, but not for the topics of capital punishment or climate change. While there were not consistent significant differences across all topics </w:t>
      </w:r>
      <w:proofErr w:type="gramStart"/>
      <w:r w:rsidRPr="00AE0AA3">
        <w:rPr>
          <w:rFonts w:eastAsia="Calibri" w:cstheme="minorHAnsi"/>
          <w:szCs w:val="24"/>
        </w:rPr>
        <w:t>as per</w:t>
      </w:r>
      <w:proofErr w:type="gramEnd"/>
      <w:r w:rsidRPr="00AE0AA3">
        <w:rPr>
          <w:rFonts w:eastAsia="Calibri" w:cstheme="minorHAnsi"/>
          <w:szCs w:val="24"/>
        </w:rPr>
        <w:t xml:space="preserve"> hypothesized by </w:t>
      </w:r>
      <w:r w:rsidRPr="00AE0AA3">
        <w:rPr>
          <w:rFonts w:eastAsia="Calibri" w:cstheme="minorHAnsi"/>
          <w:b/>
          <w:bCs/>
          <w:szCs w:val="24"/>
        </w:rPr>
        <w:t>H1b</w:t>
      </w:r>
      <w:r w:rsidRPr="00AE0AA3">
        <w:rPr>
          <w:rFonts w:eastAsia="Calibri" w:cstheme="minorHAnsi"/>
          <w:szCs w:val="24"/>
        </w:rPr>
        <w:t xml:space="preserve"> and </w:t>
      </w:r>
      <w:r w:rsidRPr="00AE0AA3">
        <w:rPr>
          <w:rFonts w:eastAsia="Calibri" w:cstheme="minorHAnsi"/>
          <w:b/>
          <w:bCs/>
          <w:szCs w:val="24"/>
        </w:rPr>
        <w:t>H1c</w:t>
      </w:r>
      <w:r w:rsidRPr="00AE0AA3">
        <w:rPr>
          <w:rFonts w:eastAsia="Calibri" w:cstheme="minorHAnsi"/>
          <w:szCs w:val="24"/>
        </w:rPr>
        <w:t xml:space="preserve">, the significant interaction (as well as main effects) in </w:t>
      </w:r>
      <w:r w:rsidR="0027303A" w:rsidRPr="00AE0AA3">
        <w:rPr>
          <w:rFonts w:eastAsia="Calibri" w:cstheme="minorHAnsi"/>
          <w:szCs w:val="24"/>
        </w:rPr>
        <w:t>the</w:t>
      </w:r>
      <w:r w:rsidR="001F2779" w:rsidRPr="00AE0AA3">
        <w:rPr>
          <w:rFonts w:eastAsia="Calibri" w:cstheme="minorHAnsi"/>
          <w:szCs w:val="24"/>
        </w:rPr>
        <w:t xml:space="preserve"> </w:t>
      </w:r>
      <w:r w:rsidRPr="00AE0AA3">
        <w:rPr>
          <w:rFonts w:eastAsia="Calibri" w:cstheme="minorHAnsi"/>
          <w:szCs w:val="24"/>
        </w:rPr>
        <w:t>ANOVA models indicate that further research on the effects of social consensus is likely to be promising.</w:t>
      </w:r>
    </w:p>
    <w:p w14:paraId="18D8A54F" w14:textId="65486A4A"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Methodologically speaking, one major area of concern that was not addressed in this study was alternative methods for manipulation of support for a given topic. While manipulation of social consensus was somewhat effective, there are real concerns about the ethics of presenting a ‘false consensus’ in the process of informing and shaping public opinion. One promising avenue that lacks those ethical issues is the manipulation of moral conviction. The primary reason for manipulating moral conviction as a way to affect change in polarized beliefs is because, in practice, many polarizing topics are felt with ‘moral conviction’ (i.e., abortion, conflict in the middle east, etc.). Thus, while using moral conviction is not necessarily </w:t>
      </w:r>
      <w:r w:rsidRPr="00AE0AA3">
        <w:rPr>
          <w:rFonts w:eastAsia="Calibri" w:cstheme="minorHAnsi"/>
          <w:i/>
          <w:iCs/>
          <w:szCs w:val="24"/>
        </w:rPr>
        <w:t>a-priori</w:t>
      </w:r>
      <w:r w:rsidRPr="00AE0AA3">
        <w:rPr>
          <w:rFonts w:eastAsia="Calibri" w:cstheme="minorHAnsi"/>
          <w:szCs w:val="24"/>
        </w:rPr>
        <w:t xml:space="preserve"> more meaningful than manipulating social consensus, there are plausibly topics where social consensus does not exist (and thus, the effects of social consensus cannot be leveraged), </w:t>
      </w:r>
      <w:proofErr w:type="gramStart"/>
      <w:r w:rsidRPr="00AE0AA3">
        <w:rPr>
          <w:rFonts w:eastAsia="Calibri" w:cstheme="minorHAnsi"/>
          <w:szCs w:val="24"/>
        </w:rPr>
        <w:t>where  moral</w:t>
      </w:r>
      <w:proofErr w:type="gramEnd"/>
      <w:r w:rsidRPr="00AE0AA3">
        <w:rPr>
          <w:rFonts w:eastAsia="Calibri" w:cstheme="minorHAnsi"/>
          <w:szCs w:val="24"/>
        </w:rPr>
        <w:t xml:space="preserve"> conviction does.</w:t>
      </w:r>
    </w:p>
    <w:p w14:paraId="4A4A92ED" w14:textId="13A628BA"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Finally, all three manipulated topics for Study 1 were chosen due to prior literature indicating the topic as highly polarized (climate change, capital punishment) or because there is </w:t>
      </w:r>
      <w:r w:rsidRPr="00AE0AA3">
        <w:rPr>
          <w:rFonts w:eastAsia="Calibri" w:cstheme="minorHAnsi"/>
          <w:szCs w:val="24"/>
        </w:rPr>
        <w:lastRenderedPageBreak/>
        <w:t>plausible reason to believe ethical concerns would affect the issue (Universal Health Care). However, I have not looked at how manipulations that can lead to perspective change could be different in the context of a ‘non-polarized’ topic. Therefore, I planned to incorporate an intentionally ‘non-polarized’ topic for our next study. With these issues in mind (manipulating moral conviction, choosing a non-polarized topic), Study 2 was initiated.</w:t>
      </w:r>
    </w:p>
    <w:p w14:paraId="29F37606" w14:textId="77777777" w:rsidR="00B7274A" w:rsidRPr="00AE0AA3" w:rsidRDefault="00B7274A" w:rsidP="00B7274A">
      <w:pPr>
        <w:rPr>
          <w:rFonts w:eastAsia="Calibri" w:cstheme="minorHAnsi"/>
          <w:szCs w:val="24"/>
        </w:rPr>
      </w:pPr>
      <w:r w:rsidRPr="00AE0AA3">
        <w:rPr>
          <w:rFonts w:eastAsia="Calibri" w:cstheme="minorHAnsi"/>
          <w:szCs w:val="24"/>
        </w:rPr>
        <w:br w:type="page"/>
      </w:r>
    </w:p>
    <w:p w14:paraId="7C039B8B" w14:textId="77777777" w:rsidR="00B7274A" w:rsidRPr="00AE0AA3" w:rsidRDefault="00B7274A" w:rsidP="00B7274A">
      <w:pPr>
        <w:pStyle w:val="Heading1"/>
        <w:rPr>
          <w:rFonts w:asciiTheme="minorHAnsi" w:eastAsia="Calibri" w:hAnsiTheme="minorHAnsi" w:cstheme="minorHAnsi"/>
          <w:sz w:val="32"/>
        </w:rPr>
      </w:pPr>
      <w:bookmarkStart w:id="20" w:name="_Toc195620940"/>
      <w:r w:rsidRPr="00AE0AA3">
        <w:rPr>
          <w:rFonts w:asciiTheme="minorHAnsi" w:eastAsia="Calibri" w:hAnsiTheme="minorHAnsi" w:cstheme="minorHAnsi"/>
          <w:sz w:val="32"/>
        </w:rPr>
        <w:lastRenderedPageBreak/>
        <w:t>Study 2</w:t>
      </w:r>
      <w:bookmarkEnd w:id="20"/>
    </w:p>
    <w:p w14:paraId="31731BC2"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1" w:name="_Toc195620941"/>
      <w:r w:rsidRPr="00AE0AA3">
        <w:rPr>
          <w:rFonts w:eastAsia="Times New Roman" w:cstheme="minorHAnsi"/>
          <w:b/>
          <w:bCs/>
          <w:kern w:val="0"/>
          <w:sz w:val="28"/>
          <w:szCs w:val="28"/>
          <w14:ligatures w14:val="none"/>
        </w:rPr>
        <w:t>Introduction</w:t>
      </w:r>
      <w:bookmarkEnd w:id="21"/>
    </w:p>
    <w:p w14:paraId="27FCA97C" w14:textId="31BAAC79" w:rsidR="00B7274A" w:rsidRPr="00AE0AA3" w:rsidRDefault="00B7274A" w:rsidP="00B7274A">
      <w:pPr>
        <w:spacing w:line="480" w:lineRule="auto"/>
        <w:ind w:firstLine="720"/>
        <w:rPr>
          <w:rFonts w:cstheme="minorHAnsi"/>
          <w:szCs w:val="24"/>
        </w:rPr>
      </w:pPr>
      <w:r w:rsidRPr="00AE0AA3">
        <w:rPr>
          <w:rFonts w:cstheme="minorHAnsi"/>
          <w:szCs w:val="24"/>
        </w:rPr>
        <w:t xml:space="preserve">The purpose of Study 2 was to directly test how manipulating moral conviction affects support for polarized beliefs. One goal was to determine if the moral conviction manipulation, adapted from </w:t>
      </w:r>
      <w:proofErr w:type="spellStart"/>
      <w:r w:rsidRPr="00AE0AA3">
        <w:rPr>
          <w:rFonts w:cstheme="minorHAnsi"/>
          <w:szCs w:val="24"/>
        </w:rPr>
        <w:t>Kodapanakkal</w:t>
      </w:r>
      <w:proofErr w:type="spellEnd"/>
      <w:r w:rsidRPr="00AE0AA3">
        <w:rPr>
          <w:rFonts w:cstheme="minorHAnsi"/>
          <w:szCs w:val="24"/>
        </w:rPr>
        <w:t xml:space="preserve"> (2021) and Clifford (2019) would be successful for a series of topics chosen explicitly for their perception of polarization in America (UHC, climate change, capital punishment), as well as an explicitly non-polarized topic (exercise), which diverges significantly from the original topics used by </w:t>
      </w:r>
      <w:proofErr w:type="spellStart"/>
      <w:r w:rsidRPr="00AE0AA3">
        <w:rPr>
          <w:rFonts w:cstheme="minorHAnsi"/>
          <w:szCs w:val="24"/>
        </w:rPr>
        <w:t>Kodapanakkal</w:t>
      </w:r>
      <w:proofErr w:type="spellEnd"/>
      <w:r w:rsidRPr="00AE0AA3">
        <w:rPr>
          <w:rFonts w:cstheme="minorHAnsi"/>
          <w:szCs w:val="24"/>
        </w:rPr>
        <w:t xml:space="preserve"> (crime-surveillance technologies and hiring algorithms) and Clifford (genetically modified food, factory farming). </w:t>
      </w:r>
      <w:r w:rsidRPr="00AE0AA3">
        <w:rPr>
          <w:rFonts w:eastAsia="Calibri" w:cstheme="minorHAnsi"/>
          <w:kern w:val="0"/>
          <w:szCs w:val="24"/>
          <w14:ligatures w14:val="none"/>
        </w:rPr>
        <w:t>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 (Wright et al., 2008;</w:t>
      </w:r>
      <w:r w:rsidRPr="00AE0AA3">
        <w:t xml:space="preserve"> </w:t>
      </w:r>
      <w:r w:rsidRPr="00AE0AA3">
        <w:rPr>
          <w:rFonts w:eastAsia="Calibri" w:cstheme="minorHAnsi"/>
          <w:kern w:val="0"/>
          <w:szCs w:val="24"/>
          <w14:ligatures w14:val="none"/>
        </w:rPr>
        <w:t xml:space="preserve">Stein, 2017; Bump, 2015). </w:t>
      </w:r>
      <w:r w:rsidRPr="00AE0AA3">
        <w:rPr>
          <w:rFonts w:cstheme="minorHAnsi"/>
          <w:szCs w:val="24"/>
        </w:rPr>
        <w:t xml:space="preserve">Additionally, </w:t>
      </w:r>
      <w:r w:rsidR="00DE7C70" w:rsidRPr="00AE0AA3">
        <w:rPr>
          <w:rFonts w:cstheme="minorHAnsi"/>
          <w:szCs w:val="24"/>
        </w:rPr>
        <w:t>I</w:t>
      </w:r>
      <w:r w:rsidRPr="00AE0AA3">
        <w:rPr>
          <w:rFonts w:cstheme="minorHAnsi"/>
          <w:szCs w:val="24"/>
        </w:rPr>
        <w:t xml:space="preserve"> wanted to determine which of the four different moral conviction manipulations would have the greatest effect on changing perceptions of moral conviction. Finally, </w:t>
      </w:r>
      <w:r w:rsidR="00DE7C70" w:rsidRPr="00AE0AA3">
        <w:rPr>
          <w:rFonts w:cstheme="minorHAnsi"/>
          <w:szCs w:val="24"/>
        </w:rPr>
        <w:t>I</w:t>
      </w:r>
      <w:r w:rsidRPr="00AE0AA3">
        <w:rPr>
          <w:rFonts w:cstheme="minorHAnsi"/>
          <w:szCs w:val="24"/>
        </w:rPr>
        <w:t xml:space="preserve"> wanted to see if the moral conviction manipulations would affect non-polarized belief (e.g., exercise) differently from the three polarized beliefs.</w:t>
      </w:r>
    </w:p>
    <w:p w14:paraId="2286FA7F"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2" w:name="_Toc195620942"/>
      <w:r w:rsidRPr="00AE0AA3">
        <w:rPr>
          <w:rFonts w:eastAsia="Times New Roman" w:cstheme="minorHAnsi"/>
          <w:b/>
          <w:bCs/>
          <w:kern w:val="0"/>
          <w:sz w:val="28"/>
          <w:szCs w:val="28"/>
          <w14:ligatures w14:val="none"/>
        </w:rPr>
        <w:t>Method</w:t>
      </w:r>
      <w:bookmarkEnd w:id="22"/>
    </w:p>
    <w:p w14:paraId="2F449BED" w14:textId="77777777" w:rsidR="00B7274A" w:rsidRPr="00AE0AA3" w:rsidRDefault="00B7274A" w:rsidP="00B7274A">
      <w:pPr>
        <w:pStyle w:val="NoSpacing"/>
        <w:spacing w:line="480" w:lineRule="auto"/>
        <w:ind w:firstLine="720"/>
        <w:rPr>
          <w:rFonts w:cstheme="minorHAnsi"/>
          <w:sz w:val="24"/>
          <w:szCs w:val="24"/>
        </w:rPr>
      </w:pPr>
      <w:r w:rsidRPr="00AE0AA3">
        <w:rPr>
          <w:rFonts w:cstheme="minorHAnsi"/>
          <w:sz w:val="24"/>
          <w:szCs w:val="24"/>
        </w:rPr>
        <w:t xml:space="preserve">Study 2 analyzed the effects of the moral conviction manipulation on polarized and non-polarized beliefs using a between-subjects design. Participants were randomly assigned to </w:t>
      </w:r>
      <w:r w:rsidRPr="00AE0AA3">
        <w:rPr>
          <w:rFonts w:cstheme="minorHAnsi"/>
          <w:sz w:val="24"/>
          <w:szCs w:val="24"/>
        </w:rPr>
        <w:lastRenderedPageBreak/>
        <w:t xml:space="preserve">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enjoyment value. Details about each condition are described in the ‘Materials and Procedure’ section below. The primary outcome, support for a given topic, was measured after presentation of the moral conviction manipulation. </w:t>
      </w:r>
      <w:r w:rsidRPr="00AE0AA3">
        <w:rPr>
          <w:rFonts w:eastAsia="Calibri" w:cstheme="minorHAnsi"/>
          <w:kern w:val="0"/>
          <w:sz w:val="24"/>
          <w:szCs w:val="24"/>
          <w14:ligatures w14:val="none"/>
        </w:rPr>
        <w:t>The Institutional Review Board at the University of Missouri reviewed and approved all submitted materials for Study 2.</w:t>
      </w:r>
    </w:p>
    <w:p w14:paraId="761E9901" w14:textId="77777777" w:rsidR="00B7274A" w:rsidRPr="00AE0AA3" w:rsidRDefault="00B7274A" w:rsidP="00B7274A">
      <w:pPr>
        <w:pStyle w:val="NoSpacing"/>
        <w:spacing w:line="480" w:lineRule="auto"/>
        <w:rPr>
          <w:rFonts w:cstheme="minorHAnsi"/>
          <w:sz w:val="24"/>
          <w:szCs w:val="24"/>
        </w:rPr>
      </w:pPr>
    </w:p>
    <w:p w14:paraId="0EE0A743"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3" w:name="_Toc195620943"/>
      <w:r w:rsidRPr="00AE0AA3">
        <w:rPr>
          <w:rFonts w:eastAsia="Times New Roman" w:cstheme="minorHAnsi"/>
          <w:b/>
          <w:i/>
          <w:color w:val="000000"/>
          <w:sz w:val="28"/>
          <w:szCs w:val="28"/>
        </w:rPr>
        <w:t>Participants</w:t>
      </w:r>
      <w:bookmarkEnd w:id="23"/>
    </w:p>
    <w:p w14:paraId="5B7D7E65" w14:textId="4B2D123C"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A total of 208 undergraduate students 18 years of age or older at the University of Missouri participated in this study. Participants were recruited through an online survey platform and were offered psychology course credit in exchange for their participation. Since the original purpose of this study was primarily an exploratory pilot in nature, </w:t>
      </w:r>
      <w:r w:rsidR="00B004D7" w:rsidRPr="00AE0AA3">
        <w:rPr>
          <w:rFonts w:eastAsia="Calibri" w:cstheme="minorHAnsi"/>
          <w:szCs w:val="24"/>
        </w:rPr>
        <w:t>I</w:t>
      </w:r>
      <w:r w:rsidRPr="00AE0AA3">
        <w:rPr>
          <w:rFonts w:eastAsia="Calibri" w:cstheme="minorHAnsi"/>
          <w:szCs w:val="24"/>
        </w:rPr>
        <w:t xml:space="preserve"> did not collect any demographic information.</w:t>
      </w:r>
    </w:p>
    <w:p w14:paraId="7866C659"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4" w:name="_Toc195620944"/>
      <w:r w:rsidRPr="00AE0AA3">
        <w:rPr>
          <w:rFonts w:eastAsia="Times New Roman" w:cstheme="minorHAnsi"/>
          <w:b/>
          <w:i/>
          <w:color w:val="000000"/>
          <w:sz w:val="28"/>
          <w:szCs w:val="28"/>
        </w:rPr>
        <w:t>Materials and Procedure</w:t>
      </w:r>
      <w:bookmarkEnd w:id="24"/>
    </w:p>
    <w:p w14:paraId="19D4467C" w14:textId="384BFB57"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 xml:space="preserve">For each of the four issues (UHC, climate change, capital punishment, and exercise), participants in the experimental conditions were asked to read a short essay and then respond to a series of survey questions; Participants in the control condition were not asked to read any essay and instead were directly provided with the survey questions. To manipulate the </w:t>
      </w:r>
      <w:r w:rsidRPr="00AE0AA3">
        <w:rPr>
          <w:rFonts w:eastAsia="Calibri" w:cstheme="minorHAnsi"/>
          <w:kern w:val="0"/>
          <w:szCs w:val="24"/>
          <w14:ligatures w14:val="none"/>
        </w:rPr>
        <w:lastRenderedPageBreak/>
        <w:t>perception of moral conviction, participants were randomly assigned to receive one of five conditions: 1) control, 2) moral responsibility, 3) moral piggybacking, 4) pragmatic, 5) hedonic; See Appendix B for the text of all five conditions. Thus, each participant in our experimental condition would be provided with four essays, one for each topic, that all share the same moral framing.</w:t>
      </w:r>
    </w:p>
    <w:p w14:paraId="7FA0CA26" w14:textId="55F5FC44"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 (ranges were – UHC: 153-199; capital punishment: 162-201; exercising: 147-202; and climate change: 136-189).</w:t>
      </w:r>
    </w:p>
    <w:p w14:paraId="56782278"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5" w:name="_Toc195620945"/>
      <w:r w:rsidRPr="00AE0AA3">
        <w:rPr>
          <w:rFonts w:eastAsia="Times New Roman" w:cstheme="minorHAnsi"/>
          <w:b/>
          <w:i/>
          <w:color w:val="000000"/>
          <w:sz w:val="28"/>
          <w:szCs w:val="28"/>
        </w:rPr>
        <w:t>Measures</w:t>
      </w:r>
      <w:bookmarkEnd w:id="25"/>
    </w:p>
    <w:p w14:paraId="59CF2970" w14:textId="77777777"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b/>
          <w:bCs/>
          <w:kern w:val="0"/>
          <w:szCs w:val="24"/>
          <w14:ligatures w14:val="none"/>
        </w:rPr>
        <w:t>Primary outcome.</w:t>
      </w:r>
      <w:r w:rsidRPr="00AE0AA3">
        <w:rPr>
          <w:rFonts w:eastAsia="Calibri" w:cstheme="minorHAnsi"/>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AE0AA3">
        <w:rPr>
          <w:rFonts w:eastAsia="Calibri" w:cstheme="minorHAnsi"/>
          <w:kern w:val="0"/>
          <w:szCs w:val="24"/>
          <w14:ligatures w14:val="none"/>
        </w:rPr>
        <w:tab/>
        <w:t xml:space="preserve"> personal </w:t>
      </w:r>
      <w:r w:rsidRPr="00AE0AA3">
        <w:rPr>
          <w:rFonts w:eastAsia="Calibri" w:cstheme="minorHAnsi"/>
          <w:kern w:val="0"/>
          <w:szCs w:val="24"/>
          <w14:ligatures w14:val="none"/>
        </w:rPr>
        <w:lastRenderedPageBreak/>
        <w:t xml:space="preserve">attitude about a topic, but their perception of moral conviction for that topic in general (e.g., [topic] could be described as a moral issue). The last five elements of the measure assess whether or not the individual themselves sees their stance on an issue as based on morality (e.g., My attitude about [topic] </w:t>
      </w:r>
      <w:proofErr w:type="gramStart"/>
      <w:r w:rsidRPr="00AE0AA3">
        <w:rPr>
          <w:rFonts w:eastAsia="Calibri" w:cstheme="minorHAnsi"/>
          <w:kern w:val="0"/>
          <w:szCs w:val="24"/>
          <w14:ligatures w14:val="none"/>
        </w:rPr>
        <w:t>is a reflection of</w:t>
      </w:r>
      <w:proofErr w:type="gramEnd"/>
      <w:r w:rsidRPr="00AE0AA3">
        <w:rPr>
          <w:rFonts w:eastAsia="Calibri" w:cstheme="minorHAnsi"/>
          <w:kern w:val="0"/>
          <w:szCs w:val="24"/>
          <w14:ligatures w14:val="none"/>
        </w:rPr>
        <w:t xml:space="preserve">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(c</w:t>
      </w:r>
      <w:r w:rsidRPr="00AE0AA3">
        <w:rPr>
          <w:rFonts w:eastAsia="Calibri" w:cstheme="minorHAnsi"/>
          <w:i/>
          <w:iCs/>
          <w:kern w:val="0"/>
          <w:szCs w:val="24"/>
          <w14:ligatures w14:val="none"/>
        </w:rPr>
        <w:t>limate change</w:t>
      </w:r>
      <w:r w:rsidRPr="00AE0AA3">
        <w:rPr>
          <w:rFonts w:eastAsia="Calibri" w:cstheme="minorHAnsi"/>
          <w:kern w:val="0"/>
          <w:szCs w:val="24"/>
          <w14:ligatures w14:val="none"/>
        </w:rPr>
        <w:t>); 2) “The US government needs to implement Universal Health Care because basic population needs are not being met.” (</w:t>
      </w:r>
      <w:r w:rsidRPr="00AE0AA3">
        <w:rPr>
          <w:rFonts w:eastAsia="Calibri" w:cstheme="minorHAnsi"/>
          <w:i/>
          <w:iCs/>
          <w:kern w:val="0"/>
          <w:szCs w:val="24"/>
          <w14:ligatures w14:val="none"/>
        </w:rPr>
        <w:t>UHC</w:t>
      </w:r>
      <w:r w:rsidRPr="00AE0AA3">
        <w:rPr>
          <w:rFonts w:eastAsia="Calibri" w:cstheme="minorHAnsi"/>
          <w:kern w:val="0"/>
          <w:szCs w:val="24"/>
          <w14:ligatures w14:val="none"/>
        </w:rPr>
        <w:t>); 3) “Capital Punishment (the Death Penalty) is necessary in the US” (</w:t>
      </w:r>
      <w:r w:rsidRPr="00AE0AA3">
        <w:rPr>
          <w:rFonts w:eastAsia="Calibri" w:cstheme="minorHAnsi"/>
          <w:i/>
          <w:iCs/>
          <w:kern w:val="0"/>
          <w:szCs w:val="24"/>
          <w14:ligatures w14:val="none"/>
        </w:rPr>
        <w:t>capital punishment</w:t>
      </w:r>
      <w:r w:rsidRPr="00AE0AA3">
        <w:rPr>
          <w:rFonts w:eastAsia="Calibri" w:cstheme="minorHAnsi"/>
          <w:kern w:val="0"/>
          <w:szCs w:val="24"/>
          <w14:ligatures w14:val="none"/>
        </w:rPr>
        <w:t>), and 4) “Regular exercise is necessary for Americans.” (e</w:t>
      </w:r>
      <w:r w:rsidRPr="00AE0AA3">
        <w:rPr>
          <w:rFonts w:eastAsia="Calibri" w:cstheme="minorHAnsi"/>
          <w:i/>
          <w:iCs/>
          <w:kern w:val="0"/>
          <w:szCs w:val="24"/>
          <w14:ligatures w14:val="none"/>
        </w:rPr>
        <w:t>xercise</w:t>
      </w:r>
      <w:r w:rsidRPr="00AE0AA3">
        <w:rPr>
          <w:rFonts w:eastAsia="Calibri" w:cstheme="minorHAnsi"/>
          <w:kern w:val="0"/>
          <w:szCs w:val="24"/>
          <w14:ligatures w14:val="none"/>
        </w:rPr>
        <w:t>).</w:t>
      </w:r>
    </w:p>
    <w:p w14:paraId="7B759157" w14:textId="77777777"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b/>
          <w:bCs/>
          <w:kern w:val="0"/>
          <w:szCs w:val="24"/>
          <w14:ligatures w14:val="none"/>
        </w:rPr>
        <w:t>Secondary Outcomes.</w:t>
      </w:r>
      <w:r w:rsidRPr="00AE0AA3">
        <w:rPr>
          <w:rFonts w:eastAsia="Calibri" w:cstheme="minorHAnsi"/>
          <w:kern w:val="0"/>
          <w:szCs w:val="24"/>
          <w14:ligatures w14:val="none"/>
        </w:rPr>
        <w:t xml:space="preserve"> Openness to belief change on each issue was assessed with a </w:t>
      </w:r>
      <w:proofErr w:type="gramStart"/>
      <w:r w:rsidRPr="00AE0AA3">
        <w:rPr>
          <w:rFonts w:eastAsia="Calibri" w:cstheme="minorHAnsi"/>
          <w:kern w:val="0"/>
          <w:szCs w:val="24"/>
          <w14:ligatures w14:val="none"/>
        </w:rPr>
        <w:t>single item</w:t>
      </w:r>
      <w:proofErr w:type="gramEnd"/>
      <w:r w:rsidRPr="00AE0AA3">
        <w:rPr>
          <w:rFonts w:eastAsia="Calibri" w:cstheme="minorHAnsi"/>
          <w:kern w:val="0"/>
          <w:szCs w:val="24"/>
          <w14:ligatures w14:val="none"/>
        </w:rPr>
        <w:t xml:space="preserve"> direct </w:t>
      </w:r>
      <w:proofErr w:type="gramStart"/>
      <w:r w:rsidRPr="00AE0AA3">
        <w:rPr>
          <w:rFonts w:eastAsia="Calibri" w:cstheme="minorHAnsi"/>
          <w:kern w:val="0"/>
          <w:szCs w:val="24"/>
          <w14:ligatures w14:val="none"/>
        </w:rPr>
        <w:t>measure</w:t>
      </w:r>
      <w:proofErr w:type="gramEnd"/>
      <w:r w:rsidRPr="00AE0AA3">
        <w:rPr>
          <w:rFonts w:eastAsia="Calibri" w:cstheme="minorHAnsi"/>
          <w:kern w:val="0"/>
          <w:szCs w:val="24"/>
          <w14:ligatures w14:val="none"/>
        </w:rPr>
        <w:t xml:space="preserve"> (e.g., How open are you to changing your mind about [topic]). Participant agreement with this statement was measured on a continuous scale ranging from extremely unlikely (-50), to extremely likely (50). Participant’s perception of essay persuasiveness was assessed likewise assessed with a single </w:t>
      </w:r>
      <w:proofErr w:type="gramStart"/>
      <w:r w:rsidRPr="00AE0AA3">
        <w:rPr>
          <w:rFonts w:eastAsia="Calibri" w:cstheme="minorHAnsi"/>
          <w:kern w:val="0"/>
          <w:szCs w:val="24"/>
          <w14:ligatures w14:val="none"/>
        </w:rPr>
        <w:t>item direct measure</w:t>
      </w:r>
      <w:proofErr w:type="gramEnd"/>
      <w:r w:rsidRPr="00AE0AA3">
        <w:rPr>
          <w:rFonts w:eastAsia="Calibri" w:cstheme="minorHAnsi"/>
          <w:kern w:val="0"/>
          <w:szCs w:val="24"/>
          <w14:ligatures w14:val="none"/>
        </w:rPr>
        <w:t xml:space="preserve"> (e.g., How persuasive was the above essay on your beliefs regarding [topic]). Agreement with this statement was measured on a continuous scale ranging from extremely unpersuasive (-50), to extremely persuasive (50).</w:t>
      </w:r>
    </w:p>
    <w:p w14:paraId="6855A6C5"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6" w:name="_Toc195620946"/>
      <w:r w:rsidRPr="00AE0AA3">
        <w:rPr>
          <w:rFonts w:eastAsia="Times New Roman" w:cstheme="minorHAnsi"/>
          <w:b/>
          <w:i/>
          <w:color w:val="000000"/>
          <w:sz w:val="28"/>
          <w:szCs w:val="28"/>
        </w:rPr>
        <w:lastRenderedPageBreak/>
        <w:t>Power and Statistical Analysis</w:t>
      </w:r>
      <w:bookmarkEnd w:id="26"/>
    </w:p>
    <w:p w14:paraId="38EBD09F" w14:textId="470A809F"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A sample size of 157 was determined using G-power 3.1.9.7 with the following parameters: ANCOVA – an effect size of .35, an alpha of .05, and a power of .95. Support for the four beliefs that were surveyed (climate change, death penalty, UHC, exercise) was treated as a continuous variable. </w:t>
      </w:r>
      <w:r w:rsidR="004B272F" w:rsidRPr="00AE0AA3">
        <w:rPr>
          <w:rFonts w:eastAsia="Calibri" w:cstheme="minorHAnsi"/>
          <w:szCs w:val="24"/>
        </w:rPr>
        <w:t>I</w:t>
      </w:r>
      <w:r w:rsidRPr="00AE0AA3">
        <w:rPr>
          <w:rFonts w:eastAsia="Calibri" w:cstheme="minorHAnsi"/>
          <w:szCs w:val="24"/>
        </w:rPr>
        <w:t xml:space="preserve"> examined the effects of experimental condition (four moral conviction intervention conditions and a control) on our outcome measures. </w:t>
      </w:r>
      <w:r w:rsidR="004B272F" w:rsidRPr="00AE0AA3">
        <w:rPr>
          <w:rFonts w:eastAsia="Calibri" w:cstheme="minorHAnsi"/>
          <w:szCs w:val="24"/>
        </w:rPr>
        <w:t>I</w:t>
      </w:r>
      <w:r w:rsidRPr="00AE0AA3">
        <w:rPr>
          <w:rFonts w:eastAsia="Calibri" w:cstheme="minorHAnsi"/>
          <w:szCs w:val="24"/>
        </w:rPr>
        <w:t xml:space="preserve"> examined the main effect. All tests were conducted in R and considered statistically significant when P &lt;.05, however, in the case of multiple planned comparisons, </w:t>
      </w:r>
      <w:r w:rsidR="004B272F" w:rsidRPr="00AE0AA3">
        <w:rPr>
          <w:rFonts w:eastAsia="Calibri" w:cstheme="minorHAnsi"/>
          <w:szCs w:val="24"/>
        </w:rPr>
        <w:t>I</w:t>
      </w:r>
      <w:r w:rsidRPr="00AE0AA3">
        <w:rPr>
          <w:rFonts w:eastAsia="Calibri" w:cstheme="minorHAnsi"/>
          <w:szCs w:val="24"/>
        </w:rPr>
        <w:t xml:space="preserve"> chose to use the Bonferroni adjustment. </w:t>
      </w:r>
      <w:r w:rsidR="00FF06D5" w:rsidRPr="00AE0AA3">
        <w:rPr>
          <w:rFonts w:eastAsia="Calibri" w:cstheme="minorHAnsi"/>
          <w:szCs w:val="24"/>
        </w:rPr>
        <w:t>I</w:t>
      </w:r>
      <w:r w:rsidRPr="00AE0AA3">
        <w:rPr>
          <w:rFonts w:eastAsia="Calibri" w:cstheme="minorHAnsi"/>
          <w:szCs w:val="24"/>
        </w:rPr>
        <w:t xml:space="preserve"> used R version 4.4.1 (R Core Team 2024).</w:t>
      </w:r>
    </w:p>
    <w:p w14:paraId="49AF43AB"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7" w:name="_Toc195620947"/>
      <w:r w:rsidRPr="00AE0AA3">
        <w:rPr>
          <w:rFonts w:eastAsia="Times New Roman" w:cstheme="minorHAnsi"/>
          <w:b/>
          <w:i/>
          <w:color w:val="000000"/>
          <w:sz w:val="28"/>
          <w:szCs w:val="28"/>
        </w:rPr>
        <w:t>Study 2 Hypothesis:</w:t>
      </w:r>
      <w:bookmarkEnd w:id="27"/>
    </w:p>
    <w:p w14:paraId="63C3E424" w14:textId="31A844EB" w:rsidR="00B7274A" w:rsidRPr="00AE0AA3" w:rsidRDefault="00B7274A" w:rsidP="00BF3ED5">
      <w:pPr>
        <w:pStyle w:val="BodyText"/>
        <w:spacing w:line="480" w:lineRule="auto"/>
        <w:rPr>
          <w:szCs w:val="24"/>
        </w:rPr>
      </w:pPr>
      <w:r w:rsidRPr="00AE0AA3">
        <w:rPr>
          <w:szCs w:val="24"/>
        </w:rPr>
        <w:tab/>
        <w:t>Our first hypothesis (</w:t>
      </w:r>
      <w:r w:rsidRPr="00AE0AA3">
        <w:rPr>
          <w:b/>
          <w:bCs/>
          <w:szCs w:val="24"/>
        </w:rPr>
        <w:t>H1</w:t>
      </w:r>
      <w:r w:rsidRPr="00AE0AA3">
        <w:rPr>
          <w:szCs w:val="24"/>
        </w:rPr>
        <w:t>) is a complex comparison, predicting that the combination of the moral piggybacking and moral responsibility groups will have increased moral conviction as compared to the control group. Our second hypothesis (</w:t>
      </w:r>
      <w:r w:rsidRPr="00AE0AA3">
        <w:rPr>
          <w:b/>
          <w:bCs/>
          <w:szCs w:val="24"/>
        </w:rPr>
        <w:t>H2</w:t>
      </w:r>
      <w:r w:rsidRPr="00AE0AA3">
        <w:rPr>
          <w:szCs w:val="24"/>
        </w:rPr>
        <w:t>) is another complex comparison, predicting that the combination of the pragmatic and hedonic groups will have decreased moral conviction as compared to the control group.</w:t>
      </w:r>
    </w:p>
    <w:p w14:paraId="6D141DEE" w14:textId="77777777" w:rsidR="00B7274A" w:rsidRPr="00AE0AA3" w:rsidRDefault="00B7274A" w:rsidP="00BF3ED5">
      <w:pPr>
        <w:pStyle w:val="BodyText"/>
        <w:rPr>
          <w:sz w:val="22"/>
        </w:rPr>
      </w:pPr>
    </w:p>
    <w:p w14:paraId="37CD2008" w14:textId="77777777" w:rsidR="00B7274A" w:rsidRPr="00AE0AA3" w:rsidRDefault="00B7274A" w:rsidP="00B7274A">
      <w:pPr>
        <w:keepNext/>
        <w:keepLines/>
        <w:spacing w:after="100" w:afterAutospacing="1" w:line="480" w:lineRule="auto"/>
        <w:outlineLvl w:val="1"/>
        <w:rPr>
          <w:rFonts w:eastAsia="Times New Roman" w:cstheme="minorHAnsi"/>
          <w:b/>
          <w:bCs/>
          <w:kern w:val="0"/>
          <w:sz w:val="28"/>
          <w:szCs w:val="28"/>
          <w14:ligatures w14:val="none"/>
        </w:rPr>
      </w:pPr>
      <w:bookmarkStart w:id="28" w:name="_Toc195620948"/>
      <w:r w:rsidRPr="00AE0AA3">
        <w:rPr>
          <w:rFonts w:eastAsia="Times New Roman" w:cstheme="minorHAnsi"/>
          <w:b/>
          <w:bCs/>
          <w:kern w:val="0"/>
          <w:sz w:val="28"/>
          <w:szCs w:val="28"/>
          <w14:ligatures w14:val="none"/>
        </w:rPr>
        <w:t>Results</w:t>
      </w:r>
      <w:bookmarkEnd w:id="28"/>
    </w:p>
    <w:p w14:paraId="5352B463" w14:textId="0A1B226C" w:rsidR="00B7274A" w:rsidRPr="00AE0AA3" w:rsidRDefault="00FF06D5" w:rsidP="00B7274A">
      <w:pPr>
        <w:pStyle w:val="NoSpacing"/>
        <w:spacing w:line="480" w:lineRule="auto"/>
        <w:ind w:firstLine="720"/>
        <w:rPr>
          <w:rFonts w:eastAsia="Calibri" w:cstheme="minorHAnsi"/>
          <w:sz w:val="24"/>
          <w:szCs w:val="24"/>
        </w:rPr>
      </w:pPr>
      <w:r w:rsidRPr="00AE0AA3">
        <w:rPr>
          <w:rFonts w:eastAsia="Calibri" w:cstheme="minorHAnsi"/>
          <w:sz w:val="24"/>
          <w:szCs w:val="24"/>
        </w:rPr>
        <w:t>I</w:t>
      </w:r>
      <w:r w:rsidR="00B7274A" w:rsidRPr="00AE0AA3">
        <w:rPr>
          <w:rFonts w:eastAsia="Calibri" w:cstheme="minorHAnsi"/>
          <w:sz w:val="24"/>
          <w:szCs w:val="24"/>
        </w:rPr>
        <w:t xml:space="preserve"> tested both hypotheses with an analysis of variance model comparing our outcome measure (support or level of moral conviction for [topic]) after our moral conviction manipulation using a series of complex contrasts</w:t>
      </w:r>
    </w:p>
    <w:p w14:paraId="6DC9FF44"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9" w:name="_Toc195620949"/>
      <w:r w:rsidRPr="00AE0AA3">
        <w:rPr>
          <w:rFonts w:eastAsia="Times New Roman" w:cstheme="minorHAnsi"/>
          <w:b/>
          <w:i/>
          <w:color w:val="000000"/>
          <w:sz w:val="28"/>
          <w:szCs w:val="28"/>
        </w:rPr>
        <w:lastRenderedPageBreak/>
        <w:t>Moral Conviction Manipulation – Level of Moral Conviction Regarding [Topic]</w:t>
      </w:r>
      <w:bookmarkEnd w:id="29"/>
    </w:p>
    <w:p w14:paraId="7952CE48" w14:textId="77777777"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Each of our four analysis of variance models was composed of our dependent variable (quantified as level of support for our issues), predicted by experimental condition, after generating the relevant contrast coding.</w:t>
      </w:r>
    </w:p>
    <w:p w14:paraId="78C0A6A6" w14:textId="4FD26BD2"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There was no support for </w:t>
      </w:r>
      <w:r w:rsidRPr="00AE0AA3">
        <w:rPr>
          <w:rFonts w:eastAsia="Calibri" w:cstheme="minorHAnsi"/>
          <w:b/>
          <w:bCs/>
          <w:szCs w:val="24"/>
        </w:rPr>
        <w:t>H1</w:t>
      </w:r>
      <w:r w:rsidRPr="00AE0AA3">
        <w:rPr>
          <w:rFonts w:eastAsia="Calibri" w:cstheme="minorHAnsi"/>
          <w:szCs w:val="24"/>
        </w:rPr>
        <w:t>, as our moral piggybacking and moral responsibility groups combined did not have increased moral conviction as compared to the control group for: 1) UHC, (</w:t>
      </w:r>
      <w:r w:rsidRPr="00AE0AA3">
        <w:rPr>
          <w:rFonts w:eastAsia="Calibri" w:cstheme="minorHAnsi"/>
          <w:i/>
          <w:iCs/>
          <w:szCs w:val="24"/>
        </w:rPr>
        <w:t>t</w:t>
      </w:r>
      <w:r w:rsidRPr="00AE0AA3">
        <w:rPr>
          <w:rFonts w:eastAsia="Calibri" w:cstheme="minorHAnsi"/>
          <w:szCs w:val="24"/>
        </w:rPr>
        <w:t xml:space="preserve"> (4, 203) = 0.970, </w:t>
      </w:r>
      <w:r w:rsidRPr="00AE0AA3">
        <w:rPr>
          <w:rFonts w:eastAsia="Calibri" w:cstheme="minorHAnsi"/>
          <w:i/>
          <w:iCs/>
          <w:szCs w:val="24"/>
        </w:rPr>
        <w:t>p</w:t>
      </w:r>
      <w:r w:rsidRPr="00AE0AA3">
        <w:rPr>
          <w:rFonts w:eastAsia="Calibri" w:cstheme="minorHAnsi"/>
          <w:szCs w:val="24"/>
        </w:rPr>
        <w:t xml:space="preserve"> = 0.333); 2) capital punishment, (</w:t>
      </w:r>
      <w:r w:rsidRPr="00AE0AA3">
        <w:rPr>
          <w:rFonts w:eastAsia="Calibri" w:cstheme="minorHAnsi"/>
          <w:i/>
          <w:iCs/>
          <w:szCs w:val="24"/>
        </w:rPr>
        <w:t>t</w:t>
      </w:r>
      <w:r w:rsidRPr="00AE0AA3">
        <w:rPr>
          <w:rFonts w:eastAsia="Calibri" w:cstheme="minorHAnsi"/>
          <w:szCs w:val="24"/>
        </w:rPr>
        <w:t xml:space="preserve"> (4, 202) = -0.515, </w:t>
      </w:r>
      <w:r w:rsidRPr="00AE0AA3">
        <w:rPr>
          <w:rFonts w:eastAsia="Calibri" w:cstheme="minorHAnsi"/>
          <w:i/>
          <w:iCs/>
          <w:szCs w:val="24"/>
        </w:rPr>
        <w:t>p</w:t>
      </w:r>
      <w:r w:rsidRPr="00AE0AA3">
        <w:rPr>
          <w:rFonts w:eastAsia="Calibri" w:cstheme="minorHAnsi"/>
          <w:szCs w:val="24"/>
        </w:rPr>
        <w:t xml:space="preserve"> = 0.607); 3) climate change, (</w:t>
      </w:r>
      <w:r w:rsidRPr="00AE0AA3">
        <w:rPr>
          <w:rFonts w:eastAsia="Calibri" w:cstheme="minorHAnsi"/>
          <w:i/>
          <w:iCs/>
          <w:szCs w:val="24"/>
        </w:rPr>
        <w:t>t</w:t>
      </w:r>
      <w:r w:rsidRPr="00AE0AA3">
        <w:rPr>
          <w:rFonts w:eastAsia="Calibri" w:cstheme="minorHAnsi"/>
          <w:szCs w:val="24"/>
        </w:rPr>
        <w:t xml:space="preserve"> (4, 200) = 0.863, </w:t>
      </w:r>
      <w:r w:rsidRPr="00AE0AA3">
        <w:rPr>
          <w:rFonts w:eastAsia="Calibri" w:cstheme="minorHAnsi"/>
          <w:i/>
          <w:iCs/>
          <w:szCs w:val="24"/>
        </w:rPr>
        <w:t>p</w:t>
      </w:r>
      <w:r w:rsidRPr="00AE0AA3">
        <w:rPr>
          <w:rFonts w:eastAsia="Calibri" w:cstheme="minorHAnsi"/>
          <w:szCs w:val="24"/>
        </w:rPr>
        <w:t xml:space="preserve"> = 0.389); or 4) exercise, (</w:t>
      </w:r>
      <w:r w:rsidRPr="00AE0AA3">
        <w:rPr>
          <w:rFonts w:eastAsia="Calibri" w:cstheme="minorHAnsi"/>
          <w:i/>
          <w:iCs/>
          <w:szCs w:val="24"/>
        </w:rPr>
        <w:t>t</w:t>
      </w:r>
      <w:r w:rsidRPr="00AE0AA3">
        <w:rPr>
          <w:rFonts w:eastAsia="Calibri" w:cstheme="minorHAnsi"/>
          <w:szCs w:val="24"/>
        </w:rPr>
        <w:t xml:space="preserve"> (4, 201) = 1.052, </w:t>
      </w:r>
      <w:r w:rsidRPr="00AE0AA3">
        <w:rPr>
          <w:rFonts w:eastAsia="Calibri" w:cstheme="minorHAnsi"/>
          <w:i/>
          <w:iCs/>
          <w:szCs w:val="24"/>
        </w:rPr>
        <w:t>p</w:t>
      </w:r>
      <w:r w:rsidRPr="00AE0AA3">
        <w:rPr>
          <w:rFonts w:eastAsia="Calibri" w:cstheme="minorHAnsi"/>
          <w:szCs w:val="24"/>
        </w:rPr>
        <w:t xml:space="preserve"> = 0.294). The two interventions that </w:t>
      </w:r>
      <w:r w:rsidR="00D15718" w:rsidRPr="00AE0AA3">
        <w:rPr>
          <w:rFonts w:eastAsia="Calibri" w:cstheme="minorHAnsi"/>
          <w:szCs w:val="24"/>
        </w:rPr>
        <w:t xml:space="preserve">I </w:t>
      </w:r>
      <w:r w:rsidRPr="00AE0AA3">
        <w:rPr>
          <w:rFonts w:eastAsia="Calibri" w:cstheme="minorHAnsi"/>
          <w:szCs w:val="24"/>
        </w:rPr>
        <w:t>designed to increase moral conviction did not seem to increase moral conviction as compared to the control condition.</w:t>
      </w:r>
    </w:p>
    <w:p w14:paraId="11C6304F" w14:textId="29D57F73"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There was no support for </w:t>
      </w:r>
      <w:r w:rsidRPr="00AE0AA3">
        <w:rPr>
          <w:rFonts w:eastAsia="Calibri" w:cstheme="minorHAnsi"/>
          <w:b/>
          <w:bCs/>
          <w:szCs w:val="24"/>
        </w:rPr>
        <w:t>H2</w:t>
      </w:r>
      <w:r w:rsidRPr="00AE0AA3">
        <w:rPr>
          <w:rFonts w:eastAsia="Calibri" w:cstheme="minorHAnsi"/>
          <w:szCs w:val="24"/>
        </w:rPr>
        <w:t>, as our pragmatic and hedonic groups combined did not have decreased moral conviction as compared to the control group for: 1) Universal Health Care, (</w:t>
      </w:r>
      <w:r w:rsidRPr="00AE0AA3">
        <w:rPr>
          <w:rFonts w:eastAsia="Calibri" w:cstheme="minorHAnsi"/>
          <w:i/>
          <w:iCs/>
          <w:szCs w:val="24"/>
        </w:rPr>
        <w:t>t</w:t>
      </w:r>
      <w:r w:rsidRPr="00AE0AA3">
        <w:rPr>
          <w:rFonts w:eastAsia="Calibri" w:cstheme="minorHAnsi"/>
          <w:szCs w:val="24"/>
        </w:rPr>
        <w:t xml:space="preserve"> (4, 203) = -1.56, </w:t>
      </w:r>
      <w:r w:rsidRPr="00AE0AA3">
        <w:rPr>
          <w:rFonts w:eastAsia="Calibri" w:cstheme="minorHAnsi"/>
          <w:i/>
          <w:iCs/>
          <w:szCs w:val="24"/>
        </w:rPr>
        <w:t>p</w:t>
      </w:r>
      <w:r w:rsidRPr="00AE0AA3">
        <w:rPr>
          <w:rFonts w:eastAsia="Calibri" w:cstheme="minorHAnsi"/>
          <w:szCs w:val="24"/>
        </w:rPr>
        <w:t xml:space="preserve"> = 0.1212); 2) capital punishment, (</w:t>
      </w:r>
      <w:r w:rsidRPr="00AE0AA3">
        <w:rPr>
          <w:rFonts w:eastAsia="Calibri" w:cstheme="minorHAnsi"/>
          <w:i/>
          <w:iCs/>
          <w:szCs w:val="24"/>
        </w:rPr>
        <w:t>t</w:t>
      </w:r>
      <w:r w:rsidRPr="00AE0AA3">
        <w:rPr>
          <w:rFonts w:eastAsia="Calibri" w:cstheme="minorHAnsi"/>
          <w:szCs w:val="24"/>
        </w:rPr>
        <w:t xml:space="preserve"> (4, 202) = -0.150, </w:t>
      </w:r>
      <w:r w:rsidRPr="00AE0AA3">
        <w:rPr>
          <w:rFonts w:eastAsia="Calibri" w:cstheme="minorHAnsi"/>
          <w:i/>
          <w:iCs/>
          <w:szCs w:val="24"/>
        </w:rPr>
        <w:t>p</w:t>
      </w:r>
      <w:r w:rsidRPr="00AE0AA3">
        <w:rPr>
          <w:rFonts w:eastAsia="Calibri" w:cstheme="minorHAnsi"/>
          <w:szCs w:val="24"/>
        </w:rPr>
        <w:t xml:space="preserve"> = 0.881); 3) exercise, (</w:t>
      </w:r>
      <w:r w:rsidRPr="00AE0AA3">
        <w:rPr>
          <w:rFonts w:eastAsia="Calibri" w:cstheme="minorHAnsi"/>
          <w:i/>
          <w:iCs/>
          <w:szCs w:val="24"/>
        </w:rPr>
        <w:t>F</w:t>
      </w:r>
      <w:r w:rsidRPr="00AE0AA3">
        <w:rPr>
          <w:rFonts w:eastAsia="Calibri" w:cstheme="minorHAnsi"/>
          <w:szCs w:val="24"/>
        </w:rPr>
        <w:t xml:space="preserve"> (4, 201) = -0.543, </w:t>
      </w:r>
      <w:r w:rsidRPr="00AE0AA3">
        <w:rPr>
          <w:rFonts w:eastAsia="Calibri" w:cstheme="minorHAnsi"/>
          <w:i/>
          <w:iCs/>
          <w:szCs w:val="24"/>
        </w:rPr>
        <w:t>p</w:t>
      </w:r>
      <w:r w:rsidRPr="00AE0AA3">
        <w:rPr>
          <w:rFonts w:eastAsia="Calibri" w:cstheme="minorHAnsi"/>
          <w:szCs w:val="24"/>
        </w:rPr>
        <w:t xml:space="preserve"> = 0.588); or 4) climate change (</w:t>
      </w:r>
      <w:r w:rsidRPr="00AE0AA3">
        <w:rPr>
          <w:rFonts w:eastAsia="Calibri" w:cstheme="minorHAnsi"/>
          <w:i/>
          <w:iCs/>
          <w:szCs w:val="24"/>
        </w:rPr>
        <w:t>F</w:t>
      </w:r>
      <w:r w:rsidRPr="00AE0AA3">
        <w:rPr>
          <w:rFonts w:eastAsia="Calibri" w:cstheme="minorHAnsi"/>
          <w:szCs w:val="24"/>
        </w:rPr>
        <w:t xml:space="preserve"> (4, 200) = -2.023, </w:t>
      </w:r>
      <w:r w:rsidRPr="00AE0AA3">
        <w:rPr>
          <w:rFonts w:eastAsia="Calibri" w:cstheme="minorHAnsi"/>
          <w:i/>
          <w:iCs/>
          <w:szCs w:val="24"/>
        </w:rPr>
        <w:t>p</w:t>
      </w:r>
      <w:r w:rsidRPr="00AE0AA3">
        <w:rPr>
          <w:rFonts w:eastAsia="Calibri" w:cstheme="minorHAnsi"/>
          <w:szCs w:val="24"/>
        </w:rPr>
        <w:t xml:space="preserve"> = 0.0445). The two interventions that </w:t>
      </w:r>
      <w:r w:rsidR="000D0BD6" w:rsidRPr="00AE0AA3">
        <w:rPr>
          <w:rFonts w:eastAsia="Calibri" w:cstheme="minorHAnsi"/>
          <w:szCs w:val="24"/>
        </w:rPr>
        <w:t>I</w:t>
      </w:r>
      <w:r w:rsidRPr="00AE0AA3">
        <w:rPr>
          <w:rFonts w:eastAsia="Calibri" w:cstheme="minorHAnsi"/>
          <w:szCs w:val="24"/>
        </w:rPr>
        <w:t xml:space="preserve"> designed to decrease moral conviction, were not reliably associated with decreased moral conviction, as compared to the control condition.</w:t>
      </w:r>
    </w:p>
    <w:p w14:paraId="2E5FD831"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30" w:name="_Toc195620950"/>
      <w:r w:rsidRPr="00AE0AA3">
        <w:rPr>
          <w:rFonts w:eastAsia="Times New Roman" w:cstheme="minorHAnsi"/>
          <w:b/>
          <w:i/>
          <w:color w:val="000000"/>
          <w:sz w:val="28"/>
          <w:szCs w:val="28"/>
        </w:rPr>
        <w:t>Discussion</w:t>
      </w:r>
      <w:bookmarkEnd w:id="30"/>
    </w:p>
    <w:p w14:paraId="2DF5A30C" w14:textId="762DC523"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The results for Study 2 provide evidence of two main points. First, using the same methodology as </w:t>
      </w:r>
      <w:proofErr w:type="spellStart"/>
      <w:r w:rsidRPr="00AE0AA3">
        <w:rPr>
          <w:rFonts w:eastAsia="Calibri" w:cstheme="minorHAnsi"/>
          <w:szCs w:val="24"/>
        </w:rPr>
        <w:t>Kodapanakkal</w:t>
      </w:r>
      <w:proofErr w:type="spellEnd"/>
      <w:r w:rsidRPr="00AE0AA3">
        <w:rPr>
          <w:rFonts w:eastAsia="Calibri" w:cstheme="minorHAnsi"/>
          <w:szCs w:val="24"/>
        </w:rPr>
        <w:t xml:space="preserve"> (2021) or Clifford (2019), </w:t>
      </w:r>
      <w:r w:rsidR="008D5B13" w:rsidRPr="00AE0AA3">
        <w:rPr>
          <w:rFonts w:eastAsia="Calibri" w:cstheme="minorHAnsi"/>
          <w:szCs w:val="24"/>
        </w:rPr>
        <w:t>I was</w:t>
      </w:r>
      <w:r w:rsidRPr="00AE0AA3">
        <w:rPr>
          <w:rFonts w:eastAsia="Calibri" w:cstheme="minorHAnsi"/>
          <w:szCs w:val="24"/>
        </w:rPr>
        <w:t xml:space="preserve"> unable to increase perceptions of </w:t>
      </w:r>
      <w:r w:rsidRPr="00AE0AA3">
        <w:rPr>
          <w:rFonts w:eastAsia="Calibri" w:cstheme="minorHAnsi"/>
          <w:szCs w:val="24"/>
        </w:rPr>
        <w:lastRenderedPageBreak/>
        <w:t xml:space="preserve">moral conviction for our polarized and non-polarized topics by using moral responsibility or moral piggybacking framing for essays. Secondly, </w:t>
      </w:r>
      <w:r w:rsidR="00B119A6" w:rsidRPr="00AE0AA3">
        <w:rPr>
          <w:rFonts w:eastAsia="Calibri" w:cstheme="minorHAnsi"/>
          <w:szCs w:val="24"/>
        </w:rPr>
        <w:t xml:space="preserve">I was </w:t>
      </w:r>
      <w:r w:rsidRPr="00AE0AA3">
        <w:rPr>
          <w:rFonts w:eastAsia="Calibri" w:cstheme="minorHAnsi"/>
          <w:szCs w:val="24"/>
        </w:rPr>
        <w:t>unable to decrease perceptions of moral conviction reliably for those same topics using pragmatic or hedonic framing in the essays.</w:t>
      </w:r>
    </w:p>
    <w:p w14:paraId="271C6C43" w14:textId="38B8FEA2" w:rsidR="00B7274A" w:rsidRPr="00AE0AA3" w:rsidRDefault="00B7274A" w:rsidP="00B7274A">
      <w:pPr>
        <w:spacing w:after="100" w:afterAutospacing="1" w:line="480" w:lineRule="auto"/>
        <w:ind w:firstLine="720"/>
        <w:rPr>
          <w:rFonts w:cstheme="minorHAnsi"/>
          <w:szCs w:val="24"/>
        </w:rPr>
      </w:pPr>
      <w:r w:rsidRPr="00AE0AA3">
        <w:rPr>
          <w:rFonts w:eastAsia="Calibri" w:cstheme="minorHAnsi"/>
          <w:szCs w:val="24"/>
        </w:rPr>
        <w:t xml:space="preserve">While </w:t>
      </w:r>
      <w:r w:rsidR="0068274C" w:rsidRPr="00AE0AA3">
        <w:rPr>
          <w:rFonts w:eastAsia="Calibri" w:cstheme="minorHAnsi"/>
          <w:szCs w:val="24"/>
        </w:rPr>
        <w:t>I was</w:t>
      </w:r>
      <w:r w:rsidRPr="00AE0AA3">
        <w:rPr>
          <w:rFonts w:eastAsia="Calibri" w:cstheme="minorHAnsi"/>
          <w:szCs w:val="24"/>
        </w:rPr>
        <w:t xml:space="preserve"> not able to find meaningful evidence of the impact of a moral conviction manipulation in a vacuum, prior literature indicates that in theory, there is a relationship between moral conviction and social consensus (</w:t>
      </w:r>
      <w:proofErr w:type="spellStart"/>
      <w:r w:rsidRPr="00AE0AA3">
        <w:rPr>
          <w:rFonts w:eastAsia="Calibri" w:cstheme="minorHAnsi"/>
          <w:szCs w:val="24"/>
        </w:rPr>
        <w:t>Skitka</w:t>
      </w:r>
      <w:proofErr w:type="spellEnd"/>
      <w:r w:rsidRPr="00AE0AA3">
        <w:rPr>
          <w:rFonts w:eastAsia="Calibri" w:cstheme="minorHAnsi"/>
          <w:szCs w:val="24"/>
        </w:rPr>
        <w:t xml:space="preserve">, 2021). It is still eminently possible that there is no detectable ‘main effect’ of our moral conviction manipulation, but that there could be an otherwise significant interaction with the effects of social consensus. Given this, </w:t>
      </w:r>
      <w:r w:rsidRPr="00AE0AA3">
        <w:rPr>
          <w:rFonts w:cstheme="minorHAnsi"/>
          <w:szCs w:val="24"/>
        </w:rPr>
        <w:t>the next step is to test the theorized relationship between moral conviction and social consensus empirically. Study 3 was designed to examine whether the effectiveness of social consensus can be increased by decreasing moral conviction, and conversely, if experimentally ‘inoculating’ individuals against the effect of social consensus can be achieved through increasing perceived moral conviction.</w:t>
      </w:r>
    </w:p>
    <w:p w14:paraId="6239987F" w14:textId="77777777" w:rsidR="00B7274A" w:rsidRPr="00AE0AA3" w:rsidRDefault="00B7274A">
      <w:pPr>
        <w:rPr>
          <w:szCs w:val="24"/>
        </w:rPr>
      </w:pPr>
      <w:r w:rsidRPr="00AE0AA3">
        <w:rPr>
          <w:szCs w:val="24"/>
        </w:rPr>
        <w:br w:type="page"/>
      </w:r>
    </w:p>
    <w:p w14:paraId="6ABA877D" w14:textId="77777777" w:rsidR="00B7274A" w:rsidRPr="00AE0AA3" w:rsidRDefault="00B7274A" w:rsidP="00BF3ED5">
      <w:pPr>
        <w:rPr>
          <w:szCs w:val="24"/>
        </w:rPr>
      </w:pPr>
    </w:p>
    <w:bookmarkEnd w:id="0"/>
    <w:p w14:paraId="66EEFA65" w14:textId="77777777" w:rsidR="00685849" w:rsidRPr="00AE0AA3" w:rsidRDefault="00685849">
      <w:pPr>
        <w:rPr>
          <w:rFonts w:ascii="Calibri Light" w:eastAsia="Times New Roman" w:hAnsi="Calibri Light" w:cs="Times New Roman"/>
          <w:b/>
          <w:bCs/>
          <w:kern w:val="0"/>
          <w:sz w:val="28"/>
          <w:szCs w:val="28"/>
          <w14:ligatures w14:val="none"/>
        </w:rPr>
      </w:pPr>
    </w:p>
    <w:p w14:paraId="61A54397" w14:textId="77777777" w:rsidR="00AF3464" w:rsidRPr="00AE0AA3" w:rsidRDefault="00AF3464" w:rsidP="00AF3464">
      <w:pPr>
        <w:pStyle w:val="Heading1"/>
        <w:rPr>
          <w:rFonts w:eastAsia="Times New Roman"/>
        </w:rPr>
      </w:pPr>
      <w:bookmarkStart w:id="31" w:name="_Toc195620951"/>
      <w:r w:rsidRPr="00AE0AA3">
        <w:rPr>
          <w:rFonts w:eastAsia="Times New Roman"/>
        </w:rPr>
        <w:t>Study 3</w:t>
      </w:r>
      <w:bookmarkEnd w:id="31"/>
    </w:p>
    <w:p w14:paraId="49135CE8" w14:textId="6670EFEC" w:rsidR="000A3842" w:rsidRPr="00AE0AA3"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2" w:name="_Toc195620952"/>
      <w:r w:rsidRPr="00AE0AA3">
        <w:rPr>
          <w:rFonts w:ascii="Calibri Light" w:eastAsia="Times New Roman" w:hAnsi="Calibri Light" w:cs="Times New Roman"/>
          <w:b/>
          <w:bCs/>
          <w:kern w:val="0"/>
          <w:sz w:val="28"/>
          <w:szCs w:val="28"/>
          <w14:ligatures w14:val="none"/>
        </w:rPr>
        <w:t>Introduction</w:t>
      </w:r>
      <w:bookmarkEnd w:id="32"/>
    </w:p>
    <w:p w14:paraId="6A7590C0" w14:textId="078AFFD9" w:rsidR="00AF3464" w:rsidRPr="00AE0AA3" w:rsidRDefault="000A3842" w:rsidP="00BF3ED5">
      <w:pPr>
        <w:spacing w:line="480" w:lineRule="auto"/>
        <w:ind w:firstLine="720"/>
      </w:pPr>
      <w:r w:rsidRPr="00AE0AA3">
        <w:t>The purpose of Study 3 was to directly test the interaction between the effects of social consensus and moral conviction on belief formation and change.</w:t>
      </w:r>
      <w:r w:rsidR="00153491" w:rsidRPr="00AE0AA3">
        <w:t xml:space="preserve"> One of our goals was to determine if increasing perceptions of moral conviction will result in a decreased effect of social consensus (e.g., an interaction), and conversely, if decreased perceptions of moral conviction result in a relatively greater effect of social consensus.</w:t>
      </w:r>
      <w:r w:rsidR="004105A5" w:rsidRPr="00AE0AA3">
        <w:t xml:space="preserve"> </w:t>
      </w:r>
      <w:r w:rsidR="00E60A6C" w:rsidRPr="00AE0AA3">
        <w:t xml:space="preserve">I </w:t>
      </w:r>
      <w:r w:rsidR="00AF3464" w:rsidRPr="00AE0AA3">
        <w:t>predicted this due to previous literature indicating that high levels of moral conviction inoculate individuals from the effects of social consensus; however, this has not been experimentally tested previously</w:t>
      </w:r>
      <w:r w:rsidR="00B72187" w:rsidRPr="00AE0AA3">
        <w:t xml:space="preserve"> (</w:t>
      </w:r>
      <w:r w:rsidR="00321431" w:rsidRPr="00AE0AA3">
        <w:t xml:space="preserve">Hornsey, 2003; </w:t>
      </w:r>
      <w:proofErr w:type="spellStart"/>
      <w:r w:rsidR="00321431" w:rsidRPr="00AE0AA3">
        <w:t>Skitka</w:t>
      </w:r>
      <w:proofErr w:type="spellEnd"/>
      <w:r w:rsidR="00321431" w:rsidRPr="00AE0AA3">
        <w:t xml:space="preserve">, 2008; Wisneski, 2009; </w:t>
      </w:r>
      <w:proofErr w:type="spellStart"/>
      <w:r w:rsidR="00321431" w:rsidRPr="00AE0AA3">
        <w:t>Aramovich</w:t>
      </w:r>
      <w:proofErr w:type="spellEnd"/>
      <w:r w:rsidR="00321431" w:rsidRPr="00AE0AA3">
        <w:t>, 2012; Conover, 2017</w:t>
      </w:r>
      <w:r w:rsidR="00B72187" w:rsidRPr="00AE0AA3">
        <w:t>)</w:t>
      </w:r>
      <w:r w:rsidR="00AF3464" w:rsidRPr="00AE0AA3">
        <w:t>.</w:t>
      </w:r>
      <w:r w:rsidR="00321431" w:rsidRPr="00AE0AA3">
        <w:t xml:space="preserve"> Furthermore, </w:t>
      </w:r>
      <w:r w:rsidR="00E60A6C" w:rsidRPr="00AE0AA3">
        <w:t>I</w:t>
      </w:r>
      <w:r w:rsidR="00321431" w:rsidRPr="00AE0AA3">
        <w:t xml:space="preserve"> also wished to </w:t>
      </w:r>
      <w:r w:rsidR="00C8531E" w:rsidRPr="00AE0AA3">
        <w:t>examine</w:t>
      </w:r>
      <w:r w:rsidR="00321431" w:rsidRPr="00AE0AA3">
        <w:t xml:space="preserve"> the effects of topic familiarity (e.g., how familiar are you with the topic, is it a novel concept?)</w:t>
      </w:r>
      <w:r w:rsidR="00EB4A5F" w:rsidRPr="00AE0AA3">
        <w:t xml:space="preserve"> on belief change and formation for polarized and non-polarized topics. This relevant from a fundamental perspective, as definitionally, every topic that is considered polarized today, originally began as an unfamiliar topic. </w:t>
      </w:r>
      <w:r w:rsidR="008D5276" w:rsidRPr="00AE0AA3">
        <w:t>I</w:t>
      </w:r>
      <w:r w:rsidR="00EB4A5F" w:rsidRPr="00AE0AA3">
        <w:t xml:space="preserve"> chose the contemporaneously relevant concept of ‘usage of AI in the workplace’</w:t>
      </w:r>
      <w:r w:rsidR="00240FCB" w:rsidRPr="00AE0AA3">
        <w:t xml:space="preserve"> for our ‘novel topic’</w:t>
      </w:r>
      <w:r w:rsidR="00EB4A5F" w:rsidRPr="00AE0AA3">
        <w:t>, as integration of AI tools has been increasingly relevant in ordinary life</w:t>
      </w:r>
      <w:r w:rsidR="008B042B" w:rsidRPr="00AE0AA3">
        <w:t>. Furthermore,</w:t>
      </w:r>
      <w:r w:rsidR="00EB4A5F" w:rsidRPr="00AE0AA3">
        <w:t xml:space="preserve"> </w:t>
      </w:r>
      <w:r w:rsidR="008B042B" w:rsidRPr="00AE0AA3">
        <w:t xml:space="preserve">usage of </w:t>
      </w:r>
      <w:r w:rsidR="00890DAE" w:rsidRPr="00AE0AA3">
        <w:t xml:space="preserve">AI is </w:t>
      </w:r>
      <w:r w:rsidR="00E86FC8" w:rsidRPr="00AE0AA3">
        <w:t xml:space="preserve">a </w:t>
      </w:r>
      <w:r w:rsidR="00890DAE" w:rsidRPr="00AE0AA3">
        <w:t xml:space="preserve">novel enough </w:t>
      </w:r>
      <w:r w:rsidR="00E86FC8" w:rsidRPr="00AE0AA3">
        <w:t xml:space="preserve">topic </w:t>
      </w:r>
      <w:proofErr w:type="gramStart"/>
      <w:r w:rsidR="00890DAE" w:rsidRPr="00AE0AA3">
        <w:t>that it</w:t>
      </w:r>
      <w:proofErr w:type="gramEnd"/>
      <w:r w:rsidR="00890DAE" w:rsidRPr="00AE0AA3">
        <w:t xml:space="preserve"> </w:t>
      </w:r>
      <w:r w:rsidR="00202908" w:rsidRPr="00AE0AA3">
        <w:t xml:space="preserve">has </w:t>
      </w:r>
      <w:r w:rsidR="00890DAE" w:rsidRPr="00AE0AA3">
        <w:t xml:space="preserve">not </w:t>
      </w:r>
      <w:r w:rsidR="00202908" w:rsidRPr="00AE0AA3">
        <w:t xml:space="preserve">become </w:t>
      </w:r>
      <w:r w:rsidR="00EB4A5F" w:rsidRPr="00AE0AA3">
        <w:t>polarized (</w:t>
      </w:r>
      <w:r w:rsidR="00145DE0" w:rsidRPr="00AE0AA3">
        <w:rPr>
          <w:rFonts w:ascii="Calibri" w:eastAsia="Calibri" w:hAnsi="Calibri" w:cs="Times New Roman"/>
          <w:kern w:val="0"/>
          <w:szCs w:val="24"/>
          <w14:ligatures w14:val="none"/>
        </w:rPr>
        <w:t>Fast &amp; Horvitz, 2017</w:t>
      </w:r>
      <w:r w:rsidR="00EB4A5F" w:rsidRPr="00AE0AA3">
        <w:t>)</w:t>
      </w:r>
      <w:r w:rsidR="00221A72" w:rsidRPr="00AE0AA3">
        <w:t>.</w:t>
      </w:r>
    </w:p>
    <w:p w14:paraId="405B6044" w14:textId="77777777" w:rsidR="00A34D88" w:rsidRPr="00AE0AA3" w:rsidRDefault="00A34D88" w:rsidP="00BF3ED5">
      <w:pPr>
        <w:ind w:firstLine="720"/>
        <w:rPr>
          <w:rFonts w:ascii="Calibri Light" w:eastAsia="Times New Roman" w:hAnsi="Calibri Light" w:cs="Times New Roman"/>
          <w:b/>
          <w:bCs/>
          <w:kern w:val="0"/>
          <w:sz w:val="28"/>
          <w14:ligatures w14:val="none"/>
        </w:rPr>
      </w:pPr>
    </w:p>
    <w:p w14:paraId="3B3EFC1A" w14:textId="77777777" w:rsidR="00AF3464" w:rsidRPr="00AE0AA3"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3" w:name="_Toc195620953"/>
      <w:r w:rsidRPr="00AE0AA3">
        <w:rPr>
          <w:rFonts w:ascii="Calibri Light" w:eastAsia="Times New Roman" w:hAnsi="Calibri Light" w:cs="Times New Roman"/>
          <w:b/>
          <w:bCs/>
          <w:kern w:val="0"/>
          <w:sz w:val="28"/>
          <w:szCs w:val="28"/>
          <w14:ligatures w14:val="none"/>
        </w:rPr>
        <w:lastRenderedPageBreak/>
        <w:t>Method</w:t>
      </w:r>
      <w:bookmarkEnd w:id="33"/>
    </w:p>
    <w:p w14:paraId="7A5A4FED" w14:textId="77777777" w:rsidR="00AF3464" w:rsidRPr="00AE0AA3" w:rsidRDefault="00AF3464" w:rsidP="00AF3464">
      <w:pPr>
        <w:pStyle w:val="NoSpacing"/>
        <w:spacing w:line="480" w:lineRule="auto"/>
        <w:ind w:firstLine="720"/>
        <w:rPr>
          <w:rFonts w:ascii="Calibri" w:hAnsi="Calibri" w:cs="Calibri"/>
          <w:sz w:val="24"/>
          <w:szCs w:val="24"/>
        </w:rPr>
      </w:pPr>
      <w:r w:rsidRPr="00AE0AA3">
        <w:rPr>
          <w:rFonts w:ascii="Calibri" w:hAnsi="Calibri" w:cs="Calibri"/>
          <w:sz w:val="24"/>
          <w:szCs w:val="24"/>
        </w:rPr>
        <w:t xml:space="preserve">Study 3 analyzed the interaction between moral conviction and social consensus on a series of polarized and non-polarized beliefs using </w:t>
      </w:r>
      <w:proofErr w:type="gramStart"/>
      <w:r w:rsidRPr="00AE0AA3">
        <w:rPr>
          <w:rFonts w:ascii="Calibri" w:hAnsi="Calibri" w:cs="Calibri"/>
          <w:sz w:val="24"/>
          <w:szCs w:val="24"/>
        </w:rPr>
        <w:t>a 2x2</w:t>
      </w:r>
      <w:proofErr w:type="gramEnd"/>
      <w:r w:rsidRPr="00AE0AA3">
        <w:rPr>
          <w:rFonts w:ascii="Calibri" w:hAnsi="Calibri" w:cs="Calibri"/>
          <w:sz w:val="24"/>
          <w:szCs w:val="24"/>
        </w:rPr>
        <w:t xml:space="preserve"> within-subjects design. Participants were randomly assigned to one of two social consensus (low vs. high) and moral conviction manipulation conditions (moral responsibility vs. pragmatic framing). The primary outcome, support for [topic], was measured both before and after experimental manipulation. </w:t>
      </w:r>
      <w:r w:rsidRPr="00AE0AA3">
        <w:rPr>
          <w:rFonts w:ascii="Calibri" w:eastAsia="Calibri" w:hAnsi="Calibri" w:cs="Times New Roman"/>
          <w:kern w:val="0"/>
          <w:sz w:val="24"/>
          <w:szCs w:val="24"/>
          <w14:ligatures w14:val="none"/>
        </w:rPr>
        <w:t>The Institutional Review Board at the University of Missouri reviewed and approved all submitted materials for Study 3.</w:t>
      </w:r>
    </w:p>
    <w:p w14:paraId="75B9392C" w14:textId="77777777" w:rsidR="00AF3464" w:rsidRPr="00AE0AA3" w:rsidRDefault="00AF3464" w:rsidP="00AF3464">
      <w:pPr>
        <w:pStyle w:val="NoSpacing"/>
        <w:spacing w:line="480" w:lineRule="auto"/>
      </w:pPr>
    </w:p>
    <w:p w14:paraId="5DD33369"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4" w:name="_Toc195620954"/>
      <w:r w:rsidRPr="00AE0AA3">
        <w:rPr>
          <w:rFonts w:ascii="Calibri Light" w:eastAsia="Times New Roman" w:hAnsi="Calibri Light" w:cs="Times New Roman"/>
          <w:b/>
          <w:i/>
          <w:color w:val="000000"/>
          <w:sz w:val="28"/>
          <w:szCs w:val="24"/>
        </w:rPr>
        <w:t>Participants</w:t>
      </w:r>
      <w:bookmarkEnd w:id="34"/>
    </w:p>
    <w:p w14:paraId="0A6828AD" w14:textId="77777777"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A total of 491 undergraduate students 18 years of age or older at the University of Missouri participated in this study. </w:t>
      </w:r>
      <w:r w:rsidRPr="00AE0AA3">
        <w:rPr>
          <w:rFonts w:ascii="Calibri" w:eastAsia="Calibri" w:hAnsi="Calibri" w:cs="Times New Roman"/>
          <w:szCs w:val="24"/>
        </w:rPr>
        <w:t>Participants were recruited through an online survey platform and offered psychology course credit in exchange for their participation.</w:t>
      </w:r>
      <w:r w:rsidRPr="00AE0AA3">
        <w:rPr>
          <w:rFonts w:ascii="Calibri" w:eastAsia="Calibri" w:hAnsi="Calibri" w:cs="Times New Roman"/>
        </w:rPr>
        <w:t xml:space="preserve"> Participants were asked to select categories that best described their race/ethnicity.</w:t>
      </w:r>
      <w:r w:rsidRPr="00AE0AA3">
        <w:t xml:space="preserve"> </w:t>
      </w:r>
      <w:r w:rsidRPr="00AE0AA3">
        <w:rPr>
          <w:rFonts w:ascii="Calibri" w:eastAsia="Calibri" w:hAnsi="Calibri" w:cs="Times New Roman"/>
        </w:rPr>
        <w:t>Participants self-identified as: White (90%), Black (6.1%), Hispanic (5.7%), Asian (4.5%), Native American (1.2%), or ‘other’ (0.8%).  Participants also self-selected their preferred gender identity. 69% participants identified as ‘Female’, 30% ‘Male’, and 0.4% as ‘Gender Variant or Nonconforming’. They ranged in age from 18 to 46 years (</w:t>
      </w:r>
      <w:r w:rsidRPr="00AE0AA3">
        <w:rPr>
          <w:rFonts w:ascii="Calibri" w:eastAsia="Calibri" w:hAnsi="Calibri" w:cs="Times New Roman"/>
          <w:i/>
          <w:iCs/>
        </w:rPr>
        <w:t xml:space="preserve">M </w:t>
      </w:r>
      <w:r w:rsidRPr="00AE0AA3">
        <w:rPr>
          <w:rFonts w:ascii="Calibri" w:eastAsia="Calibri" w:hAnsi="Calibri" w:cs="Times New Roman"/>
        </w:rPr>
        <w:t xml:space="preserve">= 18.7, </w:t>
      </w:r>
      <w:r w:rsidRPr="00AE0AA3">
        <w:rPr>
          <w:rFonts w:ascii="Calibri" w:eastAsia="Calibri" w:hAnsi="Calibri" w:cs="Times New Roman"/>
          <w:i/>
          <w:iCs/>
        </w:rPr>
        <w:t>SD</w:t>
      </w:r>
      <w:r w:rsidRPr="00AE0AA3">
        <w:rPr>
          <w:rFonts w:ascii="Calibri" w:eastAsia="Calibri" w:hAnsi="Calibri" w:cs="Times New Roman"/>
        </w:rPr>
        <w:t xml:space="preserve"> = 2.07).</w:t>
      </w:r>
    </w:p>
    <w:p w14:paraId="58ED2D0B"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5" w:name="_Toc195620955"/>
      <w:r w:rsidRPr="00AE0AA3">
        <w:rPr>
          <w:rFonts w:ascii="Calibri Light" w:eastAsia="Times New Roman" w:hAnsi="Calibri Light" w:cs="Times New Roman"/>
          <w:b/>
          <w:i/>
          <w:color w:val="000000"/>
          <w:sz w:val="28"/>
          <w:szCs w:val="24"/>
        </w:rPr>
        <w:lastRenderedPageBreak/>
        <w:t>Materials and Procedure</w:t>
      </w:r>
      <w:bookmarkEnd w:id="35"/>
    </w:p>
    <w:p w14:paraId="1DE5E1AE" w14:textId="7777777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kern w:val="0"/>
          <w:szCs w:val="24"/>
          <w14:ligatures w14:val="none"/>
        </w:rPr>
        <w:t>Participants first completed the Ethical Standards of Judgement Questionnaire. Then, for each of the three topics (universal health care, capital punishment, and usage of AI in the workplace), participants provided their initial level of support for the topic (the primary outcome), as well as how much moral conviction they have regarding their position. Additionally, our participants self-reported their level of familiarity with each topic, as well as their openness to changing their mind. The three topics selected were designed to vary in general political orientation towards the topic, as well as the level of familiarity. Support for universal health care and capital punishment is traditionally associated with diametrically opposed political leanings (e.g., conservatives tend to support capital punishment and liberals tend to support universal health care), furthermore, both topics have been actively discussed in the US for decades, and thus Americans likely have reasonable familiarity with them (Stein, 2017; Bump, 2015). Usage of AI in the workplace was chosen as a topic explicitly because of its high level of novelty. The usage of AI is not currently seen in a politically polarized way, and the public does not have the same level of familiarity as the other two topics, given its relative newness (Fast &amp; Horvitz, 2017).</w:t>
      </w:r>
    </w:p>
    <w:p w14:paraId="170F8C28" w14:textId="3A06E54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kern w:val="0"/>
          <w:szCs w:val="24"/>
          <w14:ligatures w14:val="none"/>
        </w:rPr>
        <w:t xml:space="preserve">As in Study 2, participants were then asked to read three short essays about universal health care, capital punishment, and the usage of AI in the workplace designed to manipulate the perception of moral conviction. They were randomized into one of two conditions: 1) Moral Responsibility or 2) Pragmatic. Thus, each participant received three essays, one on each topic, that all share the same moral framing. As in Study 2, the focus was on the moral responsibility </w:t>
      </w:r>
      <w:r w:rsidRPr="00AE0AA3">
        <w:rPr>
          <w:rFonts w:ascii="Calibri" w:eastAsia="Calibri" w:hAnsi="Calibri" w:cs="Times New Roman"/>
          <w:kern w:val="0"/>
          <w:szCs w:val="24"/>
          <w14:ligatures w14:val="none"/>
        </w:rPr>
        <w:lastRenderedPageBreak/>
        <w:t xml:space="preserve">and pragmatic framings because these conditions had the greatest </w:t>
      </w:r>
      <w:proofErr w:type="gramStart"/>
      <w:r w:rsidRPr="00AE0AA3">
        <w:rPr>
          <w:rFonts w:ascii="Calibri" w:eastAsia="Calibri" w:hAnsi="Calibri" w:cs="Times New Roman"/>
          <w:kern w:val="0"/>
          <w:szCs w:val="24"/>
          <w14:ligatures w14:val="none"/>
        </w:rPr>
        <w:t>between group differences</w:t>
      </w:r>
      <w:proofErr w:type="gramEnd"/>
      <w:r w:rsidRPr="00AE0AA3">
        <w:rPr>
          <w:rFonts w:ascii="Calibri" w:eastAsia="Calibri" w:hAnsi="Calibri" w:cs="Times New Roman"/>
          <w:kern w:val="0"/>
          <w:szCs w:val="24"/>
          <w14:ligatures w14:val="none"/>
        </w:rPr>
        <w:t xml:space="preserve"> in the preliminary data.</w:t>
      </w:r>
      <w:r w:rsidRPr="00AE0AA3">
        <w:t xml:space="preserve"> </w:t>
      </w:r>
      <w:r w:rsidRPr="00AE0AA3">
        <w:rPr>
          <w:rFonts w:ascii="Calibri" w:eastAsia="Calibri" w:hAnsi="Calibri" w:cs="Times New Roman"/>
          <w:kern w:val="0"/>
          <w:szCs w:val="24"/>
          <w14:ligatures w14:val="none"/>
        </w:rPr>
        <w:t>All essays were readable at a high school level, as assessed by a Flesh-Kincaid readability score, and have comparable word counts</w:t>
      </w:r>
      <w:r w:rsidR="009D35C7" w:rsidRPr="00AE0AA3">
        <w:rPr>
          <w:rFonts w:ascii="Calibri" w:eastAsia="Calibri" w:hAnsi="Calibri" w:cs="Times New Roman"/>
          <w:kern w:val="0"/>
          <w:szCs w:val="24"/>
          <w14:ligatures w14:val="none"/>
        </w:rPr>
        <w:t xml:space="preserve"> (</w:t>
      </w:r>
      <w:r w:rsidR="007D43A3" w:rsidRPr="00AE0AA3">
        <w:rPr>
          <w:rFonts w:ascii="Calibri" w:eastAsia="Calibri" w:hAnsi="Calibri" w:cs="Times New Roman"/>
          <w:kern w:val="0"/>
          <w:szCs w:val="24"/>
          <w14:ligatures w14:val="none"/>
        </w:rPr>
        <w:t>ranges were – UHC: 153-199; capital punishment: 1</w:t>
      </w:r>
      <w:r w:rsidR="0011346B" w:rsidRPr="00AE0AA3">
        <w:rPr>
          <w:rFonts w:ascii="Calibri" w:eastAsia="Calibri" w:hAnsi="Calibri" w:cs="Times New Roman"/>
          <w:kern w:val="0"/>
          <w:szCs w:val="24"/>
          <w14:ligatures w14:val="none"/>
        </w:rPr>
        <w:t>08</w:t>
      </w:r>
      <w:r w:rsidR="007D43A3" w:rsidRPr="00AE0AA3">
        <w:rPr>
          <w:rFonts w:ascii="Calibri" w:eastAsia="Calibri" w:hAnsi="Calibri" w:cs="Times New Roman"/>
          <w:kern w:val="0"/>
          <w:szCs w:val="24"/>
          <w14:ligatures w14:val="none"/>
        </w:rPr>
        <w:t>-1</w:t>
      </w:r>
      <w:r w:rsidR="0011346B" w:rsidRPr="00AE0AA3">
        <w:rPr>
          <w:rFonts w:ascii="Calibri" w:eastAsia="Calibri" w:hAnsi="Calibri" w:cs="Times New Roman"/>
          <w:kern w:val="0"/>
          <w:szCs w:val="24"/>
          <w14:ligatures w14:val="none"/>
        </w:rPr>
        <w:t>19</w:t>
      </w:r>
      <w:r w:rsidR="007D43A3" w:rsidRPr="00AE0AA3">
        <w:rPr>
          <w:rFonts w:ascii="Calibri" w:eastAsia="Calibri" w:hAnsi="Calibri" w:cs="Times New Roman"/>
          <w:kern w:val="0"/>
          <w:szCs w:val="24"/>
          <w14:ligatures w14:val="none"/>
        </w:rPr>
        <w:t xml:space="preserve">; and </w:t>
      </w:r>
      <w:r w:rsidR="00164D12" w:rsidRPr="00AE0AA3">
        <w:rPr>
          <w:rFonts w:ascii="Calibri" w:eastAsia="Calibri" w:hAnsi="Calibri" w:cs="Times New Roman"/>
          <w:kern w:val="0"/>
          <w:szCs w:val="24"/>
          <w14:ligatures w14:val="none"/>
        </w:rPr>
        <w:t>AI in the Workforce</w:t>
      </w:r>
      <w:r w:rsidR="007D43A3" w:rsidRPr="00AE0AA3">
        <w:rPr>
          <w:rFonts w:ascii="Calibri" w:eastAsia="Calibri" w:hAnsi="Calibri" w:cs="Times New Roman"/>
          <w:kern w:val="0"/>
          <w:szCs w:val="24"/>
          <w14:ligatures w14:val="none"/>
        </w:rPr>
        <w:t>: 1</w:t>
      </w:r>
      <w:r w:rsidR="00F42D1B" w:rsidRPr="00AE0AA3">
        <w:rPr>
          <w:rFonts w:ascii="Calibri" w:eastAsia="Calibri" w:hAnsi="Calibri" w:cs="Times New Roman"/>
          <w:kern w:val="0"/>
          <w:szCs w:val="24"/>
          <w14:ligatures w14:val="none"/>
        </w:rPr>
        <w:t>2</w:t>
      </w:r>
      <w:r w:rsidR="007D43A3" w:rsidRPr="00AE0AA3">
        <w:rPr>
          <w:rFonts w:ascii="Calibri" w:eastAsia="Calibri" w:hAnsi="Calibri" w:cs="Times New Roman"/>
          <w:kern w:val="0"/>
          <w:szCs w:val="24"/>
          <w14:ligatures w14:val="none"/>
        </w:rPr>
        <w:t>3-1</w:t>
      </w:r>
      <w:r w:rsidR="00F42D1B" w:rsidRPr="00AE0AA3">
        <w:rPr>
          <w:rFonts w:ascii="Calibri" w:eastAsia="Calibri" w:hAnsi="Calibri" w:cs="Times New Roman"/>
          <w:kern w:val="0"/>
          <w:szCs w:val="24"/>
          <w14:ligatures w14:val="none"/>
        </w:rPr>
        <w:t>32</w:t>
      </w:r>
      <w:r w:rsidR="009D35C7" w:rsidRPr="00AE0AA3">
        <w:rPr>
          <w:rFonts w:ascii="Calibri" w:eastAsia="Calibri" w:hAnsi="Calibri" w:cs="Times New Roman"/>
          <w:kern w:val="0"/>
          <w:szCs w:val="24"/>
          <w14:ligatures w14:val="none"/>
        </w:rPr>
        <w:t>)</w:t>
      </w:r>
      <w:r w:rsidRPr="00AE0AA3">
        <w:rPr>
          <w:rFonts w:ascii="Calibri" w:eastAsia="Calibri" w:hAnsi="Calibri" w:cs="Times New Roman"/>
          <w:kern w:val="0"/>
          <w:szCs w:val="24"/>
          <w14:ligatures w14:val="none"/>
        </w:rPr>
        <w:t>.</w:t>
      </w:r>
    </w:p>
    <w:p w14:paraId="4A8099FF" w14:textId="7777777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kern w:val="0"/>
          <w:szCs w:val="24"/>
          <w14:ligatures w14:val="none"/>
        </w:rPr>
        <w:t>Then, as in Study 1, participants estimated the proportion of the US population in 2018 that would be in support of the three issues. Afterwards, participants were given information about social consensus on both of these issues. To manipulate the perception of social consensus, participants were randomized into a ‘high social consensus’ or ‘low social consensus’ condition. In both conditions, participants were given feedback consisting of the base rate of support that the general American public (in 2018) had for the three issues. Participants in the ‘high social consensus’ condition saw results that were</w:t>
      </w:r>
      <w:r w:rsidRPr="00AE0AA3">
        <w:rPr>
          <w:rFonts w:ascii="Calibri" w:eastAsia="Calibri" w:hAnsi="Calibri" w:cs="Times New Roman"/>
          <w:szCs w:val="24"/>
        </w:rPr>
        <w:t xml:space="preserve"> 20% higher than the true base rate. Participants in our ‘low social consensus’ condition saw results that were 20% lower than the true base rate. For example, if 65% of Americans agreed that</w:t>
      </w:r>
      <w:r w:rsidRPr="00AE0AA3">
        <w:rPr>
          <w:rFonts w:ascii="Calibri" w:eastAsia="Calibri" w:hAnsi="Calibri" w:cs="Times New Roman"/>
          <w:kern w:val="0"/>
          <w:szCs w:val="24"/>
          <w14:ligatures w14:val="none"/>
        </w:rPr>
        <w:t xml:space="preserve"> capital punishment is necessary in the US</w:t>
      </w:r>
      <w:r w:rsidRPr="00AE0AA3">
        <w:rPr>
          <w:rFonts w:ascii="Calibri" w:eastAsia="Calibri" w:hAnsi="Calibri" w:cs="Times New Roman"/>
          <w:szCs w:val="24"/>
        </w:rPr>
        <w:t>, the high social consensus condition would be told that 85% agree, and the low social consensus condition would be told that 45% agree.</w:t>
      </w:r>
      <w:r w:rsidRPr="00AE0AA3">
        <w:rPr>
          <w:rFonts w:ascii="Calibri" w:eastAsia="Calibri" w:hAnsi="Calibri" w:cs="Times New Roman"/>
          <w:kern w:val="0"/>
          <w:szCs w:val="24"/>
          <w14:ligatures w14:val="none"/>
        </w:rPr>
        <w:t xml:space="preserve"> After the social consensus information, participants were asked to indicate their degree of surprise at the stated level of public support and then estimate levels of public levels support in 2024. After receiving both the moral conviction and social consensus manipulations, participants again completed items measuring their level of support as well as their level of moral conviction for all three topics. Finally, participants completed several individual difference measures and provided demographic information.</w:t>
      </w:r>
    </w:p>
    <w:p w14:paraId="42A09FB5"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6" w:name="_Toc195620956"/>
      <w:r w:rsidRPr="00AE0AA3">
        <w:rPr>
          <w:rFonts w:ascii="Calibri Light" w:eastAsia="Times New Roman" w:hAnsi="Calibri Light" w:cs="Times New Roman"/>
          <w:b/>
          <w:i/>
          <w:color w:val="000000"/>
          <w:sz w:val="28"/>
          <w:szCs w:val="24"/>
        </w:rPr>
        <w:lastRenderedPageBreak/>
        <w:t>Measures</w:t>
      </w:r>
      <w:bookmarkEnd w:id="36"/>
    </w:p>
    <w:p w14:paraId="271BB4F4" w14:textId="7777777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b/>
          <w:bCs/>
          <w:kern w:val="0"/>
          <w:szCs w:val="24"/>
          <w14:ligatures w14:val="none"/>
        </w:rPr>
        <w:t>Primary Outcome.</w:t>
      </w:r>
      <w:r w:rsidRPr="00AE0AA3">
        <w:rPr>
          <w:rFonts w:ascii="Calibri" w:eastAsia="Calibri" w:hAnsi="Calibri" w:cs="Times New Roman"/>
          <w:kern w:val="0"/>
          <w:szCs w:val="24"/>
          <w14:ligatures w14:val="none"/>
        </w:rPr>
        <w:t xml:space="preserve"> Participant support for the issues was captured in the same way as Study 2, as a continuous variable ranging from strong disagreement (-50) to strong agreement (50) with the following statements: 1) “The US government needs to implement Universal Health Care because basic population needs are not being met.” (</w:t>
      </w:r>
      <w:r w:rsidRPr="00AE0AA3">
        <w:rPr>
          <w:rFonts w:ascii="Calibri" w:eastAsia="Calibri" w:hAnsi="Calibri" w:cs="Times New Roman"/>
          <w:i/>
          <w:iCs/>
          <w:kern w:val="0"/>
          <w:szCs w:val="24"/>
          <w14:ligatures w14:val="none"/>
        </w:rPr>
        <w:t>Universal Healthcare</w:t>
      </w:r>
      <w:r w:rsidRPr="00AE0AA3">
        <w:rPr>
          <w:rFonts w:ascii="Calibri" w:eastAsia="Calibri" w:hAnsi="Calibri" w:cs="Times New Roman"/>
          <w:kern w:val="0"/>
          <w:szCs w:val="24"/>
          <w14:ligatures w14:val="none"/>
        </w:rPr>
        <w:t>), 2) “Capital Punishment (the Death Penalty) is necessary in America” (</w:t>
      </w:r>
      <w:r w:rsidRPr="00AE0AA3">
        <w:rPr>
          <w:rFonts w:ascii="Calibri" w:eastAsia="Calibri" w:hAnsi="Calibri" w:cs="Times New Roman"/>
          <w:i/>
          <w:iCs/>
          <w:kern w:val="0"/>
          <w:szCs w:val="24"/>
          <w14:ligatures w14:val="none"/>
        </w:rPr>
        <w:t>Capital Punishment</w:t>
      </w:r>
      <w:r w:rsidRPr="00AE0AA3">
        <w:rPr>
          <w:rFonts w:ascii="Calibri" w:eastAsia="Calibri" w:hAnsi="Calibri" w:cs="Times New Roman"/>
          <w:kern w:val="0"/>
          <w:szCs w:val="24"/>
          <w14:ligatures w14:val="none"/>
        </w:rPr>
        <w:t>), and 3) “Americans should be able to use AI for job applications” (</w:t>
      </w:r>
      <w:r w:rsidRPr="00AE0AA3">
        <w:rPr>
          <w:rFonts w:ascii="Calibri" w:eastAsia="Calibri" w:hAnsi="Calibri" w:cs="Times New Roman"/>
          <w:i/>
          <w:iCs/>
          <w:kern w:val="0"/>
          <w:szCs w:val="24"/>
          <w14:ligatures w14:val="none"/>
        </w:rPr>
        <w:t>Use of AI in the Workplace</w:t>
      </w:r>
      <w:r w:rsidRPr="00AE0AA3">
        <w:rPr>
          <w:rFonts w:ascii="Calibri" w:eastAsia="Calibri" w:hAnsi="Calibri" w:cs="Times New Roman"/>
          <w:kern w:val="0"/>
          <w:szCs w:val="24"/>
          <w14:ligatures w14:val="none"/>
        </w:rPr>
        <w:t>). Likewise, moral conviction was assessed using the same composite measure as in Study 2.</w:t>
      </w:r>
    </w:p>
    <w:p w14:paraId="6CF9B214" w14:textId="77777777" w:rsidR="00AF3464" w:rsidRPr="00AE0AA3" w:rsidRDefault="00AF3464" w:rsidP="00AF3464">
      <w:pPr>
        <w:spacing w:before="180" w:after="180" w:afterAutospacing="1" w:line="480" w:lineRule="auto"/>
        <w:ind w:firstLine="720"/>
        <w:rPr>
          <w:rFonts w:ascii="Calibri" w:eastAsia="Calibri" w:hAnsi="Calibri" w:cs="Times New Roman"/>
          <w:szCs w:val="24"/>
        </w:rPr>
      </w:pPr>
      <w:r w:rsidRPr="00AE0AA3">
        <w:rPr>
          <w:rFonts w:ascii="Calibri" w:eastAsia="Calibri" w:hAnsi="Calibri" w:cs="Times New Roman"/>
          <w:b/>
          <w:bCs/>
          <w:kern w:val="0"/>
          <w:szCs w:val="24"/>
          <w14:ligatures w14:val="none"/>
        </w:rPr>
        <w:t>Secondary Outcomes</w:t>
      </w:r>
      <w:r w:rsidRPr="00AE0AA3">
        <w:rPr>
          <w:rFonts w:ascii="Calibri" w:eastAsia="Calibri" w:hAnsi="Calibri" w:cs="Times New Roman"/>
          <w:kern w:val="0"/>
          <w:szCs w:val="24"/>
          <w14:ligatures w14:val="none"/>
        </w:rPr>
        <w:t xml:space="preserve">. Estimates of public support for the three topics were obtained by asking participants to estimate what percentage of the American public would agree with the above statements measuring support for the topic. Participants provided a number ranging from 0-100%. Separate estimates were obtained for 2018 and 2024. Participants were also asked to rate </w:t>
      </w:r>
      <w:r w:rsidRPr="00AE0AA3">
        <w:rPr>
          <w:rFonts w:ascii="Calibri" w:eastAsia="Calibri" w:hAnsi="Calibri" w:cs="Times New Roman"/>
          <w:szCs w:val="24"/>
        </w:rPr>
        <w:t xml:space="preserve">how ‘surprised’ they were at the 2018 social consensus information provided. Surprise will be measured with a 5-point Likert scale ranging from ‘Not Surprised’ (1) to ‘Very Surprised’ (5). Topic familiarity was assessed by asking participants “How familiar are you with [topic]?”, measured as a continuous variable ranging from </w:t>
      </w:r>
      <w:r w:rsidRPr="00AE0AA3">
        <w:rPr>
          <w:rFonts w:ascii="Calibri" w:eastAsia="Calibri" w:hAnsi="Calibri" w:cs="Times New Roman"/>
          <w:kern w:val="0"/>
          <w:szCs w:val="24"/>
          <w14:ligatures w14:val="none"/>
        </w:rPr>
        <w:t xml:space="preserve">“I am extremely unfamiliar” (-50) to “I am extremely familiar” (50). Likewise, </w:t>
      </w:r>
      <w:r w:rsidRPr="00AE0AA3">
        <w:rPr>
          <w:rFonts w:ascii="Calibri" w:eastAsia="Calibri" w:hAnsi="Calibri" w:cs="Times New Roman"/>
          <w:szCs w:val="24"/>
        </w:rPr>
        <w:t xml:space="preserve">openness to belief change was assessed by asking participants “How open are you to changing your mind regarding your beliefs about [topic]?”, measured as a continuous variable ranging from </w:t>
      </w:r>
      <w:r w:rsidRPr="00AE0AA3">
        <w:rPr>
          <w:rFonts w:ascii="Calibri" w:eastAsia="Calibri" w:hAnsi="Calibri" w:cs="Times New Roman"/>
          <w:kern w:val="0"/>
          <w:szCs w:val="24"/>
          <w14:ligatures w14:val="none"/>
        </w:rPr>
        <w:t>“Extremely unlikely” (-50) to “Extremely likely” (50).</w:t>
      </w:r>
    </w:p>
    <w:p w14:paraId="4231A75F" w14:textId="7777777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kern w:val="0"/>
          <w:szCs w:val="24"/>
          <w14:ligatures w14:val="none"/>
        </w:rPr>
        <w:lastRenderedPageBreak/>
        <w:t>Individual differences in deontological and utilitarian orientation were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For Study 3, each six-item subscale showed satisfactory internal consistencies with Cronbach’s α of .68 (deontology) and .71 (utilitarianism).</w:t>
      </w:r>
    </w:p>
    <w:p w14:paraId="05EEB5F7"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7" w:name="_Toc195620957"/>
      <w:r w:rsidRPr="00AE0AA3">
        <w:rPr>
          <w:rFonts w:ascii="Calibri Light" w:eastAsia="Times New Roman" w:hAnsi="Calibri Light" w:cs="Times New Roman"/>
          <w:b/>
          <w:i/>
          <w:color w:val="000000"/>
          <w:sz w:val="28"/>
          <w:szCs w:val="24"/>
        </w:rPr>
        <w:t>Power and Statistical Analysis</w:t>
      </w:r>
      <w:bookmarkEnd w:id="37"/>
    </w:p>
    <w:p w14:paraId="31C77F07" w14:textId="2E68246F" w:rsidR="00AF3464" w:rsidRPr="00AE0AA3" w:rsidRDefault="00AF3464" w:rsidP="00AF3464">
      <w:pPr>
        <w:spacing w:after="100" w:afterAutospacing="1" w:line="480" w:lineRule="auto"/>
        <w:ind w:firstLine="720"/>
        <w:rPr>
          <w:rFonts w:ascii="Calibri" w:eastAsia="Calibri" w:hAnsi="Calibri" w:cs="Times New Roman"/>
          <w:szCs w:val="24"/>
        </w:rPr>
      </w:pPr>
      <w:r w:rsidRPr="00AE0AA3">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w:t>
      </w:r>
      <w:proofErr w:type="spellStart"/>
      <w:r w:rsidRPr="00AE0AA3">
        <w:rPr>
          <w:rFonts w:ascii="Calibri" w:eastAsia="Calibri" w:hAnsi="Calibri" w:cs="Times New Roman"/>
          <w:szCs w:val="24"/>
        </w:rPr>
        <w:t>Erdfelder</w:t>
      </w:r>
      <w:proofErr w:type="spellEnd"/>
      <w:r w:rsidRPr="00AE0AA3">
        <w:rPr>
          <w:rFonts w:ascii="Calibri" w:eastAsia="Calibri" w:hAnsi="Calibri" w:cs="Times New Roman"/>
          <w:szCs w:val="24"/>
        </w:rPr>
        <w:t xml:space="preserve">, Lang, and Buchner, 2007; Faul, </w:t>
      </w:r>
      <w:proofErr w:type="spellStart"/>
      <w:r w:rsidRPr="00AE0AA3">
        <w:rPr>
          <w:rFonts w:ascii="Calibri" w:eastAsia="Calibri" w:hAnsi="Calibri" w:cs="Times New Roman"/>
          <w:szCs w:val="24"/>
        </w:rPr>
        <w:t>Erdfelder</w:t>
      </w:r>
      <w:proofErr w:type="spellEnd"/>
      <w:r w:rsidRPr="00AE0AA3">
        <w:rPr>
          <w:rFonts w:ascii="Calibri" w:eastAsia="Calibri" w:hAnsi="Calibri" w:cs="Times New Roman"/>
          <w:szCs w:val="24"/>
        </w:rPr>
        <w:t xml:space="preserve">, Buchner, and Lang, 2009).  Support for the three topics was treated as a continuous variable. </w:t>
      </w:r>
      <w:r w:rsidR="004040D9" w:rsidRPr="00AE0AA3">
        <w:rPr>
          <w:rFonts w:ascii="Calibri" w:eastAsia="Calibri" w:hAnsi="Calibri" w:cs="Times New Roman"/>
          <w:szCs w:val="24"/>
        </w:rPr>
        <w:t>I</w:t>
      </w:r>
      <w:r w:rsidRPr="00AE0AA3">
        <w:rPr>
          <w:rFonts w:ascii="Calibri" w:eastAsia="Calibri" w:hAnsi="Calibri" w:cs="Times New Roman"/>
          <w:szCs w:val="24"/>
        </w:rPr>
        <w:t xml:space="preserve"> examined the effects of the moral conviction condition (increasing or decreasing moral conviction), the effect of the social consensus condition (high or low social consensus), as well as the interaction between moral conviction and social consensus on our outcome measure. All tests were conducted in R and considered statistically significant when P &lt;.05. </w:t>
      </w:r>
      <w:r w:rsidR="004040D9" w:rsidRPr="00AE0AA3">
        <w:rPr>
          <w:rFonts w:ascii="Calibri" w:eastAsia="Calibri" w:hAnsi="Calibri" w:cs="Times New Roman"/>
          <w:szCs w:val="24"/>
        </w:rPr>
        <w:t xml:space="preserve">I </w:t>
      </w:r>
      <w:r w:rsidRPr="00AE0AA3">
        <w:rPr>
          <w:rFonts w:ascii="Calibri" w:eastAsia="Calibri" w:hAnsi="Calibri" w:cs="Times New Roman"/>
          <w:szCs w:val="24"/>
        </w:rPr>
        <w:t>used R version 4.4.1 (R Core Team 2024).</w:t>
      </w:r>
    </w:p>
    <w:p w14:paraId="4D60EF28"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8" w:name="_Toc195620958"/>
      <w:r w:rsidRPr="00AE0AA3">
        <w:rPr>
          <w:rFonts w:ascii="Calibri Light" w:eastAsia="Times New Roman" w:hAnsi="Calibri Light" w:cs="Times New Roman"/>
          <w:b/>
          <w:i/>
          <w:color w:val="000000"/>
          <w:sz w:val="28"/>
          <w:szCs w:val="24"/>
        </w:rPr>
        <w:lastRenderedPageBreak/>
        <w:t>Study 3 Hypotheses</w:t>
      </w:r>
      <w:bookmarkEnd w:id="38"/>
      <w:r w:rsidRPr="00AE0AA3">
        <w:rPr>
          <w:rFonts w:ascii="Calibri Light" w:eastAsia="Times New Roman" w:hAnsi="Calibri Light" w:cs="Times New Roman"/>
          <w:b/>
          <w:i/>
          <w:color w:val="000000"/>
          <w:sz w:val="28"/>
          <w:szCs w:val="24"/>
        </w:rPr>
        <w:t xml:space="preserve"> </w:t>
      </w:r>
    </w:p>
    <w:p w14:paraId="1AC3B38A" w14:textId="77777777" w:rsidR="00AF3464" w:rsidRPr="00AE0AA3" w:rsidRDefault="00AF3464" w:rsidP="00AF3464">
      <w:pPr>
        <w:pStyle w:val="FirstParagraph"/>
        <w:spacing w:line="480" w:lineRule="auto"/>
        <w:ind w:firstLine="720"/>
        <w:rPr>
          <w:rFonts w:ascii="Calibri" w:hAnsi="Calibri" w:cs="Calibri"/>
          <w:szCs w:val="28"/>
        </w:rPr>
      </w:pPr>
      <w:r w:rsidRPr="00AE0AA3">
        <w:rPr>
          <w:rFonts w:ascii="Calibri" w:hAnsi="Calibri" w:cs="Calibri"/>
          <w:szCs w:val="28"/>
        </w:rPr>
        <w:t>The first hypothesis was that high social consensus would lead to greater positive support for each topic (</w:t>
      </w:r>
      <w:r w:rsidRPr="00AE0AA3">
        <w:rPr>
          <w:rFonts w:ascii="Calibri" w:hAnsi="Calibri" w:cs="Calibri"/>
          <w:b/>
          <w:bCs/>
          <w:szCs w:val="28"/>
        </w:rPr>
        <w:t>H1</w:t>
      </w:r>
      <w:r w:rsidRPr="00AE0AA3">
        <w:rPr>
          <w:rFonts w:ascii="Calibri" w:hAnsi="Calibri" w:cs="Calibri"/>
          <w:szCs w:val="28"/>
        </w:rPr>
        <w:t>), which would be a replication of Study 1. Additionally, social consensus and moral conviction were expected to have an interactive effect on support for universal health care, capital punishment, and the usage of AI in the workplace (</w:t>
      </w:r>
      <w:r w:rsidRPr="00AE0AA3">
        <w:rPr>
          <w:rFonts w:ascii="Calibri" w:hAnsi="Calibri" w:cs="Calibri"/>
          <w:b/>
          <w:bCs/>
          <w:szCs w:val="28"/>
        </w:rPr>
        <w:t>H2</w:t>
      </w:r>
      <w:r w:rsidRPr="00AE0AA3">
        <w:rPr>
          <w:rFonts w:ascii="Calibri" w:hAnsi="Calibri" w:cs="Calibri"/>
          <w:szCs w:val="28"/>
        </w:rPr>
        <w:t xml:space="preserve">). Specifically, it is expected that increased moral conviction will reduce the effect of social consensus and conversely, decreased moral conviction will increase the effect of social consensus. </w:t>
      </w:r>
    </w:p>
    <w:p w14:paraId="60CB7F16" w14:textId="77777777" w:rsidR="00AF3464" w:rsidRPr="00AE0AA3" w:rsidRDefault="00AF3464" w:rsidP="00AF3464">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39" w:name="_Toc195620959"/>
      <w:r w:rsidRPr="00AE0AA3">
        <w:rPr>
          <w:rFonts w:ascii="Calibri Light" w:eastAsia="Times New Roman" w:hAnsi="Calibri Light" w:cs="Times New Roman"/>
          <w:b/>
          <w:bCs/>
          <w:kern w:val="0"/>
          <w:sz w:val="28"/>
          <w:szCs w:val="28"/>
          <w14:ligatures w14:val="none"/>
        </w:rPr>
        <w:t>Results</w:t>
      </w:r>
      <w:bookmarkEnd w:id="39"/>
    </w:p>
    <w:p w14:paraId="79D7538B" w14:textId="0B10C054" w:rsidR="00AF3464" w:rsidRPr="00AE0AA3" w:rsidRDefault="00AF3464" w:rsidP="00AF3464">
      <w:pPr>
        <w:spacing w:after="100" w:afterAutospacing="1" w:line="480" w:lineRule="auto"/>
        <w:ind w:firstLine="720"/>
      </w:pPr>
      <w:r w:rsidRPr="00AE0AA3">
        <w:rPr>
          <w:rFonts w:ascii="Calibri" w:eastAsia="Calibri" w:hAnsi="Calibri" w:cs="Times New Roman"/>
          <w:szCs w:val="24"/>
        </w:rPr>
        <w:t xml:space="preserve">Both hypotheses were tested with a series of within-subjects analysis of variance (ANOVA) models comparing support for the topics both before and after the social consensus and </w:t>
      </w:r>
      <w:r w:rsidRPr="00AE0AA3">
        <w:rPr>
          <w:rFonts w:ascii="Calibri" w:eastAsia="Calibri" w:hAnsi="Calibri" w:cs="Calibri"/>
          <w:szCs w:val="24"/>
        </w:rPr>
        <w:t xml:space="preserve">moral conviction manipulations. The outcome for </w:t>
      </w:r>
      <w:r w:rsidRPr="00AE0AA3">
        <w:rPr>
          <w:rFonts w:ascii="Calibri" w:eastAsia="Calibri" w:hAnsi="Calibri" w:cs="Calibri"/>
        </w:rPr>
        <w:t xml:space="preserve">each of the three ANOVA models was composed of our dependent variable (quantified as the final level of support for our [topic], after both manipulations), with moral conviction manipulation condition, social consensus manipulation condition, initial (pre-manipulation) support for the [topic], initial [topic] familiarity, openness to belief change on [topic], and both utilitarian an deontological orientation as our ‘simple effect’ predictors. </w:t>
      </w:r>
      <w:r w:rsidR="00FB612F" w:rsidRPr="00AE0AA3">
        <w:rPr>
          <w:rFonts w:ascii="Calibri" w:eastAsia="Calibri" w:hAnsi="Calibri" w:cs="Calibri"/>
        </w:rPr>
        <w:t>I</w:t>
      </w:r>
      <w:r w:rsidRPr="00AE0AA3">
        <w:rPr>
          <w:rFonts w:ascii="Calibri" w:eastAsia="Calibri" w:hAnsi="Calibri" w:cs="Calibri"/>
        </w:rPr>
        <w:t xml:space="preserve"> also plan</w:t>
      </w:r>
      <w:r w:rsidR="00D62429" w:rsidRPr="00AE0AA3">
        <w:rPr>
          <w:rFonts w:ascii="Calibri" w:eastAsia="Calibri" w:hAnsi="Calibri" w:cs="Calibri"/>
        </w:rPr>
        <w:t>ned</w:t>
      </w:r>
      <w:r w:rsidRPr="00AE0AA3">
        <w:rPr>
          <w:rFonts w:ascii="Calibri" w:eastAsia="Calibri" w:hAnsi="Calibri" w:cs="Calibri"/>
        </w:rPr>
        <w:t xml:space="preserve"> on examining the interaction of </w:t>
      </w:r>
      <w:proofErr w:type="gramStart"/>
      <w:r w:rsidRPr="00AE0AA3">
        <w:rPr>
          <w:rFonts w:ascii="Calibri" w:eastAsia="Calibri" w:hAnsi="Calibri" w:cs="Calibri"/>
        </w:rPr>
        <w:t>the moral</w:t>
      </w:r>
      <w:proofErr w:type="gramEnd"/>
      <w:r w:rsidRPr="00AE0AA3">
        <w:rPr>
          <w:rFonts w:ascii="Calibri" w:eastAsia="Calibri" w:hAnsi="Calibri" w:cs="Calibri"/>
        </w:rPr>
        <w:t xml:space="preserve"> conviction and social consensus manipulations. To test H1, </w:t>
      </w:r>
      <w:r w:rsidR="00B01BE1" w:rsidRPr="00AE0AA3">
        <w:rPr>
          <w:rFonts w:ascii="Calibri" w:eastAsia="Calibri" w:hAnsi="Calibri" w:cs="Calibri"/>
        </w:rPr>
        <w:t>I</w:t>
      </w:r>
      <w:r w:rsidR="00F470EC" w:rsidRPr="00AE0AA3">
        <w:rPr>
          <w:rFonts w:ascii="Calibri" w:eastAsia="Calibri" w:hAnsi="Calibri" w:cs="Calibri"/>
        </w:rPr>
        <w:t xml:space="preserve"> </w:t>
      </w:r>
      <w:r w:rsidRPr="00AE0AA3">
        <w:rPr>
          <w:rFonts w:ascii="Calibri" w:eastAsia="Calibri" w:hAnsi="Calibri" w:cs="Calibri"/>
        </w:rPr>
        <w:t>conducted an ANOVA model with</w:t>
      </w:r>
      <w:r w:rsidR="00B97014" w:rsidRPr="00AE0AA3">
        <w:rPr>
          <w:rFonts w:ascii="Calibri" w:eastAsia="Calibri" w:hAnsi="Calibri" w:cs="Calibri"/>
        </w:rPr>
        <w:t xml:space="preserve"> the</w:t>
      </w:r>
      <w:r w:rsidRPr="00AE0AA3">
        <w:rPr>
          <w:rFonts w:ascii="Calibri" w:eastAsia="Calibri" w:hAnsi="Calibri" w:cs="Calibri"/>
        </w:rPr>
        <w:t xml:space="preserve"> two manipulations (moral conviction and social consensus) as between-subjects factors.</w:t>
      </w:r>
    </w:p>
    <w:p w14:paraId="54ACF28E" w14:textId="77777777" w:rsidR="00AF3464" w:rsidRPr="00AE0AA3" w:rsidRDefault="00AF3464" w:rsidP="00AF3464">
      <w:pPr>
        <w:pStyle w:val="NoSpacing"/>
        <w:spacing w:line="480" w:lineRule="auto"/>
        <w:rPr>
          <w:rFonts w:ascii="Calibri" w:eastAsia="Calibri" w:hAnsi="Calibri" w:cs="Times New Roman"/>
          <w:i/>
          <w:iCs/>
          <w:sz w:val="24"/>
          <w:szCs w:val="24"/>
        </w:rPr>
      </w:pPr>
      <w:r w:rsidRPr="00AE0AA3">
        <w:rPr>
          <w:rFonts w:ascii="Calibri" w:eastAsia="Calibri" w:hAnsi="Calibri" w:cs="Times New Roman"/>
          <w:i/>
          <w:iCs/>
          <w:sz w:val="24"/>
          <w:szCs w:val="24"/>
        </w:rPr>
        <w:lastRenderedPageBreak/>
        <w:t>Support for the Topic</w:t>
      </w:r>
    </w:p>
    <w:p w14:paraId="09E2238E" w14:textId="77777777"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These results of these analyses did not support Hypothesis 1. There was no main effect of the social consensus manipulation on support for: 1) Universal Health Care, (ß = -1.712, </w:t>
      </w:r>
      <w:r w:rsidRPr="00AE0AA3">
        <w:rPr>
          <w:rFonts w:ascii="Calibri" w:eastAsia="Calibri" w:hAnsi="Calibri" w:cs="Times New Roman"/>
          <w:i/>
          <w:iCs/>
        </w:rPr>
        <w:t>p</w:t>
      </w:r>
      <w:r w:rsidRPr="00AE0AA3">
        <w:rPr>
          <w:rFonts w:ascii="Calibri" w:eastAsia="Calibri" w:hAnsi="Calibri" w:cs="Times New Roman"/>
        </w:rPr>
        <w:t xml:space="preserve"> = 0.335); 2) Capital Punishment, (ß = -0.823, </w:t>
      </w:r>
      <w:r w:rsidRPr="00AE0AA3">
        <w:rPr>
          <w:rFonts w:ascii="Calibri" w:eastAsia="Calibri" w:hAnsi="Calibri" w:cs="Times New Roman"/>
          <w:i/>
          <w:iCs/>
        </w:rPr>
        <w:t>p</w:t>
      </w:r>
      <w:r w:rsidRPr="00AE0AA3">
        <w:rPr>
          <w:rFonts w:ascii="Calibri" w:eastAsia="Calibri" w:hAnsi="Calibri" w:cs="Times New Roman"/>
        </w:rPr>
        <w:t xml:space="preserve"> = 0.721); or 3) AI in the Workplace, (ß = -2.67, </w:t>
      </w:r>
      <w:r w:rsidRPr="00AE0AA3">
        <w:rPr>
          <w:rFonts w:ascii="Calibri" w:eastAsia="Calibri" w:hAnsi="Calibri" w:cs="Times New Roman"/>
          <w:i/>
          <w:iCs/>
        </w:rPr>
        <w:t>p</w:t>
      </w:r>
      <w:r w:rsidRPr="00AE0AA3">
        <w:rPr>
          <w:rFonts w:ascii="Calibri" w:eastAsia="Calibri" w:hAnsi="Calibri" w:cs="Times New Roman"/>
        </w:rPr>
        <w:t xml:space="preserve"> = 0.299). There was no main effect of moral conviction on support for: 1) Universal Health Care, (ß = -2.226, </w:t>
      </w:r>
      <w:r w:rsidRPr="00AE0AA3">
        <w:rPr>
          <w:rFonts w:ascii="Calibri" w:eastAsia="Calibri" w:hAnsi="Calibri" w:cs="Times New Roman"/>
          <w:i/>
          <w:iCs/>
        </w:rPr>
        <w:t>p</w:t>
      </w:r>
      <w:r w:rsidRPr="00AE0AA3">
        <w:rPr>
          <w:rFonts w:ascii="Calibri" w:eastAsia="Calibri" w:hAnsi="Calibri" w:cs="Times New Roman"/>
        </w:rPr>
        <w:t xml:space="preserve"> =</w:t>
      </w:r>
      <w:r w:rsidRPr="00AE0AA3">
        <w:rPr>
          <w:rFonts w:ascii="Calibri" w:eastAsia="Calibri" w:hAnsi="Calibri" w:cs="Times New Roman"/>
          <w:i/>
          <w:iCs/>
        </w:rPr>
        <w:t xml:space="preserve"> </w:t>
      </w:r>
      <w:r w:rsidRPr="00AE0AA3">
        <w:rPr>
          <w:rFonts w:ascii="Calibri" w:eastAsia="Calibri" w:hAnsi="Calibri" w:cs="Times New Roman"/>
        </w:rPr>
        <w:t xml:space="preserve">0.207); 2) Capital Punishment, (ß = -1.926, </w:t>
      </w:r>
      <w:r w:rsidRPr="00AE0AA3">
        <w:rPr>
          <w:rFonts w:ascii="Calibri" w:eastAsia="Calibri" w:hAnsi="Calibri" w:cs="Times New Roman"/>
          <w:i/>
          <w:iCs/>
        </w:rPr>
        <w:t>p</w:t>
      </w:r>
      <w:r w:rsidRPr="00AE0AA3">
        <w:rPr>
          <w:rFonts w:ascii="Calibri" w:eastAsia="Calibri" w:hAnsi="Calibri" w:cs="Times New Roman"/>
        </w:rPr>
        <w:t xml:space="preserve"> = 0.408); or 3) AI in the Workplace, (ß= -1.863, </w:t>
      </w:r>
      <w:r w:rsidRPr="00AE0AA3">
        <w:rPr>
          <w:rFonts w:ascii="Calibri" w:eastAsia="Calibri" w:hAnsi="Calibri" w:cs="Times New Roman"/>
          <w:i/>
          <w:iCs/>
        </w:rPr>
        <w:t>p</w:t>
      </w:r>
      <w:r w:rsidRPr="00AE0AA3">
        <w:rPr>
          <w:rFonts w:ascii="Calibri" w:eastAsia="Calibri" w:hAnsi="Calibri" w:cs="Times New Roman"/>
        </w:rPr>
        <w:t xml:space="preserve"> = 0.467). There was also no evidence to support Hypothesis 2 as there was not a significant interaction between social consensus and moral conviction on support for 1) Universal Health Care, (ß</w:t>
      </w:r>
      <w:r w:rsidRPr="00AE0AA3">
        <w:rPr>
          <w:rFonts w:ascii="Calibri" w:eastAsia="Calibri" w:hAnsi="Calibri" w:cs="Times New Roman"/>
          <w:vertAlign w:val="subscript"/>
        </w:rPr>
        <w:t xml:space="preserve"> </w:t>
      </w:r>
      <w:r w:rsidRPr="00AE0AA3">
        <w:rPr>
          <w:rFonts w:ascii="Calibri" w:eastAsia="Calibri" w:hAnsi="Calibri" w:cs="Times New Roman"/>
        </w:rPr>
        <w:t xml:space="preserve">= -0.0762, </w:t>
      </w:r>
      <w:r w:rsidRPr="00AE0AA3">
        <w:rPr>
          <w:rFonts w:ascii="Calibri" w:eastAsia="Calibri" w:hAnsi="Calibri" w:cs="Times New Roman"/>
          <w:i/>
          <w:iCs/>
        </w:rPr>
        <w:t>p</w:t>
      </w:r>
      <w:r w:rsidRPr="00AE0AA3">
        <w:rPr>
          <w:rFonts w:ascii="Calibri" w:eastAsia="Calibri" w:hAnsi="Calibri" w:cs="Times New Roman"/>
        </w:rPr>
        <w:t xml:space="preserve"> = 0.975); 2) Capital Punishment, (ß = -2.607, </w:t>
      </w:r>
      <w:r w:rsidRPr="00AE0AA3">
        <w:rPr>
          <w:rFonts w:ascii="Calibri" w:eastAsia="Calibri" w:hAnsi="Calibri" w:cs="Times New Roman"/>
          <w:i/>
          <w:iCs/>
        </w:rPr>
        <w:t>p</w:t>
      </w:r>
      <w:r w:rsidRPr="00AE0AA3">
        <w:rPr>
          <w:rFonts w:ascii="Calibri" w:eastAsia="Calibri" w:hAnsi="Calibri" w:cs="Times New Roman"/>
        </w:rPr>
        <w:t xml:space="preserve"> = 0.419); or 3) AI in the Workplace, (ß = -3.31, </w:t>
      </w:r>
      <w:r w:rsidRPr="00AE0AA3">
        <w:rPr>
          <w:rFonts w:ascii="Calibri" w:eastAsia="Calibri" w:hAnsi="Calibri" w:cs="Times New Roman"/>
          <w:i/>
          <w:iCs/>
        </w:rPr>
        <w:t>p</w:t>
      </w:r>
      <w:r w:rsidRPr="00AE0AA3">
        <w:rPr>
          <w:rFonts w:ascii="Calibri" w:eastAsia="Calibri" w:hAnsi="Calibri" w:cs="Times New Roman"/>
        </w:rPr>
        <w:t xml:space="preserve"> = 0.358). </w:t>
      </w:r>
    </w:p>
    <w:p w14:paraId="437ABCA0" w14:textId="77777777"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There was a significant effect of Time on support for the topics. Support was greater post-intervention than pre-intervention for: Universal Health Care, Capital Punishment, and AI in the Workplace. See figures 1-3 below, illustrating this pattern of effects from pre- to post- intervention for each topic. This indicates that the interventions increased support across all topics, which was not expected given that there were cases where the intervention was expected to decrease support for the topic (i.e., in the low social consensus and pragmatic framing condition). </w:t>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rsidRPr="00AE0AA3" w14:paraId="4D587E05" w14:textId="77777777" w:rsidTr="0053741E">
        <w:trPr>
          <w:trHeight w:val="458"/>
        </w:trPr>
        <w:tc>
          <w:tcPr>
            <w:tcW w:w="8768" w:type="dxa"/>
            <w:gridSpan w:val="7"/>
          </w:tcPr>
          <w:p w14:paraId="56A32F40"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sz w:val="28"/>
                <w:szCs w:val="24"/>
              </w:rPr>
              <w:t>UHC Support by Intervention – Pre to Post Manipulation</w:t>
            </w:r>
          </w:p>
        </w:tc>
      </w:tr>
      <w:tr w:rsidR="00AF3464" w:rsidRPr="00AE0AA3" w14:paraId="67E967A0" w14:textId="77777777" w:rsidTr="0053741E">
        <w:trPr>
          <w:trHeight w:val="298"/>
        </w:trPr>
        <w:tc>
          <w:tcPr>
            <w:tcW w:w="3309" w:type="dxa"/>
            <w:gridSpan w:val="2"/>
            <w:vMerge w:val="restart"/>
          </w:tcPr>
          <w:p w14:paraId="56E76280"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Fig. 1 – M(SD)</w:t>
            </w:r>
          </w:p>
        </w:tc>
        <w:tc>
          <w:tcPr>
            <w:tcW w:w="5459" w:type="dxa"/>
            <w:gridSpan w:val="5"/>
          </w:tcPr>
          <w:p w14:paraId="05BABCCB"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1: Social Consensus Condition</w:t>
            </w:r>
          </w:p>
        </w:tc>
      </w:tr>
      <w:tr w:rsidR="00AF3464" w:rsidRPr="00AE0AA3" w14:paraId="7D8073E7" w14:textId="77777777" w:rsidTr="0053741E">
        <w:trPr>
          <w:trHeight w:val="150"/>
        </w:trPr>
        <w:tc>
          <w:tcPr>
            <w:tcW w:w="3309" w:type="dxa"/>
            <w:gridSpan w:val="2"/>
            <w:vMerge/>
          </w:tcPr>
          <w:p w14:paraId="00394197" w14:textId="77777777" w:rsidR="00AF3464" w:rsidRPr="00AE0AA3" w:rsidRDefault="00AF3464" w:rsidP="0053741E">
            <w:pPr>
              <w:spacing w:after="100" w:afterAutospacing="1"/>
              <w:rPr>
                <w:rFonts w:ascii="Calibri" w:eastAsia="Calibri" w:hAnsi="Calibri" w:cs="Times New Roman"/>
              </w:rPr>
            </w:pPr>
          </w:p>
        </w:tc>
        <w:tc>
          <w:tcPr>
            <w:tcW w:w="2697" w:type="dxa"/>
            <w:gridSpan w:val="3"/>
          </w:tcPr>
          <w:p w14:paraId="2F95F6E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Low Social Consensus</w:t>
            </w:r>
          </w:p>
        </w:tc>
        <w:tc>
          <w:tcPr>
            <w:tcW w:w="2761" w:type="dxa"/>
            <w:gridSpan w:val="2"/>
          </w:tcPr>
          <w:p w14:paraId="272CD1FC"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High Social Consensus</w:t>
            </w:r>
          </w:p>
        </w:tc>
      </w:tr>
      <w:tr w:rsidR="00AF3464" w:rsidRPr="00AE0AA3" w14:paraId="78307C50" w14:textId="77777777" w:rsidTr="0053741E">
        <w:trPr>
          <w:trHeight w:val="150"/>
        </w:trPr>
        <w:tc>
          <w:tcPr>
            <w:tcW w:w="3309" w:type="dxa"/>
            <w:gridSpan w:val="2"/>
            <w:vMerge/>
          </w:tcPr>
          <w:p w14:paraId="43EB706F" w14:textId="77777777" w:rsidR="00AF3464" w:rsidRPr="00AE0AA3" w:rsidRDefault="00AF3464" w:rsidP="0053741E">
            <w:pPr>
              <w:spacing w:after="100" w:afterAutospacing="1"/>
              <w:rPr>
                <w:rFonts w:ascii="Calibri" w:eastAsia="Calibri" w:hAnsi="Calibri" w:cs="Times New Roman"/>
              </w:rPr>
            </w:pPr>
          </w:p>
        </w:tc>
        <w:tc>
          <w:tcPr>
            <w:tcW w:w="1188" w:type="dxa"/>
          </w:tcPr>
          <w:p w14:paraId="3A45348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94" w:type="dxa"/>
          </w:tcPr>
          <w:p w14:paraId="0BFE0A73"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1315" w:type="dxa"/>
            <w:gridSpan w:val="2"/>
          </w:tcPr>
          <w:p w14:paraId="2BE38F9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60" w:type="dxa"/>
          </w:tcPr>
          <w:p w14:paraId="5408FF2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r>
      <w:tr w:rsidR="00AF3464" w:rsidRPr="00AE0AA3" w14:paraId="648FA423" w14:textId="77777777" w:rsidTr="0053741E">
        <w:trPr>
          <w:trHeight w:val="1125"/>
        </w:trPr>
        <w:tc>
          <w:tcPr>
            <w:tcW w:w="1565" w:type="dxa"/>
            <w:vMerge w:val="restart"/>
          </w:tcPr>
          <w:p w14:paraId="771DF568"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lastRenderedPageBreak/>
              <w:t>IV 2: Moral Conviction Condition</w:t>
            </w:r>
          </w:p>
        </w:tc>
        <w:tc>
          <w:tcPr>
            <w:tcW w:w="1743" w:type="dxa"/>
          </w:tcPr>
          <w:p w14:paraId="535C89CC"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Moral Framing</w:t>
            </w:r>
          </w:p>
        </w:tc>
        <w:tc>
          <w:tcPr>
            <w:tcW w:w="1188" w:type="dxa"/>
          </w:tcPr>
          <w:p w14:paraId="201F2A0F"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15.47 (22.55)</w:t>
            </w:r>
          </w:p>
        </w:tc>
        <w:tc>
          <w:tcPr>
            <w:tcW w:w="1494" w:type="dxa"/>
          </w:tcPr>
          <w:p w14:paraId="669D37D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19.96 (21.48)</w:t>
            </w:r>
          </w:p>
        </w:tc>
        <w:tc>
          <w:tcPr>
            <w:tcW w:w="1315" w:type="dxa"/>
            <w:gridSpan w:val="2"/>
          </w:tcPr>
          <w:p w14:paraId="387454BA"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17.61 (22.49)</w:t>
            </w:r>
          </w:p>
        </w:tc>
        <w:tc>
          <w:tcPr>
            <w:tcW w:w="1460" w:type="dxa"/>
          </w:tcPr>
          <w:p w14:paraId="61E335B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22.02 (21.21)</w:t>
            </w:r>
          </w:p>
        </w:tc>
      </w:tr>
      <w:tr w:rsidR="00AF3464" w:rsidRPr="00AE0AA3" w14:paraId="06D2ADDC" w14:textId="77777777" w:rsidTr="0053741E">
        <w:trPr>
          <w:trHeight w:val="1430"/>
        </w:trPr>
        <w:tc>
          <w:tcPr>
            <w:tcW w:w="1565" w:type="dxa"/>
            <w:vMerge/>
          </w:tcPr>
          <w:p w14:paraId="7598AE93" w14:textId="77777777" w:rsidR="00AF3464" w:rsidRPr="00AE0AA3" w:rsidRDefault="00AF3464" w:rsidP="0053741E">
            <w:pPr>
              <w:spacing w:after="100" w:afterAutospacing="1"/>
              <w:rPr>
                <w:rFonts w:ascii="Calibri" w:eastAsia="Calibri" w:hAnsi="Calibri" w:cs="Times New Roman"/>
              </w:rPr>
            </w:pPr>
          </w:p>
        </w:tc>
        <w:tc>
          <w:tcPr>
            <w:tcW w:w="1743" w:type="dxa"/>
          </w:tcPr>
          <w:p w14:paraId="7D6E31C3"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Pragmatic Framing</w:t>
            </w:r>
          </w:p>
        </w:tc>
        <w:tc>
          <w:tcPr>
            <w:tcW w:w="1188" w:type="dxa"/>
          </w:tcPr>
          <w:p w14:paraId="0778097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17.10 (22.06)</w:t>
            </w:r>
          </w:p>
        </w:tc>
        <w:tc>
          <w:tcPr>
            <w:tcW w:w="1494" w:type="dxa"/>
          </w:tcPr>
          <w:p w14:paraId="2310DFCC"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20.54 (20.97)</w:t>
            </w:r>
          </w:p>
        </w:tc>
        <w:tc>
          <w:tcPr>
            <w:tcW w:w="1315" w:type="dxa"/>
            <w:gridSpan w:val="2"/>
          </w:tcPr>
          <w:p w14:paraId="5966515A"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18.57 (21.45)</w:t>
            </w:r>
          </w:p>
        </w:tc>
        <w:tc>
          <w:tcPr>
            <w:tcW w:w="1460" w:type="dxa"/>
          </w:tcPr>
          <w:p w14:paraId="454BC50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22.13 (21.27)</w:t>
            </w:r>
          </w:p>
        </w:tc>
      </w:tr>
    </w:tbl>
    <w:p w14:paraId="5B647E41" w14:textId="77777777" w:rsidR="00AF3464" w:rsidRPr="00AE0AA3" w:rsidRDefault="00AF3464" w:rsidP="00AF3464">
      <w:pPr>
        <w:spacing w:after="100" w:afterAutospacing="1" w:line="480" w:lineRule="auto"/>
        <w:ind w:firstLine="720"/>
        <w:rPr>
          <w:rFonts w:ascii="Calibri" w:eastAsia="Calibri" w:hAnsi="Calibri" w:cs="Times New Roman"/>
        </w:rPr>
      </w:pPr>
    </w:p>
    <w:p w14:paraId="394C5955" w14:textId="77777777" w:rsidR="00AF3464" w:rsidRPr="00AE0AA3" w:rsidRDefault="00AF3464" w:rsidP="00AF3464">
      <w:pPr>
        <w:rPr>
          <w:rFonts w:ascii="Calibri" w:eastAsia="Calibri" w:hAnsi="Calibri" w:cs="Times New Roman"/>
        </w:rPr>
      </w:pPr>
      <w:r w:rsidRPr="00AE0AA3">
        <w:rPr>
          <w:rFonts w:ascii="Calibri" w:eastAsia="Calibri" w:hAnsi="Calibri" w:cs="Times New Roman"/>
        </w:rPr>
        <w:br w:type="page"/>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rsidRPr="00AE0AA3" w14:paraId="0033D0F8" w14:textId="77777777" w:rsidTr="0053741E">
        <w:trPr>
          <w:trHeight w:val="458"/>
        </w:trPr>
        <w:tc>
          <w:tcPr>
            <w:tcW w:w="8768" w:type="dxa"/>
            <w:gridSpan w:val="7"/>
          </w:tcPr>
          <w:p w14:paraId="410BE3ED"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sz w:val="28"/>
                <w:szCs w:val="24"/>
              </w:rPr>
              <w:lastRenderedPageBreak/>
              <w:t>Capital Punishment Support by Intervention – Pre to Post Manipulation</w:t>
            </w:r>
          </w:p>
        </w:tc>
      </w:tr>
      <w:tr w:rsidR="00AF3464" w:rsidRPr="00AE0AA3" w14:paraId="688F57ED" w14:textId="77777777" w:rsidTr="0053741E">
        <w:trPr>
          <w:trHeight w:val="298"/>
        </w:trPr>
        <w:tc>
          <w:tcPr>
            <w:tcW w:w="3309" w:type="dxa"/>
            <w:gridSpan w:val="2"/>
            <w:vMerge w:val="restart"/>
          </w:tcPr>
          <w:p w14:paraId="5EE473B6"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Fig. 2 – M(SD)</w:t>
            </w:r>
          </w:p>
        </w:tc>
        <w:tc>
          <w:tcPr>
            <w:tcW w:w="5459" w:type="dxa"/>
            <w:gridSpan w:val="5"/>
          </w:tcPr>
          <w:p w14:paraId="7D38011B"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1: Social Consensus Condition</w:t>
            </w:r>
          </w:p>
        </w:tc>
      </w:tr>
      <w:tr w:rsidR="00AF3464" w:rsidRPr="00AE0AA3" w14:paraId="3695BF39" w14:textId="77777777" w:rsidTr="0053741E">
        <w:trPr>
          <w:trHeight w:val="150"/>
        </w:trPr>
        <w:tc>
          <w:tcPr>
            <w:tcW w:w="3309" w:type="dxa"/>
            <w:gridSpan w:val="2"/>
            <w:vMerge/>
          </w:tcPr>
          <w:p w14:paraId="5E2D0752" w14:textId="77777777" w:rsidR="00AF3464" w:rsidRPr="00AE0AA3" w:rsidRDefault="00AF3464" w:rsidP="0053741E">
            <w:pPr>
              <w:spacing w:after="100" w:afterAutospacing="1"/>
              <w:rPr>
                <w:rFonts w:ascii="Calibri" w:eastAsia="Calibri" w:hAnsi="Calibri" w:cs="Times New Roman"/>
              </w:rPr>
            </w:pPr>
          </w:p>
        </w:tc>
        <w:tc>
          <w:tcPr>
            <w:tcW w:w="2697" w:type="dxa"/>
            <w:gridSpan w:val="3"/>
          </w:tcPr>
          <w:p w14:paraId="007EC80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Low Social Consensus</w:t>
            </w:r>
          </w:p>
        </w:tc>
        <w:tc>
          <w:tcPr>
            <w:tcW w:w="2762" w:type="dxa"/>
            <w:gridSpan w:val="2"/>
          </w:tcPr>
          <w:p w14:paraId="1ACC9C52"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High Social Consensus</w:t>
            </w:r>
          </w:p>
        </w:tc>
      </w:tr>
      <w:tr w:rsidR="00AF3464" w:rsidRPr="00AE0AA3" w14:paraId="05AD46F8" w14:textId="77777777" w:rsidTr="0053741E">
        <w:trPr>
          <w:trHeight w:val="150"/>
        </w:trPr>
        <w:tc>
          <w:tcPr>
            <w:tcW w:w="3309" w:type="dxa"/>
            <w:gridSpan w:val="2"/>
            <w:vMerge/>
          </w:tcPr>
          <w:p w14:paraId="29D5ACFC" w14:textId="77777777" w:rsidR="00AF3464" w:rsidRPr="00AE0AA3" w:rsidRDefault="00AF3464" w:rsidP="0053741E">
            <w:pPr>
              <w:spacing w:after="100" w:afterAutospacing="1"/>
              <w:rPr>
                <w:rFonts w:ascii="Calibri" w:eastAsia="Calibri" w:hAnsi="Calibri" w:cs="Times New Roman"/>
              </w:rPr>
            </w:pPr>
          </w:p>
        </w:tc>
        <w:tc>
          <w:tcPr>
            <w:tcW w:w="1188" w:type="dxa"/>
          </w:tcPr>
          <w:p w14:paraId="055A156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94" w:type="dxa"/>
          </w:tcPr>
          <w:p w14:paraId="6BF4637D"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1315" w:type="dxa"/>
            <w:gridSpan w:val="2"/>
          </w:tcPr>
          <w:p w14:paraId="1999A66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62" w:type="dxa"/>
          </w:tcPr>
          <w:p w14:paraId="369177CA"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r>
      <w:tr w:rsidR="00AF3464" w:rsidRPr="00AE0AA3" w14:paraId="360FE20C" w14:textId="77777777" w:rsidTr="0053741E">
        <w:trPr>
          <w:trHeight w:val="1125"/>
        </w:trPr>
        <w:tc>
          <w:tcPr>
            <w:tcW w:w="1565" w:type="dxa"/>
            <w:vMerge w:val="restart"/>
          </w:tcPr>
          <w:p w14:paraId="63884F9D"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2: Moral Conviction Condition</w:t>
            </w:r>
          </w:p>
        </w:tc>
        <w:tc>
          <w:tcPr>
            <w:tcW w:w="1744" w:type="dxa"/>
          </w:tcPr>
          <w:p w14:paraId="7F632AB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Moral Framing</w:t>
            </w:r>
          </w:p>
        </w:tc>
        <w:tc>
          <w:tcPr>
            <w:tcW w:w="1188" w:type="dxa"/>
          </w:tcPr>
          <w:p w14:paraId="1A6B029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-7.34 (28.07)</w:t>
            </w:r>
          </w:p>
        </w:tc>
        <w:tc>
          <w:tcPr>
            <w:tcW w:w="1494" w:type="dxa"/>
          </w:tcPr>
          <w:p w14:paraId="164FB07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-1.912 (30.00)</w:t>
            </w:r>
          </w:p>
        </w:tc>
        <w:tc>
          <w:tcPr>
            <w:tcW w:w="1315" w:type="dxa"/>
            <w:gridSpan w:val="2"/>
          </w:tcPr>
          <w:p w14:paraId="0A320CB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-7.34 (28.07)</w:t>
            </w:r>
          </w:p>
        </w:tc>
        <w:tc>
          <w:tcPr>
            <w:tcW w:w="1462" w:type="dxa"/>
          </w:tcPr>
          <w:p w14:paraId="3D1DAA02"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-0.052 (30.00)</w:t>
            </w:r>
          </w:p>
        </w:tc>
      </w:tr>
      <w:tr w:rsidR="00AF3464" w:rsidRPr="00AE0AA3" w14:paraId="312F3BFE" w14:textId="77777777" w:rsidTr="0053741E">
        <w:trPr>
          <w:trHeight w:val="1430"/>
        </w:trPr>
        <w:tc>
          <w:tcPr>
            <w:tcW w:w="1565" w:type="dxa"/>
            <w:vMerge/>
          </w:tcPr>
          <w:p w14:paraId="1A5FBF9A" w14:textId="77777777" w:rsidR="00AF3464" w:rsidRPr="00AE0AA3" w:rsidRDefault="00AF3464" w:rsidP="0053741E">
            <w:pPr>
              <w:spacing w:after="100" w:afterAutospacing="1"/>
              <w:rPr>
                <w:rFonts w:ascii="Calibri" w:eastAsia="Calibri" w:hAnsi="Calibri" w:cs="Times New Roman"/>
              </w:rPr>
            </w:pPr>
          </w:p>
        </w:tc>
        <w:tc>
          <w:tcPr>
            <w:tcW w:w="1744" w:type="dxa"/>
          </w:tcPr>
          <w:p w14:paraId="6646373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Pragmatic Framing</w:t>
            </w:r>
          </w:p>
        </w:tc>
        <w:tc>
          <w:tcPr>
            <w:tcW w:w="1188" w:type="dxa"/>
          </w:tcPr>
          <w:p w14:paraId="2EC1CCC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-5.94 (27.57)</w:t>
            </w:r>
          </w:p>
        </w:tc>
        <w:tc>
          <w:tcPr>
            <w:tcW w:w="1494" w:type="dxa"/>
          </w:tcPr>
          <w:p w14:paraId="5BDA52F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-0.375 (29.76)</w:t>
            </w:r>
          </w:p>
        </w:tc>
        <w:tc>
          <w:tcPr>
            <w:tcW w:w="1315" w:type="dxa"/>
            <w:gridSpan w:val="2"/>
          </w:tcPr>
          <w:p w14:paraId="61AE026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-6.847 (27.61)</w:t>
            </w:r>
          </w:p>
        </w:tc>
        <w:tc>
          <w:tcPr>
            <w:tcW w:w="1462" w:type="dxa"/>
          </w:tcPr>
          <w:p w14:paraId="6B9E40F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-1.140 (30.01)</w:t>
            </w:r>
          </w:p>
        </w:tc>
      </w:tr>
    </w:tbl>
    <w:p w14:paraId="7C1D4747" w14:textId="77777777" w:rsidR="00AF3464" w:rsidRPr="00AE0AA3" w:rsidRDefault="00AF3464" w:rsidP="00AF3464">
      <w:pPr>
        <w:spacing w:after="100" w:afterAutospacing="1" w:line="480" w:lineRule="auto"/>
        <w:ind w:firstLine="720"/>
        <w:rPr>
          <w:rFonts w:ascii="Calibri" w:eastAsia="Calibri" w:hAnsi="Calibri" w:cs="Times New Roman"/>
        </w:rPr>
      </w:pP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rsidRPr="00AE0AA3" w14:paraId="7BD67BAA" w14:textId="77777777" w:rsidTr="0053741E">
        <w:trPr>
          <w:trHeight w:val="458"/>
        </w:trPr>
        <w:tc>
          <w:tcPr>
            <w:tcW w:w="8768" w:type="dxa"/>
            <w:gridSpan w:val="7"/>
          </w:tcPr>
          <w:p w14:paraId="0A445DFD"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sz w:val="28"/>
                <w:szCs w:val="24"/>
              </w:rPr>
              <w:t>AI in the Workplace Support by Intervention – Pre to Post Manipulation</w:t>
            </w:r>
          </w:p>
        </w:tc>
      </w:tr>
      <w:tr w:rsidR="00AF3464" w:rsidRPr="00AE0AA3" w14:paraId="71A24CEF" w14:textId="77777777" w:rsidTr="0053741E">
        <w:trPr>
          <w:trHeight w:val="298"/>
        </w:trPr>
        <w:tc>
          <w:tcPr>
            <w:tcW w:w="3309" w:type="dxa"/>
            <w:gridSpan w:val="2"/>
            <w:vMerge w:val="restart"/>
          </w:tcPr>
          <w:p w14:paraId="6E5310E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Fig. 3 – M(SD)</w:t>
            </w:r>
          </w:p>
        </w:tc>
        <w:tc>
          <w:tcPr>
            <w:tcW w:w="5459" w:type="dxa"/>
            <w:gridSpan w:val="5"/>
          </w:tcPr>
          <w:p w14:paraId="03BC80B5"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1: Social Consensus Condition</w:t>
            </w:r>
          </w:p>
        </w:tc>
      </w:tr>
      <w:tr w:rsidR="00AF3464" w:rsidRPr="00AE0AA3" w14:paraId="72000798" w14:textId="77777777" w:rsidTr="0053741E">
        <w:trPr>
          <w:trHeight w:val="150"/>
        </w:trPr>
        <w:tc>
          <w:tcPr>
            <w:tcW w:w="3309" w:type="dxa"/>
            <w:gridSpan w:val="2"/>
            <w:vMerge/>
          </w:tcPr>
          <w:p w14:paraId="7A6E5AF7" w14:textId="77777777" w:rsidR="00AF3464" w:rsidRPr="00AE0AA3" w:rsidRDefault="00AF3464" w:rsidP="0053741E">
            <w:pPr>
              <w:spacing w:after="100" w:afterAutospacing="1"/>
              <w:rPr>
                <w:rFonts w:ascii="Calibri" w:eastAsia="Calibri" w:hAnsi="Calibri" w:cs="Times New Roman"/>
              </w:rPr>
            </w:pPr>
          </w:p>
        </w:tc>
        <w:tc>
          <w:tcPr>
            <w:tcW w:w="2697" w:type="dxa"/>
            <w:gridSpan w:val="3"/>
          </w:tcPr>
          <w:p w14:paraId="76A4B68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Low Social Consensus</w:t>
            </w:r>
          </w:p>
        </w:tc>
        <w:tc>
          <w:tcPr>
            <w:tcW w:w="2761" w:type="dxa"/>
            <w:gridSpan w:val="2"/>
          </w:tcPr>
          <w:p w14:paraId="27FB628A"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High Social Consensus</w:t>
            </w:r>
          </w:p>
        </w:tc>
      </w:tr>
      <w:tr w:rsidR="00AF3464" w:rsidRPr="00AE0AA3" w14:paraId="4C8721EE" w14:textId="77777777" w:rsidTr="0053741E">
        <w:trPr>
          <w:trHeight w:val="150"/>
        </w:trPr>
        <w:tc>
          <w:tcPr>
            <w:tcW w:w="3309" w:type="dxa"/>
            <w:gridSpan w:val="2"/>
            <w:vMerge/>
          </w:tcPr>
          <w:p w14:paraId="06304CA8" w14:textId="77777777" w:rsidR="00AF3464" w:rsidRPr="00AE0AA3" w:rsidRDefault="00AF3464" w:rsidP="0053741E">
            <w:pPr>
              <w:spacing w:after="100" w:afterAutospacing="1"/>
              <w:rPr>
                <w:rFonts w:ascii="Calibri" w:eastAsia="Calibri" w:hAnsi="Calibri" w:cs="Times New Roman"/>
              </w:rPr>
            </w:pPr>
          </w:p>
        </w:tc>
        <w:tc>
          <w:tcPr>
            <w:tcW w:w="1188" w:type="dxa"/>
          </w:tcPr>
          <w:p w14:paraId="05F97505"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94" w:type="dxa"/>
          </w:tcPr>
          <w:p w14:paraId="4E0AE5D5"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1315" w:type="dxa"/>
            <w:gridSpan w:val="2"/>
          </w:tcPr>
          <w:p w14:paraId="131FEBE2"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60" w:type="dxa"/>
          </w:tcPr>
          <w:p w14:paraId="4AA8E5DD"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r>
      <w:tr w:rsidR="00AF3464" w:rsidRPr="00AE0AA3" w14:paraId="67776BC8" w14:textId="77777777" w:rsidTr="0053741E">
        <w:trPr>
          <w:trHeight w:val="1125"/>
        </w:trPr>
        <w:tc>
          <w:tcPr>
            <w:tcW w:w="1565" w:type="dxa"/>
            <w:vMerge w:val="restart"/>
          </w:tcPr>
          <w:p w14:paraId="772D8EB6"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2: Moral Conviction Condition</w:t>
            </w:r>
          </w:p>
        </w:tc>
        <w:tc>
          <w:tcPr>
            <w:tcW w:w="1743" w:type="dxa"/>
          </w:tcPr>
          <w:p w14:paraId="29C8C17F"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Moral Framing</w:t>
            </w:r>
          </w:p>
        </w:tc>
        <w:tc>
          <w:tcPr>
            <w:tcW w:w="1188" w:type="dxa"/>
          </w:tcPr>
          <w:p w14:paraId="15B3F5D6"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-7.937 (26.83)</w:t>
            </w:r>
          </w:p>
        </w:tc>
        <w:tc>
          <w:tcPr>
            <w:tcW w:w="1494" w:type="dxa"/>
          </w:tcPr>
          <w:p w14:paraId="33EADE45"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2.074 (27.56)</w:t>
            </w:r>
          </w:p>
        </w:tc>
        <w:tc>
          <w:tcPr>
            <w:tcW w:w="1315" w:type="dxa"/>
            <w:gridSpan w:val="2"/>
          </w:tcPr>
          <w:p w14:paraId="545DDA80"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-8.563 (26.73)</w:t>
            </w:r>
          </w:p>
        </w:tc>
        <w:tc>
          <w:tcPr>
            <w:tcW w:w="1460" w:type="dxa"/>
          </w:tcPr>
          <w:p w14:paraId="2F944DBF"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1.698 (27.66)</w:t>
            </w:r>
          </w:p>
        </w:tc>
      </w:tr>
      <w:tr w:rsidR="00AF3464" w:rsidRPr="00AE0AA3" w14:paraId="45E605ED" w14:textId="77777777" w:rsidTr="0053741E">
        <w:trPr>
          <w:trHeight w:val="1430"/>
        </w:trPr>
        <w:tc>
          <w:tcPr>
            <w:tcW w:w="1565" w:type="dxa"/>
            <w:vMerge/>
          </w:tcPr>
          <w:p w14:paraId="6B6EB7DD" w14:textId="77777777" w:rsidR="00AF3464" w:rsidRPr="00AE0AA3" w:rsidRDefault="00AF3464" w:rsidP="0053741E">
            <w:pPr>
              <w:spacing w:after="100" w:afterAutospacing="1"/>
              <w:rPr>
                <w:rFonts w:ascii="Calibri" w:eastAsia="Calibri" w:hAnsi="Calibri" w:cs="Times New Roman"/>
              </w:rPr>
            </w:pPr>
          </w:p>
        </w:tc>
        <w:tc>
          <w:tcPr>
            <w:tcW w:w="1743" w:type="dxa"/>
          </w:tcPr>
          <w:p w14:paraId="11907BD2"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Pragmatic Framing</w:t>
            </w:r>
          </w:p>
        </w:tc>
        <w:tc>
          <w:tcPr>
            <w:tcW w:w="1188" w:type="dxa"/>
          </w:tcPr>
          <w:p w14:paraId="6EEAD55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-8.747 (26.64)</w:t>
            </w:r>
          </w:p>
        </w:tc>
        <w:tc>
          <w:tcPr>
            <w:tcW w:w="1494" w:type="dxa"/>
          </w:tcPr>
          <w:p w14:paraId="42086C30"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1.066 (28.06)</w:t>
            </w:r>
          </w:p>
        </w:tc>
        <w:tc>
          <w:tcPr>
            <w:tcW w:w="1315" w:type="dxa"/>
            <w:gridSpan w:val="2"/>
          </w:tcPr>
          <w:p w14:paraId="582B3CC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-9.381 (26.44)</w:t>
            </w:r>
          </w:p>
        </w:tc>
        <w:tc>
          <w:tcPr>
            <w:tcW w:w="1460" w:type="dxa"/>
          </w:tcPr>
          <w:p w14:paraId="0DC7D293"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1.573 (27.84)</w:t>
            </w:r>
          </w:p>
        </w:tc>
      </w:tr>
    </w:tbl>
    <w:p w14:paraId="247E3B9A" w14:textId="77777777" w:rsidR="00AF3464" w:rsidRPr="00AE0AA3" w:rsidRDefault="00AF3464" w:rsidP="00AF3464">
      <w:pPr>
        <w:spacing w:after="100" w:afterAutospacing="1" w:line="480" w:lineRule="auto"/>
        <w:ind w:firstLine="720"/>
        <w:rPr>
          <w:rFonts w:ascii="Calibri" w:eastAsia="Calibri" w:hAnsi="Calibri" w:cs="Times New Roman"/>
        </w:rPr>
      </w:pPr>
    </w:p>
    <w:p w14:paraId="19C14902" w14:textId="77777777" w:rsidR="00AF3464" w:rsidRPr="00AE0AA3" w:rsidRDefault="00AF3464" w:rsidP="00AF3464">
      <w:pPr>
        <w:spacing w:after="100" w:afterAutospacing="1" w:line="480" w:lineRule="auto"/>
        <w:rPr>
          <w:rFonts w:ascii="Calibri" w:eastAsia="Calibri" w:hAnsi="Calibri" w:cs="Times New Roman"/>
          <w:i/>
          <w:iCs/>
        </w:rPr>
      </w:pPr>
      <w:r w:rsidRPr="00AE0AA3">
        <w:rPr>
          <w:rFonts w:ascii="Calibri" w:eastAsia="Calibri" w:hAnsi="Calibri" w:cs="Times New Roman"/>
          <w:i/>
          <w:iCs/>
        </w:rPr>
        <w:t>Moral Conviction – Manipulation Check</w:t>
      </w:r>
    </w:p>
    <w:p w14:paraId="271A7ED6" w14:textId="094582A7"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The expected effect of our moral conviction manipulation on ratings of moral conviction was that the ‘moral’ framing would lead to increased moral conviction, and that the pragmatic framing would lead to decreased moral conviction. In Study 2, </w:t>
      </w:r>
      <w:r w:rsidR="00165360" w:rsidRPr="00AE0AA3">
        <w:rPr>
          <w:rFonts w:ascii="Calibri" w:eastAsia="Calibri" w:hAnsi="Calibri" w:cs="Times New Roman"/>
        </w:rPr>
        <w:t>I</w:t>
      </w:r>
      <w:r w:rsidRPr="00AE0AA3">
        <w:rPr>
          <w:rFonts w:ascii="Calibri" w:eastAsia="Calibri" w:hAnsi="Calibri" w:cs="Times New Roman"/>
        </w:rPr>
        <w:t xml:space="preserve"> only measured moral conviction at a single point in time, for Study 3, </w:t>
      </w:r>
      <w:r w:rsidR="005A7B12" w:rsidRPr="00AE0AA3">
        <w:rPr>
          <w:rFonts w:ascii="Calibri" w:eastAsia="Calibri" w:hAnsi="Calibri" w:cs="Times New Roman"/>
        </w:rPr>
        <w:t>I</w:t>
      </w:r>
      <w:r w:rsidRPr="00AE0AA3">
        <w:rPr>
          <w:rFonts w:ascii="Calibri" w:eastAsia="Calibri" w:hAnsi="Calibri" w:cs="Times New Roman"/>
        </w:rPr>
        <w:t xml:space="preserve"> explicitly measured levels of moral conviction towards our </w:t>
      </w:r>
      <w:r w:rsidRPr="00AE0AA3">
        <w:rPr>
          <w:rFonts w:ascii="Calibri" w:eastAsia="Calibri" w:hAnsi="Calibri" w:cs="Times New Roman"/>
        </w:rPr>
        <w:lastRenderedPageBreak/>
        <w:t>topics both before and after our manipulation. This allowed a manipulation check, which determined if our moral conviction manipulations directly affected our measures of moral conviction. Additionally, see figure 4 below, illustrating pre-post measures of moral conviction by topic collapsed across social consensus manipulation.</w:t>
      </w:r>
    </w:p>
    <w:tbl>
      <w:tblPr>
        <w:tblStyle w:val="TableGrid"/>
        <w:tblW w:w="9471" w:type="dxa"/>
        <w:tblLayout w:type="fixed"/>
        <w:tblLook w:val="04A0" w:firstRow="1" w:lastRow="0" w:firstColumn="1" w:lastColumn="0" w:noHBand="0" w:noVBand="1"/>
      </w:tblPr>
      <w:tblGrid>
        <w:gridCol w:w="1300"/>
        <w:gridCol w:w="1243"/>
        <w:gridCol w:w="1173"/>
        <w:gridCol w:w="1204"/>
        <w:gridCol w:w="1186"/>
        <w:gridCol w:w="1359"/>
        <w:gridCol w:w="990"/>
        <w:gridCol w:w="1008"/>
        <w:gridCol w:w="8"/>
      </w:tblGrid>
      <w:tr w:rsidR="00AF3464" w:rsidRPr="00AE0AA3" w14:paraId="66695DFE" w14:textId="77777777" w:rsidTr="0053741E">
        <w:trPr>
          <w:trHeight w:val="458"/>
        </w:trPr>
        <w:tc>
          <w:tcPr>
            <w:tcW w:w="9471" w:type="dxa"/>
            <w:gridSpan w:val="9"/>
          </w:tcPr>
          <w:p w14:paraId="3E80988E" w14:textId="77777777" w:rsidR="00AF3464" w:rsidRPr="00AE0AA3" w:rsidRDefault="00AF3464" w:rsidP="0053741E">
            <w:pPr>
              <w:spacing w:after="100" w:afterAutospacing="1"/>
              <w:rPr>
                <w:rFonts w:ascii="Calibri" w:eastAsia="Calibri" w:hAnsi="Calibri" w:cs="Times New Roman"/>
                <w:b/>
                <w:bCs/>
                <w:sz w:val="28"/>
                <w:szCs w:val="24"/>
              </w:rPr>
            </w:pPr>
            <w:r w:rsidRPr="00AE0AA3">
              <w:rPr>
                <w:rFonts w:ascii="Calibri" w:eastAsia="Calibri" w:hAnsi="Calibri" w:cs="Times New Roman"/>
                <w:b/>
                <w:bCs/>
                <w:sz w:val="28"/>
                <w:szCs w:val="24"/>
              </w:rPr>
              <w:t>Moral Conviction by Topic – Collapsed across Social Consensus Conditions</w:t>
            </w:r>
          </w:p>
        </w:tc>
      </w:tr>
      <w:tr w:rsidR="00AF3464" w:rsidRPr="00AE0AA3" w14:paraId="3E1F3F40" w14:textId="77777777" w:rsidTr="0053741E">
        <w:trPr>
          <w:trHeight w:val="298"/>
        </w:trPr>
        <w:tc>
          <w:tcPr>
            <w:tcW w:w="2543" w:type="dxa"/>
            <w:gridSpan w:val="2"/>
            <w:vMerge w:val="restart"/>
          </w:tcPr>
          <w:p w14:paraId="7347D46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Fig. 4 – M(SD)</w:t>
            </w:r>
          </w:p>
        </w:tc>
        <w:tc>
          <w:tcPr>
            <w:tcW w:w="6928" w:type="dxa"/>
            <w:gridSpan w:val="7"/>
          </w:tcPr>
          <w:p w14:paraId="25AB77CA"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Topic</w:t>
            </w:r>
          </w:p>
        </w:tc>
      </w:tr>
      <w:tr w:rsidR="00AF3464" w:rsidRPr="00AE0AA3" w14:paraId="62944187" w14:textId="77777777" w:rsidTr="0053741E">
        <w:trPr>
          <w:trHeight w:val="150"/>
        </w:trPr>
        <w:tc>
          <w:tcPr>
            <w:tcW w:w="2543" w:type="dxa"/>
            <w:gridSpan w:val="2"/>
            <w:vMerge/>
          </w:tcPr>
          <w:p w14:paraId="4FCA3CEF" w14:textId="77777777" w:rsidR="00AF3464" w:rsidRPr="00AE0AA3" w:rsidRDefault="00AF3464" w:rsidP="0053741E">
            <w:pPr>
              <w:spacing w:after="100" w:afterAutospacing="1"/>
              <w:rPr>
                <w:rFonts w:ascii="Calibri" w:eastAsia="Calibri" w:hAnsi="Calibri" w:cs="Times New Roman"/>
              </w:rPr>
            </w:pPr>
          </w:p>
        </w:tc>
        <w:tc>
          <w:tcPr>
            <w:tcW w:w="2377" w:type="dxa"/>
            <w:gridSpan w:val="2"/>
          </w:tcPr>
          <w:p w14:paraId="1C908FF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UHC</w:t>
            </w:r>
          </w:p>
        </w:tc>
        <w:tc>
          <w:tcPr>
            <w:tcW w:w="2545" w:type="dxa"/>
            <w:gridSpan w:val="2"/>
          </w:tcPr>
          <w:p w14:paraId="70F0BDB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Capital Punishment</w:t>
            </w:r>
          </w:p>
        </w:tc>
        <w:tc>
          <w:tcPr>
            <w:tcW w:w="2006" w:type="dxa"/>
            <w:gridSpan w:val="3"/>
          </w:tcPr>
          <w:p w14:paraId="5EAB0965"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AI in the Workplace</w:t>
            </w:r>
          </w:p>
        </w:tc>
      </w:tr>
      <w:tr w:rsidR="00AF3464" w:rsidRPr="00AE0AA3" w14:paraId="7B877340" w14:textId="77777777" w:rsidTr="0053741E">
        <w:trPr>
          <w:gridAfter w:val="1"/>
          <w:wAfter w:w="8" w:type="dxa"/>
          <w:trHeight w:val="150"/>
        </w:trPr>
        <w:tc>
          <w:tcPr>
            <w:tcW w:w="2543" w:type="dxa"/>
            <w:gridSpan w:val="2"/>
            <w:vMerge/>
          </w:tcPr>
          <w:p w14:paraId="6CA2D013" w14:textId="77777777" w:rsidR="00AF3464" w:rsidRPr="00AE0AA3" w:rsidRDefault="00AF3464" w:rsidP="0053741E">
            <w:pPr>
              <w:spacing w:after="100" w:afterAutospacing="1"/>
              <w:rPr>
                <w:rFonts w:ascii="Calibri" w:eastAsia="Calibri" w:hAnsi="Calibri" w:cs="Times New Roman"/>
              </w:rPr>
            </w:pPr>
          </w:p>
        </w:tc>
        <w:tc>
          <w:tcPr>
            <w:tcW w:w="1173" w:type="dxa"/>
          </w:tcPr>
          <w:p w14:paraId="3D1568A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204" w:type="dxa"/>
          </w:tcPr>
          <w:p w14:paraId="795CC354"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1186" w:type="dxa"/>
          </w:tcPr>
          <w:p w14:paraId="76BE669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359" w:type="dxa"/>
          </w:tcPr>
          <w:p w14:paraId="0172E9C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990" w:type="dxa"/>
          </w:tcPr>
          <w:p w14:paraId="30803EC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008" w:type="dxa"/>
          </w:tcPr>
          <w:p w14:paraId="42F63CC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r>
      <w:tr w:rsidR="00AF3464" w:rsidRPr="00AE0AA3" w14:paraId="6B54D341" w14:textId="77777777" w:rsidTr="0053741E">
        <w:trPr>
          <w:gridAfter w:val="1"/>
          <w:wAfter w:w="8" w:type="dxa"/>
          <w:trHeight w:val="1125"/>
        </w:trPr>
        <w:tc>
          <w:tcPr>
            <w:tcW w:w="1300" w:type="dxa"/>
            <w:vMerge w:val="restart"/>
          </w:tcPr>
          <w:p w14:paraId="165D60A1"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Moral Conviction Condition</w:t>
            </w:r>
          </w:p>
        </w:tc>
        <w:tc>
          <w:tcPr>
            <w:tcW w:w="1243" w:type="dxa"/>
          </w:tcPr>
          <w:p w14:paraId="1750B61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Moral Framing</w:t>
            </w:r>
          </w:p>
        </w:tc>
        <w:tc>
          <w:tcPr>
            <w:tcW w:w="1173" w:type="dxa"/>
          </w:tcPr>
          <w:p w14:paraId="0E6558C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11.37 (14.59)</w:t>
            </w:r>
          </w:p>
        </w:tc>
        <w:tc>
          <w:tcPr>
            <w:tcW w:w="1204" w:type="dxa"/>
          </w:tcPr>
          <w:p w14:paraId="610BC9BF"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16.26 (14.36)</w:t>
            </w:r>
          </w:p>
        </w:tc>
        <w:tc>
          <w:tcPr>
            <w:tcW w:w="1186" w:type="dxa"/>
          </w:tcPr>
          <w:p w14:paraId="1C477D1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17.29 (15.98)</w:t>
            </w:r>
          </w:p>
        </w:tc>
        <w:tc>
          <w:tcPr>
            <w:tcW w:w="1359" w:type="dxa"/>
          </w:tcPr>
          <w:p w14:paraId="7D972AA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20.10 (15.60)</w:t>
            </w:r>
          </w:p>
        </w:tc>
        <w:tc>
          <w:tcPr>
            <w:tcW w:w="990" w:type="dxa"/>
          </w:tcPr>
          <w:p w14:paraId="2B4D460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7.433 (12.90)</w:t>
            </w:r>
          </w:p>
        </w:tc>
        <w:tc>
          <w:tcPr>
            <w:tcW w:w="1008" w:type="dxa"/>
          </w:tcPr>
          <w:p w14:paraId="4E854FD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9.510 (14.35)</w:t>
            </w:r>
          </w:p>
        </w:tc>
      </w:tr>
      <w:tr w:rsidR="00AF3464" w:rsidRPr="00AE0AA3" w14:paraId="43D66700" w14:textId="77777777" w:rsidTr="0053741E">
        <w:trPr>
          <w:gridAfter w:val="1"/>
          <w:wAfter w:w="8" w:type="dxa"/>
          <w:trHeight w:val="1430"/>
        </w:trPr>
        <w:tc>
          <w:tcPr>
            <w:tcW w:w="1300" w:type="dxa"/>
            <w:vMerge/>
          </w:tcPr>
          <w:p w14:paraId="303950E3" w14:textId="77777777" w:rsidR="00AF3464" w:rsidRPr="00AE0AA3" w:rsidRDefault="00AF3464" w:rsidP="0053741E">
            <w:pPr>
              <w:spacing w:after="100" w:afterAutospacing="1"/>
              <w:rPr>
                <w:rFonts w:ascii="Calibri" w:eastAsia="Calibri" w:hAnsi="Calibri" w:cs="Times New Roman"/>
              </w:rPr>
            </w:pPr>
          </w:p>
        </w:tc>
        <w:tc>
          <w:tcPr>
            <w:tcW w:w="1243" w:type="dxa"/>
          </w:tcPr>
          <w:p w14:paraId="21E0DA13"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Pragmatic Framing</w:t>
            </w:r>
          </w:p>
        </w:tc>
        <w:tc>
          <w:tcPr>
            <w:tcW w:w="1173" w:type="dxa"/>
          </w:tcPr>
          <w:p w14:paraId="4A1ADAED"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13.63 (14.34)</w:t>
            </w:r>
          </w:p>
        </w:tc>
        <w:tc>
          <w:tcPr>
            <w:tcW w:w="1204" w:type="dxa"/>
          </w:tcPr>
          <w:p w14:paraId="034D8FA4"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16.03 (14.55)</w:t>
            </w:r>
          </w:p>
        </w:tc>
        <w:tc>
          <w:tcPr>
            <w:tcW w:w="1186" w:type="dxa"/>
          </w:tcPr>
          <w:p w14:paraId="518C3C60"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19.51 (14.51)</w:t>
            </w:r>
          </w:p>
        </w:tc>
        <w:tc>
          <w:tcPr>
            <w:tcW w:w="1359" w:type="dxa"/>
          </w:tcPr>
          <w:p w14:paraId="0BF518C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21.30 (15.35)</w:t>
            </w:r>
          </w:p>
        </w:tc>
        <w:tc>
          <w:tcPr>
            <w:tcW w:w="990" w:type="dxa"/>
          </w:tcPr>
          <w:p w14:paraId="54C3617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8.105 (17.16)</w:t>
            </w:r>
          </w:p>
        </w:tc>
        <w:tc>
          <w:tcPr>
            <w:tcW w:w="1008" w:type="dxa"/>
          </w:tcPr>
          <w:p w14:paraId="667F7C74"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9.984 (16.20)</w:t>
            </w:r>
          </w:p>
        </w:tc>
      </w:tr>
    </w:tbl>
    <w:p w14:paraId="133A4451" w14:textId="77777777" w:rsidR="00AF3464" w:rsidRPr="00AE0AA3" w:rsidRDefault="00AF3464" w:rsidP="00AF3464">
      <w:pPr>
        <w:spacing w:after="100" w:afterAutospacing="1" w:line="480" w:lineRule="auto"/>
        <w:rPr>
          <w:rFonts w:ascii="Calibri" w:eastAsia="Calibri" w:hAnsi="Calibri" w:cs="Times New Roman"/>
        </w:rPr>
      </w:pPr>
    </w:p>
    <w:p w14:paraId="3D5B9EAF" w14:textId="77777777" w:rsidR="00AF3464" w:rsidRPr="00AE0AA3" w:rsidRDefault="00AF3464" w:rsidP="00AF3464">
      <w:pPr>
        <w:spacing w:after="100" w:afterAutospacing="1" w:line="480" w:lineRule="auto"/>
        <w:rPr>
          <w:rFonts w:ascii="Calibri" w:eastAsia="Calibri" w:hAnsi="Calibri" w:cs="Times New Roman"/>
        </w:rPr>
      </w:pPr>
      <w:r w:rsidRPr="00AE0AA3">
        <w:rPr>
          <w:rFonts w:ascii="Calibri" w:eastAsia="Calibri" w:hAnsi="Calibri" w:cs="Times New Roman"/>
        </w:rPr>
        <w:tab/>
        <w:t xml:space="preserve">Our initial analysis was a simple time x moral conviction manipulation effect check on perceived moral conviction, which would be significant if the intervention worked as intended. There was no significant interaction effect for: Universal Health Care, (ß = 2.49, </w:t>
      </w:r>
      <w:r w:rsidRPr="00AE0AA3">
        <w:rPr>
          <w:rFonts w:ascii="Calibri" w:eastAsia="Calibri" w:hAnsi="Calibri" w:cs="Times New Roman"/>
          <w:i/>
          <w:iCs/>
        </w:rPr>
        <w:t>p</w:t>
      </w:r>
      <w:r w:rsidRPr="00AE0AA3">
        <w:rPr>
          <w:rFonts w:ascii="Calibri" w:eastAsia="Calibri" w:hAnsi="Calibri" w:cs="Times New Roman"/>
        </w:rPr>
        <w:t xml:space="preserve"> = 0.177); Capital Punishment, (ß = 1.02, </w:t>
      </w:r>
      <w:r w:rsidRPr="00AE0AA3">
        <w:rPr>
          <w:rFonts w:ascii="Calibri" w:eastAsia="Calibri" w:hAnsi="Calibri" w:cs="Times New Roman"/>
          <w:i/>
          <w:iCs/>
        </w:rPr>
        <w:t>p</w:t>
      </w:r>
      <w:r w:rsidRPr="00AE0AA3">
        <w:rPr>
          <w:rFonts w:ascii="Calibri" w:eastAsia="Calibri" w:hAnsi="Calibri" w:cs="Times New Roman"/>
        </w:rPr>
        <w:t xml:space="preserve"> = 0.601); or AI in the Workplace, (ß = 0.198, </w:t>
      </w:r>
      <w:r w:rsidRPr="00AE0AA3">
        <w:rPr>
          <w:rFonts w:ascii="Calibri" w:eastAsia="Calibri" w:hAnsi="Calibri" w:cs="Times New Roman"/>
          <w:i/>
          <w:iCs/>
        </w:rPr>
        <w:t>p</w:t>
      </w:r>
      <w:r w:rsidRPr="00AE0AA3">
        <w:rPr>
          <w:rFonts w:ascii="Calibri" w:eastAsia="Calibri" w:hAnsi="Calibri" w:cs="Times New Roman"/>
        </w:rPr>
        <w:t xml:space="preserve"> = 0.919). Given this, it seems unlikely that our manipulations were successfully differentiated from each other. </w:t>
      </w:r>
    </w:p>
    <w:p w14:paraId="7EE36F72" w14:textId="77777777" w:rsidR="00AF3464" w:rsidRPr="00AE0AA3" w:rsidRDefault="00AF3464" w:rsidP="00AF3464">
      <w:pPr>
        <w:spacing w:after="100" w:afterAutospacing="1" w:line="480" w:lineRule="auto"/>
        <w:rPr>
          <w:rFonts w:ascii="Calibri" w:eastAsia="Calibri" w:hAnsi="Calibri" w:cs="Times New Roman"/>
          <w:i/>
          <w:iCs/>
        </w:rPr>
      </w:pPr>
      <w:r w:rsidRPr="00AE0AA3">
        <w:rPr>
          <w:rFonts w:ascii="Calibri" w:eastAsia="Calibri" w:hAnsi="Calibri" w:cs="Times New Roman"/>
          <w:i/>
          <w:iCs/>
        </w:rPr>
        <w:t>Utilitarian and Deontological Orientation</w:t>
      </w:r>
    </w:p>
    <w:p w14:paraId="76375A61" w14:textId="77777777" w:rsidR="00AF3464" w:rsidRPr="00AE0AA3" w:rsidRDefault="00AF3464" w:rsidP="00AF3464">
      <w:pPr>
        <w:spacing w:after="100" w:afterAutospacing="1" w:line="480" w:lineRule="auto"/>
        <w:rPr>
          <w:rFonts w:ascii="Calibri" w:eastAsia="Calibri" w:hAnsi="Calibri" w:cs="Times New Roman"/>
        </w:rPr>
      </w:pPr>
    </w:p>
    <w:p w14:paraId="44931FB8" w14:textId="044F98FE"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lastRenderedPageBreak/>
        <w:t xml:space="preserve">Greater utilitarian orientation was associated with increased levels of final moral conviction for 1) Universal Health Care, (ß = 3.659, </w:t>
      </w:r>
      <w:r w:rsidRPr="00AE0AA3">
        <w:rPr>
          <w:rFonts w:ascii="Calibri" w:eastAsia="Calibri" w:hAnsi="Calibri" w:cs="Times New Roman"/>
          <w:i/>
          <w:iCs/>
        </w:rPr>
        <w:t>p</w:t>
      </w:r>
      <w:r w:rsidRPr="00AE0AA3">
        <w:rPr>
          <w:rFonts w:ascii="Calibri" w:eastAsia="Calibri" w:hAnsi="Calibri" w:cs="Times New Roman"/>
        </w:rPr>
        <w:t xml:space="preserve"> &lt; .001); 2) Capital Punishment, (ß = 2.896, </w:t>
      </w:r>
      <w:r w:rsidRPr="00AE0AA3">
        <w:rPr>
          <w:rFonts w:ascii="Calibri" w:eastAsia="Calibri" w:hAnsi="Calibri" w:cs="Times New Roman"/>
          <w:i/>
          <w:iCs/>
        </w:rPr>
        <w:t>p</w:t>
      </w:r>
      <w:r w:rsidRPr="00AE0AA3">
        <w:rPr>
          <w:rFonts w:ascii="Calibri" w:eastAsia="Calibri" w:hAnsi="Calibri" w:cs="Times New Roman"/>
        </w:rPr>
        <w:t xml:space="preserve"> = .0045); and 3) AI in the Workplace, (ß = 2.499, </w:t>
      </w:r>
      <w:r w:rsidRPr="00AE0AA3">
        <w:rPr>
          <w:rFonts w:ascii="Calibri" w:eastAsia="Calibri" w:hAnsi="Calibri" w:cs="Times New Roman"/>
          <w:i/>
          <w:iCs/>
        </w:rPr>
        <w:t>p</w:t>
      </w:r>
      <w:r w:rsidRPr="00AE0AA3">
        <w:rPr>
          <w:rFonts w:ascii="Calibri" w:eastAsia="Calibri" w:hAnsi="Calibri" w:cs="Times New Roman"/>
        </w:rPr>
        <w:t xml:space="preserve"> = .0217). Thus, those who had stronger inclinations to accept that the ‘ends </w:t>
      </w:r>
      <w:r w:rsidR="009E5A24" w:rsidRPr="00AE0AA3">
        <w:rPr>
          <w:rFonts w:ascii="Calibri" w:eastAsia="Calibri" w:hAnsi="Calibri" w:cs="Times New Roman"/>
        </w:rPr>
        <w:t>justify</w:t>
      </w:r>
      <w:r w:rsidRPr="00AE0AA3">
        <w:rPr>
          <w:rFonts w:ascii="Calibri" w:eastAsia="Calibri" w:hAnsi="Calibri" w:cs="Times New Roman"/>
        </w:rPr>
        <w:t xml:space="preserve"> the </w:t>
      </w:r>
      <w:proofErr w:type="gramStart"/>
      <w:r w:rsidRPr="00AE0AA3">
        <w:rPr>
          <w:rFonts w:ascii="Calibri" w:eastAsia="Calibri" w:hAnsi="Calibri" w:cs="Times New Roman"/>
        </w:rPr>
        <w:t>means’</w:t>
      </w:r>
      <w:proofErr w:type="gramEnd"/>
      <w:r w:rsidRPr="00AE0AA3">
        <w:rPr>
          <w:rFonts w:ascii="Calibri" w:eastAsia="Calibri" w:hAnsi="Calibri" w:cs="Times New Roman"/>
        </w:rPr>
        <w:t xml:space="preserve">, where shades of moral grey can be justified in the pursuit of a greater goal, also felt that those beliefs were also more likely rooted in fundamental perspectives of right and wrong. Conversely, greater deontological orientation was associated with decreased levels of final moral conviction for 1) Universal Health Care, (ß = -1.734, </w:t>
      </w:r>
      <w:r w:rsidRPr="00AE0AA3">
        <w:rPr>
          <w:rFonts w:ascii="Calibri" w:eastAsia="Calibri" w:hAnsi="Calibri" w:cs="Times New Roman"/>
          <w:i/>
          <w:iCs/>
        </w:rPr>
        <w:t>p</w:t>
      </w:r>
      <w:r w:rsidRPr="00AE0AA3">
        <w:rPr>
          <w:rFonts w:ascii="Calibri" w:eastAsia="Calibri" w:hAnsi="Calibri" w:cs="Times New Roman"/>
        </w:rPr>
        <w:t xml:space="preserve"> = 0.033); and 2) Capital Punishment (ß = -2.259, </w:t>
      </w:r>
      <w:r w:rsidRPr="00AE0AA3">
        <w:rPr>
          <w:rFonts w:ascii="Calibri" w:eastAsia="Calibri" w:hAnsi="Calibri" w:cs="Times New Roman"/>
          <w:i/>
          <w:iCs/>
        </w:rPr>
        <w:t>p</w:t>
      </w:r>
      <w:r w:rsidRPr="00AE0AA3">
        <w:rPr>
          <w:rFonts w:ascii="Calibri" w:eastAsia="Calibri" w:hAnsi="Calibri" w:cs="Times New Roman"/>
        </w:rPr>
        <w:t xml:space="preserve"> &lt; .0094), but not AI in the Workplace, (ß =   -1.569, </w:t>
      </w:r>
      <w:r w:rsidRPr="00AE0AA3">
        <w:rPr>
          <w:rFonts w:ascii="Calibri" w:eastAsia="Calibri" w:hAnsi="Calibri" w:cs="Times New Roman"/>
          <w:i/>
          <w:iCs/>
        </w:rPr>
        <w:t>p</w:t>
      </w:r>
      <w:r w:rsidRPr="00AE0AA3">
        <w:rPr>
          <w:rFonts w:ascii="Calibri" w:eastAsia="Calibri" w:hAnsi="Calibri" w:cs="Times New Roman"/>
        </w:rPr>
        <w:t xml:space="preserve"> = .0964). This is unexpected, in that deontological orientation is generally seen as the perception that things are right or wrong due to their inherent nature, right acts are right acts, and wrong acts are wrong acts (e.g., killing is bad, regardless of why someone is being killed).</w:t>
      </w:r>
    </w:p>
    <w:p w14:paraId="5B349FA6" w14:textId="77777777" w:rsidR="00AF3464" w:rsidRPr="00AE0AA3" w:rsidRDefault="00AF3464" w:rsidP="00AF3464">
      <w:pPr>
        <w:rPr>
          <w:rFonts w:ascii="Calibri Light" w:eastAsia="Times New Roman" w:hAnsi="Calibri Light" w:cs="Times New Roman"/>
          <w:b/>
          <w:i/>
          <w:color w:val="000000"/>
          <w:sz w:val="28"/>
          <w:szCs w:val="24"/>
        </w:rPr>
      </w:pPr>
      <w:r w:rsidRPr="00AE0AA3">
        <w:rPr>
          <w:rFonts w:ascii="Calibri Light" w:eastAsia="Times New Roman" w:hAnsi="Calibri Light" w:cs="Times New Roman"/>
          <w:b/>
          <w:i/>
          <w:color w:val="000000"/>
          <w:sz w:val="28"/>
          <w:szCs w:val="24"/>
        </w:rPr>
        <w:t>Discussion</w:t>
      </w:r>
    </w:p>
    <w:p w14:paraId="0CDD79ED" w14:textId="77777777" w:rsidR="00AF3464" w:rsidRPr="00AE0AA3" w:rsidRDefault="00AF3464" w:rsidP="00AF3464">
      <w:pPr>
        <w:rPr>
          <w:rFonts w:ascii="Calibri Light" w:eastAsia="Times New Roman" w:hAnsi="Calibri Light" w:cs="Times New Roman"/>
          <w:b/>
          <w:i/>
          <w:color w:val="000000"/>
          <w:sz w:val="28"/>
          <w:szCs w:val="24"/>
        </w:rPr>
      </w:pPr>
    </w:p>
    <w:p w14:paraId="3D4CD2B6" w14:textId="11B42B38" w:rsidR="009E5A24" w:rsidRPr="00AE0AA3" w:rsidRDefault="009E5A24" w:rsidP="009E5A24">
      <w:pPr>
        <w:spacing w:after="100" w:afterAutospacing="1" w:line="480" w:lineRule="auto"/>
        <w:ind w:firstLine="720"/>
        <w:rPr>
          <w:rFonts w:ascii="Calibri" w:eastAsia="Calibri" w:hAnsi="Calibri" w:cs="Times New Roman"/>
          <w:szCs w:val="24"/>
        </w:rPr>
      </w:pPr>
      <w:r w:rsidRPr="00AE0AA3">
        <w:rPr>
          <w:rFonts w:ascii="Calibri" w:eastAsia="Calibri" w:hAnsi="Calibri" w:cs="Times New Roman"/>
          <w:szCs w:val="24"/>
        </w:rPr>
        <w:t xml:space="preserve">The results for Study 3 did not provide support for H1. </w:t>
      </w:r>
      <w:r w:rsidR="00EE018A" w:rsidRPr="00AE0AA3">
        <w:rPr>
          <w:rFonts w:ascii="Calibri" w:eastAsia="Calibri" w:hAnsi="Calibri" w:cs="Times New Roman"/>
          <w:szCs w:val="24"/>
        </w:rPr>
        <w:t xml:space="preserve">I </w:t>
      </w:r>
      <w:r w:rsidRPr="00AE0AA3">
        <w:rPr>
          <w:rFonts w:ascii="Calibri" w:eastAsia="Calibri" w:hAnsi="Calibri" w:cs="Times New Roman"/>
          <w:szCs w:val="24"/>
        </w:rPr>
        <w:t xml:space="preserve">did not find </w:t>
      </w:r>
      <w:proofErr w:type="gramStart"/>
      <w:r w:rsidRPr="00AE0AA3">
        <w:rPr>
          <w:rFonts w:ascii="Calibri" w:eastAsia="Calibri" w:hAnsi="Calibri" w:cs="Times New Roman"/>
          <w:szCs w:val="24"/>
        </w:rPr>
        <w:t>a main</w:t>
      </w:r>
      <w:proofErr w:type="gramEnd"/>
      <w:r w:rsidRPr="00AE0AA3">
        <w:rPr>
          <w:rFonts w:ascii="Calibri" w:eastAsia="Calibri" w:hAnsi="Calibri" w:cs="Times New Roman"/>
          <w:szCs w:val="24"/>
        </w:rPr>
        <w:t xml:space="preserve"> effect of social consensus on support for a topic. </w:t>
      </w:r>
      <w:r w:rsidR="00B26B58" w:rsidRPr="00AE0AA3">
        <w:rPr>
          <w:rFonts w:ascii="Calibri" w:eastAsia="Calibri" w:hAnsi="Calibri" w:cs="Times New Roman"/>
          <w:szCs w:val="24"/>
        </w:rPr>
        <w:t>I</w:t>
      </w:r>
      <w:r w:rsidRPr="00AE0AA3">
        <w:rPr>
          <w:rFonts w:ascii="Calibri" w:eastAsia="Calibri" w:hAnsi="Calibri" w:cs="Times New Roman"/>
          <w:szCs w:val="24"/>
        </w:rPr>
        <w:t xml:space="preserve"> also did not find support for H2, as </w:t>
      </w:r>
      <w:r w:rsidR="00B26B58" w:rsidRPr="00AE0AA3">
        <w:rPr>
          <w:rFonts w:ascii="Calibri" w:eastAsia="Calibri" w:hAnsi="Calibri" w:cs="Times New Roman"/>
          <w:szCs w:val="24"/>
        </w:rPr>
        <w:t>I</w:t>
      </w:r>
      <w:r w:rsidRPr="00AE0AA3">
        <w:rPr>
          <w:rFonts w:ascii="Calibri" w:eastAsia="Calibri" w:hAnsi="Calibri" w:cs="Times New Roman"/>
          <w:szCs w:val="24"/>
        </w:rPr>
        <w:t xml:space="preserve"> did not find a significant interaction between the effects of our social consensus and our moral conviction manipulations. However, </w:t>
      </w:r>
      <w:r w:rsidR="00B26B58" w:rsidRPr="00AE0AA3">
        <w:rPr>
          <w:rFonts w:ascii="Calibri" w:eastAsia="Calibri" w:hAnsi="Calibri" w:cs="Times New Roman"/>
          <w:szCs w:val="24"/>
        </w:rPr>
        <w:t>I</w:t>
      </w:r>
      <w:r w:rsidRPr="00AE0AA3">
        <w:rPr>
          <w:rFonts w:ascii="Calibri" w:eastAsia="Calibri" w:hAnsi="Calibri" w:cs="Times New Roman"/>
          <w:szCs w:val="24"/>
        </w:rPr>
        <w:t xml:space="preserve"> did find a significant difference in pre-post manipulation support, indicating that while there did not seem to be any difference regarding the effects of our intervention, there was a significant effect of the interventions taken as a whole, as compared to the initial level of support. </w:t>
      </w:r>
      <w:r w:rsidR="00B26B58" w:rsidRPr="00AE0AA3">
        <w:rPr>
          <w:rFonts w:ascii="Calibri" w:eastAsia="Calibri" w:hAnsi="Calibri" w:cs="Times New Roman"/>
          <w:szCs w:val="24"/>
        </w:rPr>
        <w:t>I</w:t>
      </w:r>
      <w:r w:rsidRPr="00AE0AA3">
        <w:rPr>
          <w:rFonts w:ascii="Calibri" w:eastAsia="Calibri" w:hAnsi="Calibri" w:cs="Times New Roman"/>
          <w:szCs w:val="24"/>
        </w:rPr>
        <w:t xml:space="preserve"> also found that openness to belief change, and initial levels of support, were strongly associated with the final level of support for the topics. </w:t>
      </w:r>
    </w:p>
    <w:p w14:paraId="608D568E" w14:textId="19A9AFEA" w:rsidR="009662AC" w:rsidRPr="00AE0AA3" w:rsidRDefault="009E5A24" w:rsidP="00AF4D5D">
      <w:pPr>
        <w:spacing w:after="100" w:afterAutospacing="1" w:line="480" w:lineRule="auto"/>
        <w:ind w:firstLine="720"/>
      </w:pPr>
      <w:r w:rsidRPr="00AE0AA3">
        <w:rPr>
          <w:rFonts w:ascii="Calibri" w:eastAsia="Calibri" w:hAnsi="Calibri" w:cs="Times New Roman"/>
          <w:szCs w:val="24"/>
        </w:rPr>
        <w:lastRenderedPageBreak/>
        <w:t xml:space="preserve">Additionally, our moral conviction manipulations were </w:t>
      </w:r>
      <w:r w:rsidR="00E5159A" w:rsidRPr="00AE0AA3">
        <w:rPr>
          <w:rFonts w:ascii="Calibri" w:eastAsia="Calibri" w:hAnsi="Calibri" w:cs="Times New Roman"/>
          <w:szCs w:val="24"/>
        </w:rPr>
        <w:t xml:space="preserve">not </w:t>
      </w:r>
      <w:r w:rsidRPr="00AE0AA3">
        <w:rPr>
          <w:rFonts w:ascii="Calibri" w:eastAsia="Calibri" w:hAnsi="Calibri" w:cs="Times New Roman"/>
          <w:szCs w:val="24"/>
        </w:rPr>
        <w:t xml:space="preserve">differentiable from each other, there was no significant difference in moral conviction between our two moral conviction manipulations, across all topics. This suggests that a different moral conviction manipulation may be more appropriate for further research on the matter. Regarding moral conviction, one interesting finding is that greater utilitarian and deontological orientation were associated with moral conviction in opposite directions. Moral conviction can be defined as “the perception that one’s feelings about a given attitude object are based on one’s beliefs about right and wrong”.  In comparison, deontological orientation is defined as ‘ethical rules clearly distinguish right from wrong’ and utilitarian orientation can be defined as ‘consequences are what distinguishes right from wrong’. Given that both moral axis (deontology and utilitarianism) </w:t>
      </w:r>
      <w:proofErr w:type="gramStart"/>
      <w:r w:rsidRPr="00AE0AA3">
        <w:rPr>
          <w:rFonts w:ascii="Calibri" w:eastAsia="Calibri" w:hAnsi="Calibri" w:cs="Times New Roman"/>
          <w:szCs w:val="24"/>
        </w:rPr>
        <w:t>are</w:t>
      </w:r>
      <w:proofErr w:type="gramEnd"/>
      <w:r w:rsidRPr="00AE0AA3">
        <w:rPr>
          <w:rFonts w:ascii="Calibri" w:eastAsia="Calibri" w:hAnsi="Calibri" w:cs="Times New Roman"/>
          <w:szCs w:val="24"/>
        </w:rPr>
        <w:t xml:space="preserve"> focused on what determines ‘right from wrong’, definitionally, greater orientation on both of </w:t>
      </w:r>
      <w:r w:rsidR="00FB2E22" w:rsidRPr="00AE0AA3">
        <w:rPr>
          <w:rFonts w:ascii="Calibri" w:eastAsia="Calibri" w:hAnsi="Calibri" w:cs="Times New Roman"/>
          <w:szCs w:val="24"/>
        </w:rPr>
        <w:t>these axes</w:t>
      </w:r>
      <w:r w:rsidRPr="00AE0AA3">
        <w:rPr>
          <w:rFonts w:ascii="Calibri" w:eastAsia="Calibri" w:hAnsi="Calibri" w:cs="Times New Roman"/>
          <w:szCs w:val="24"/>
        </w:rPr>
        <w:t xml:space="preserve"> should plausibly be associated with greater moral conviction as a whole. However, </w:t>
      </w:r>
      <w:r w:rsidR="00B26B58" w:rsidRPr="00AE0AA3">
        <w:rPr>
          <w:rFonts w:ascii="Calibri" w:eastAsia="Calibri" w:hAnsi="Calibri" w:cs="Times New Roman"/>
          <w:szCs w:val="24"/>
        </w:rPr>
        <w:t>I found</w:t>
      </w:r>
      <w:r w:rsidRPr="00AE0AA3">
        <w:rPr>
          <w:rFonts w:ascii="Calibri" w:eastAsia="Calibri" w:hAnsi="Calibri" w:cs="Times New Roman"/>
          <w:szCs w:val="24"/>
        </w:rPr>
        <w:t xml:space="preserve"> in </w:t>
      </w:r>
      <w:r w:rsidR="00B26B58" w:rsidRPr="00AE0AA3">
        <w:rPr>
          <w:rFonts w:ascii="Calibri" w:eastAsia="Calibri" w:hAnsi="Calibri" w:cs="Times New Roman"/>
          <w:szCs w:val="24"/>
        </w:rPr>
        <w:t>the</w:t>
      </w:r>
      <w:r w:rsidRPr="00AE0AA3">
        <w:rPr>
          <w:rFonts w:ascii="Calibri" w:eastAsia="Calibri" w:hAnsi="Calibri" w:cs="Times New Roman"/>
          <w:szCs w:val="24"/>
        </w:rPr>
        <w:t xml:space="preserve"> study that greater deontological orientation is actually associated with decreased moral conviction, whereas greater utilitarian orientation is associated with increased moral conviction. Further </w:t>
      </w:r>
      <w:r w:rsidR="00870EAB" w:rsidRPr="00AE0AA3">
        <w:rPr>
          <w:rFonts w:ascii="Calibri" w:eastAsia="Calibri" w:hAnsi="Calibri" w:cs="Times New Roman"/>
          <w:szCs w:val="24"/>
        </w:rPr>
        <w:t>research into</w:t>
      </w:r>
      <w:r w:rsidRPr="00AE0AA3">
        <w:rPr>
          <w:rFonts w:ascii="Calibri" w:eastAsia="Calibri" w:hAnsi="Calibri" w:cs="Times New Roman"/>
          <w:szCs w:val="24"/>
        </w:rPr>
        <w:t xml:space="preserve"> unpacking the mechanics behind this unexpected relationship is needed.</w:t>
      </w:r>
      <w:r w:rsidR="001C2C29" w:rsidRPr="00AE0AA3">
        <w:rPr>
          <w:rFonts w:ascii="Calibri" w:eastAsia="Calibri" w:hAnsi="Calibri" w:cs="Times New Roman"/>
          <w:szCs w:val="24"/>
        </w:rPr>
        <w:br w:type="page"/>
      </w:r>
    </w:p>
    <w:p w14:paraId="26E53B30" w14:textId="25C80BAC" w:rsidR="00AF4D5D" w:rsidRPr="00AE0AA3" w:rsidRDefault="00AF4D5D" w:rsidP="00AF4D5D">
      <w:pPr>
        <w:pStyle w:val="Heading1"/>
      </w:pPr>
      <w:bookmarkStart w:id="40" w:name="_Toc195620960"/>
      <w:r w:rsidRPr="00AE0AA3">
        <w:lastRenderedPageBreak/>
        <w:t>Conclusions</w:t>
      </w:r>
      <w:bookmarkEnd w:id="40"/>
    </w:p>
    <w:p w14:paraId="133ADC7A" w14:textId="77777777" w:rsidR="00AF4D5D" w:rsidRPr="00AE0AA3" w:rsidRDefault="00AF4D5D" w:rsidP="00AF4D5D"/>
    <w:p w14:paraId="293E68B8" w14:textId="77777777" w:rsidR="009662AC" w:rsidRPr="00AE0AA3" w:rsidRDefault="009662AC" w:rsidP="009662AC">
      <w:pPr>
        <w:spacing w:after="100" w:afterAutospacing="1" w:line="480" w:lineRule="auto"/>
        <w:rPr>
          <w:rFonts w:ascii="Calibri" w:hAnsi="Calibri" w:cs="Calibri"/>
          <w:szCs w:val="28"/>
        </w:rPr>
      </w:pPr>
      <w:r w:rsidRPr="00AE0AA3">
        <w:tab/>
        <w:t xml:space="preserve">The purpose of this dissertation was to test different strategies for increasing openness </w:t>
      </w:r>
      <w:proofErr w:type="gramStart"/>
      <w:r w:rsidRPr="00AE0AA3">
        <w:t>to belief</w:t>
      </w:r>
      <w:proofErr w:type="gramEnd"/>
      <w:r w:rsidRPr="00AE0AA3">
        <w:t xml:space="preserve"> change, as well as to understand resistance to change and the effects of belief polarization on that resistance. To do this, I created an experiment directly testing the effectiveness of increasing or decreasing social consensus on support for a variety of polarized topics (Study 1). Study 1 demonstrated that, across a variety of topics, there was a significant interaction between the effects of </w:t>
      </w:r>
      <w:proofErr w:type="gramStart"/>
      <w:r w:rsidRPr="00AE0AA3">
        <w:t>a social</w:t>
      </w:r>
      <w:proofErr w:type="gramEnd"/>
      <w:r w:rsidRPr="00AE0AA3">
        <w:t xml:space="preserve"> consensus manipulation and time. Furthermore, there was evidence that </w:t>
      </w:r>
      <w:proofErr w:type="gramStart"/>
      <w:r w:rsidRPr="00AE0AA3">
        <w:t>a social</w:t>
      </w:r>
      <w:proofErr w:type="gramEnd"/>
      <w:r w:rsidRPr="00AE0AA3">
        <w:t xml:space="preserve"> consensus manipulation was able to significantly increase support for Universal Healthcare. I then executed on another experiment to understand the effects of moral conviction manipulation on an expanded set of polarized and non-polarized topics (Study 2). There was no evidence to support the hypotheses that the two ‘moral’ interventions would increase moral </w:t>
      </w:r>
      <w:proofErr w:type="gramStart"/>
      <w:r w:rsidRPr="00AE0AA3">
        <w:t>conviction</w:t>
      </w:r>
      <w:proofErr w:type="gramEnd"/>
      <w:r w:rsidRPr="00AE0AA3">
        <w:t xml:space="preserve"> and the pragmatic and hedonic interventions would decrease moral conviction, relative to the control group. While Study 1 and Study 2 examined the impact of moral conviction and social consensus individually, the purpose of Study 3 was to test the interaction between the social consensus and moral conviction manipulations on support for polarized topics. Study 3 also provided the opportunity to replicate the findings of Study 1 and Study 2. Study 3 utilized a within-subjects design that measured support for the topics before and after each of the four interventions (i.e., 2 [high or low social consensus] x 2 [moral essay or pragmatic essay]). While support for all of the topics increased post-intervention compared to pre-intervention, there was no main effect of the social consensus manipulation on support for any of the three topics (UHC, capital punishment, usage of AI in the workforce); </w:t>
      </w:r>
      <w:proofErr w:type="gramStart"/>
      <w:r w:rsidRPr="00AE0AA3">
        <w:t>thus</w:t>
      </w:r>
      <w:proofErr w:type="gramEnd"/>
      <w:r w:rsidRPr="00AE0AA3">
        <w:t xml:space="preserve"> the findings of Study 1 were not replicated with these topics. </w:t>
      </w:r>
      <w:r w:rsidRPr="00AE0AA3">
        <w:lastRenderedPageBreak/>
        <w:t>Additionally, there was no significant interaction between the two factors of moral conviction and social consensus on support for the topics</w:t>
      </w:r>
      <w:r w:rsidRPr="00AE0AA3">
        <w:rPr>
          <w:rFonts w:ascii="Calibri" w:hAnsi="Calibri" w:cs="Calibri"/>
          <w:szCs w:val="28"/>
        </w:rPr>
        <w:t xml:space="preserve">. </w:t>
      </w:r>
    </w:p>
    <w:p w14:paraId="5A441A3B" w14:textId="77777777" w:rsidR="009662AC" w:rsidRPr="00AE0AA3" w:rsidRDefault="009662AC" w:rsidP="009662AC">
      <w:pPr>
        <w:keepNext/>
        <w:keepLines/>
        <w:spacing w:after="0" w:afterAutospacing="1" w:line="240" w:lineRule="auto"/>
        <w:jc w:val="center"/>
        <w:outlineLvl w:val="0"/>
        <w:rPr>
          <w:rFonts w:asciiTheme="majorHAnsi" w:eastAsiaTheme="majorEastAsia" w:hAnsiTheme="majorHAnsi" w:cstheme="majorBidi"/>
          <w:b/>
          <w:color w:val="000000" w:themeColor="text1"/>
          <w:sz w:val="28"/>
          <w:szCs w:val="32"/>
        </w:rPr>
      </w:pPr>
      <w:bookmarkStart w:id="41" w:name="_Toc195620961"/>
      <w:r w:rsidRPr="00AE0AA3">
        <w:rPr>
          <w:rFonts w:asciiTheme="majorHAnsi" w:eastAsiaTheme="majorEastAsia" w:hAnsiTheme="majorHAnsi" w:cstheme="majorBidi"/>
          <w:b/>
          <w:color w:val="000000" w:themeColor="text1"/>
          <w:sz w:val="28"/>
          <w:szCs w:val="32"/>
        </w:rPr>
        <w:t>Discussion</w:t>
      </w:r>
      <w:bookmarkEnd w:id="41"/>
    </w:p>
    <w:p w14:paraId="01AF3CE7" w14:textId="77777777" w:rsidR="009662AC" w:rsidRPr="00AE0AA3" w:rsidRDefault="009662AC" w:rsidP="009662AC">
      <w:pPr>
        <w:spacing w:after="100" w:afterAutospacing="1" w:line="480" w:lineRule="auto"/>
        <w:ind w:firstLine="720"/>
        <w:rPr>
          <w:rFonts w:ascii="Calibri" w:hAnsi="Calibri" w:cs="Calibri"/>
          <w:szCs w:val="28"/>
        </w:rPr>
      </w:pPr>
      <w:r w:rsidRPr="00AE0AA3">
        <w:rPr>
          <w:rFonts w:ascii="Calibri" w:hAnsi="Calibri" w:cs="Calibri"/>
          <w:szCs w:val="28"/>
        </w:rPr>
        <w:t>In light of the full set of results, some preliminary conclusions seem reasonable to draw. I was not successful at empirically replicating the finding that moral conviction inoculates individuals from the effects of social consensus (</w:t>
      </w:r>
      <w:proofErr w:type="spellStart"/>
      <w:r w:rsidRPr="00AE0AA3">
        <w:rPr>
          <w:rFonts w:ascii="Calibri" w:hAnsi="Calibri" w:cs="Calibri"/>
          <w:szCs w:val="28"/>
        </w:rPr>
        <w:t>Skitka</w:t>
      </w:r>
      <w:proofErr w:type="spellEnd"/>
      <w:r w:rsidRPr="00AE0AA3">
        <w:rPr>
          <w:rFonts w:ascii="Calibri" w:hAnsi="Calibri" w:cs="Calibri"/>
          <w:szCs w:val="28"/>
        </w:rPr>
        <w:t>, 2021). One plausible explanation is that the moral conviction manipulations were improperly designed. While previous literature has indicated that framing arguments using moral terms (e.g., freedom, liberty, etc.) or centering on perceptions of harm (e.g., harmful, dangerous, contaminated, etc.) increases perceptions of moral conviction (</w:t>
      </w:r>
      <w:proofErr w:type="spellStart"/>
      <w:r w:rsidRPr="00AE0AA3">
        <w:rPr>
          <w:rFonts w:ascii="Calibri" w:hAnsi="Calibri" w:cs="Calibri"/>
          <w:szCs w:val="28"/>
        </w:rPr>
        <w:t>Kodapanakkal</w:t>
      </w:r>
      <w:proofErr w:type="spellEnd"/>
      <w:r w:rsidRPr="00AE0AA3">
        <w:rPr>
          <w:rFonts w:ascii="Calibri" w:hAnsi="Calibri" w:cs="Calibri"/>
          <w:szCs w:val="28"/>
        </w:rPr>
        <w:t xml:space="preserve"> 2021; Clifford, 2019), I was unable to successfully replicate this pattern in Study 2 or 3. Plausibly, this is due to the fact that the topics covered in prior literature were generally seen to be unpolarized, or at least not explicitly polarized (e.g., hiring algorithms, fish farming), whereas in Study 2 and 3, the majority of the topics were explicitly polarized (UHC, capital punishment, climate change, etc.). </w:t>
      </w:r>
    </w:p>
    <w:p w14:paraId="3AC019DF" w14:textId="77777777" w:rsidR="009662AC" w:rsidRPr="00AE0AA3" w:rsidRDefault="009662AC" w:rsidP="009662AC">
      <w:pPr>
        <w:spacing w:after="100" w:afterAutospacing="1" w:line="480" w:lineRule="auto"/>
        <w:ind w:firstLine="720"/>
        <w:rPr>
          <w:rFonts w:ascii="Calibri" w:hAnsi="Calibri" w:cs="Calibri"/>
          <w:szCs w:val="28"/>
        </w:rPr>
      </w:pPr>
      <w:r w:rsidRPr="00AE0AA3">
        <w:rPr>
          <w:rFonts w:ascii="Calibri" w:hAnsi="Calibri" w:cs="Calibri"/>
          <w:szCs w:val="28"/>
        </w:rPr>
        <w:t xml:space="preserve">Additionally, I was not able to find support for the existence of an interaction between social consensus and moral conviction. One conclusion is that this potentially stems from difficulty in successfully manipulating moral conviction. Further improvements in moral conviction manipulation could plausibly allow for replication of this study with superior results. However, another explanation is due to the shared orientation of the arguments in Study 3; all of the essays were ‘in favor’ of the topic in question. A reasonable conclusion is that the directionality of the persuasive arguments (e.g., all in favor) was the most significant factor, as </w:t>
      </w:r>
      <w:r w:rsidRPr="00AE0AA3">
        <w:rPr>
          <w:rFonts w:ascii="Calibri" w:hAnsi="Calibri" w:cs="Calibri"/>
          <w:szCs w:val="28"/>
        </w:rPr>
        <w:lastRenderedPageBreak/>
        <w:t>that interpretation falls in line with the observed results. I could investigate this further in future studies by presenting persuasive essays that are both in favor and opposition to the topic in question.</w:t>
      </w:r>
    </w:p>
    <w:p w14:paraId="76AD6371" w14:textId="77777777" w:rsidR="009662AC" w:rsidRPr="00AE0AA3" w:rsidRDefault="009662AC" w:rsidP="009662AC">
      <w:pPr>
        <w:spacing w:after="100" w:afterAutospacing="1" w:line="480" w:lineRule="auto"/>
        <w:ind w:firstLine="720"/>
        <w:rPr>
          <w:rFonts w:ascii="Calibri" w:hAnsi="Calibri" w:cs="Calibri"/>
          <w:szCs w:val="28"/>
        </w:rPr>
      </w:pPr>
      <w:r w:rsidRPr="00AE0AA3">
        <w:rPr>
          <w:rFonts w:ascii="Calibri" w:hAnsi="Calibri" w:cs="Calibri"/>
          <w:szCs w:val="28"/>
        </w:rPr>
        <w:t>This dissertation showed mixed success at manipulating perception of social consensus using methods adapted from Kobayashi (2018). One plausible reason for the mixed success is that the topics chosen (UHC, climate change, capital punishment), diverged significantly from the original set of topics Kobayashi chose to use (climate change, blood type personality, nuclear power, and whale research). Additionally, it is important to note that while the version of the manipulation that I used for this study explicitly relied on deceiving the participants as to the base rate of consensus for each of the topics, the result that there are substantive differences in support due to shared perceptions on what is popular or unpopular should generalize broadly. Deceiving the public in order to manipulate support for a topic would generally be seen as unethical, but increasing salience of the public as to how much consensus there actually is (i.e., just because the American public supports something in general, that doesn’t mean any given individual is aware of it) could be a low-cost intervention that leverages the strengths of social consensus effects.</w:t>
      </w:r>
    </w:p>
    <w:p w14:paraId="74CCD850" w14:textId="77777777" w:rsidR="009662AC" w:rsidRPr="00AE0AA3" w:rsidRDefault="009662AC" w:rsidP="009662AC">
      <w:pPr>
        <w:spacing w:after="100" w:afterAutospacing="1" w:line="480" w:lineRule="auto"/>
        <w:rPr>
          <w:rFonts w:ascii="Calibri" w:hAnsi="Calibri" w:cs="Calibri"/>
          <w:szCs w:val="28"/>
        </w:rPr>
      </w:pPr>
      <w:r w:rsidRPr="00AE0AA3">
        <w:rPr>
          <w:rFonts w:ascii="Calibri" w:hAnsi="Calibri" w:cs="Calibri"/>
          <w:szCs w:val="28"/>
        </w:rPr>
        <w:tab/>
        <w:t xml:space="preserve">One direction for future work on polarized belief formation and change that could be worth exploring is to delve deeper into using domain specific information. In a pragmatic sense, one approach would be to conduct extensive qualitative research with individuals that have polarized beliefs, so as to determine which shared traits or characteristics of the topic are seen with a moral lens. Domain specific pragmatic or moral arguments would plausibly be more </w:t>
      </w:r>
      <w:r w:rsidRPr="00AE0AA3">
        <w:rPr>
          <w:rFonts w:ascii="Calibri" w:hAnsi="Calibri" w:cs="Calibri"/>
          <w:szCs w:val="28"/>
        </w:rPr>
        <w:lastRenderedPageBreak/>
        <w:t>effective at changing moral convictions, as compared to using the ‘general’ framework of arguments based on morality and harm (increasing moral conviction) or arguments based on economics and practical implementation (decreasing moral conviction). Another context in which domain specific information could provide deeper insight is individual characteristic differences in topics themselves (i.e., why did social consensus manipulation work for UHC but not the other topics?). Future research could focus on what shared characteristics exist in topics that are or are not vulnerable to the effects of social consensus. Knowledge of those shared characteristics would help calibrate how to spend limited public outreach resources such that topics are prioritized based on how likely a social consensus intervention will be effective.</w:t>
      </w:r>
    </w:p>
    <w:p w14:paraId="71937569" w14:textId="77777777" w:rsidR="009662AC" w:rsidRPr="00AE0AA3" w:rsidRDefault="009662AC" w:rsidP="009662AC">
      <w:pPr>
        <w:spacing w:after="100" w:afterAutospacing="1" w:line="480" w:lineRule="auto"/>
      </w:pPr>
      <w:r w:rsidRPr="00AE0AA3">
        <w:tab/>
        <w:t xml:space="preserve">Another direction for future study would be to explore different methods for obtaining evidence of actual revealed preferences, rather than relying on self-reported support for a topic score. One trivially simple example could apply to the non-polarized topic of ‘exercise’ used in Study 2; instead of explicitly measuring ‘support for exercise’ on some form of survey, revealed preferences in the form of biometric information (e.g., step counter, activity tracker, etc.) could directly show evidence of a social consensus or moral conviction manipulation being effective at changing behavior. Another example with the more ‘polarized’ topic of climate change used in studies 2 and </w:t>
      </w:r>
      <w:proofErr w:type="gramStart"/>
      <w:r w:rsidRPr="00AE0AA3">
        <w:t>3,</w:t>
      </w:r>
      <w:proofErr w:type="gramEnd"/>
      <w:r w:rsidRPr="00AE0AA3">
        <w:t xml:space="preserve"> would be </w:t>
      </w:r>
      <w:proofErr w:type="gramStart"/>
      <w:r w:rsidRPr="00AE0AA3">
        <w:t>revealed preferences</w:t>
      </w:r>
      <w:proofErr w:type="gramEnd"/>
      <w:r w:rsidRPr="00AE0AA3">
        <w:t xml:space="preserve"> as they relate to sustainable behavior. For example, it is relatively simple to track (by weight or volume) </w:t>
      </w:r>
      <w:proofErr w:type="gramStart"/>
      <w:r w:rsidRPr="00AE0AA3">
        <w:t>total</w:t>
      </w:r>
      <w:proofErr w:type="gramEnd"/>
      <w:r w:rsidRPr="00AE0AA3">
        <w:t xml:space="preserve"> amount of landfill waste and/or recycling generated by a single individual over a fixed period of time. These more direct measures</w:t>
      </w:r>
      <w:ins w:id="42" w:author="Duan, Sean (MU-Student)" w:date="2025-04-10T16:29:00Z" w16du:dateUtc="2025-04-10T21:29:00Z">
        <w:r w:rsidRPr="00AE0AA3">
          <w:t xml:space="preserve"> would significantly increase the external validity of the conclusions that could be drawn. </w:t>
        </w:r>
      </w:ins>
      <w:r w:rsidRPr="00AE0AA3">
        <w:t xml:space="preserve">These direct measures, however, are not well suited to tracking revealed preferences for </w:t>
      </w:r>
      <w:r w:rsidRPr="00AE0AA3">
        <w:lastRenderedPageBreak/>
        <w:t>societal level behaviors (i.e., rate of executions for capital punishment, % of population covered by universal health care).</w:t>
      </w:r>
    </w:p>
    <w:p w14:paraId="410C4331" w14:textId="77777777" w:rsidR="009662AC" w:rsidRPr="00AE0AA3" w:rsidRDefault="009662AC" w:rsidP="009662AC">
      <w:pPr>
        <w:spacing w:after="100" w:afterAutospacing="1" w:line="480" w:lineRule="auto"/>
      </w:pPr>
      <w:r w:rsidRPr="00AE0AA3">
        <w:tab/>
        <w:t>Finally, one future goal for this research would be to see if the effect of social consensus on belief formation and change functions differently based on the type of social consensus manipulation. The manipulation I used in my research earlier was effective, but relatively impersonal. It would be very useful to research whether the effects of social consensus are greater in small or large group settings, where the relevant comparison group is not the nebulous concept of ‘Americans’ as a whole, but instead the social group immediately and physically around you. This seems especially pertinent, as this structure mimics actual human social dynamics (i.e., social consensus is assessed and formed through shared, in person experience), and thus has greater external validity.</w:t>
      </w:r>
    </w:p>
    <w:p w14:paraId="0E7A86FF" w14:textId="048E1575" w:rsidR="009662AC" w:rsidRPr="00AE0AA3" w:rsidRDefault="009662AC" w:rsidP="009662AC">
      <w:pPr>
        <w:spacing w:after="100" w:afterAutospacing="1" w:line="480" w:lineRule="auto"/>
        <w:rPr>
          <w:rFonts w:ascii="Calibri" w:hAnsi="Calibri" w:cs="Calibri"/>
          <w:szCs w:val="28"/>
        </w:rPr>
      </w:pPr>
      <w:r w:rsidRPr="00AE0AA3">
        <w:tab/>
        <w:t xml:space="preserve"> </w:t>
      </w:r>
      <w:r w:rsidRPr="00AE0AA3">
        <w:tab/>
        <w:t xml:space="preserve">In summary, I found mixed evidence that manipulated social consensus affects support for a variety of polarized topics; In the case where it was successful (UHC), greater perception of social consensus in favor of a topic was associated with increased support. However, there was no evidence that the obverse was associated with decreased support. Furthermore, I found that I was unable to successfully manipulate moral conviction for several polarized topics by </w:t>
      </w:r>
      <w:r w:rsidRPr="00AE0AA3">
        <w:rPr>
          <w:rFonts w:ascii="Calibri" w:hAnsi="Calibri" w:cs="Calibri"/>
          <w:szCs w:val="28"/>
        </w:rPr>
        <w:t xml:space="preserve">framing arguments using moral terms (e.g., freedom, liberty, etc.) or centering on perceptions of harm (e.g., harmful, dangerous, contaminated, etc.). Given this, I could not find evidence in support of a significant interaction between the effects of social consensus and moral conviction on support for a polarized topic, as I previously theorized. Researchers’ inability to reliably manipulate social consensus and moral conviction continues to </w:t>
      </w:r>
      <w:r w:rsidRPr="00AE0AA3">
        <w:rPr>
          <w:rFonts w:ascii="Calibri" w:hAnsi="Calibri" w:cs="Calibri"/>
          <w:szCs w:val="28"/>
        </w:rPr>
        <w:lastRenderedPageBreak/>
        <w:t>be a major impediment in synthesizing a cohesive framework for the effects of consensus and conviction (as well as their potential interaction) on polarized topics. However, these difficulties also indicate fruitful directions for future work; Developing more sophisticated tools to delineate between different characteristics of polarized topics will allow researchers to isolate promising targets for polarized belief change, and increased domain knowledge for what aspects of moral conviction are relevant for that specific population will ideally allow researchers a more thorough empirical test of the theorized relationship between social consensus and moral conviction.</w:t>
      </w:r>
    </w:p>
    <w:p w14:paraId="12AA5D17" w14:textId="1347BA28" w:rsidR="0033330D" w:rsidRPr="00AE0AA3" w:rsidRDefault="009662AC" w:rsidP="009662AC">
      <w:pPr>
        <w:rPr>
          <w:rFonts w:ascii="Calibri" w:hAnsi="Calibri" w:cs="Calibri"/>
          <w:szCs w:val="28"/>
        </w:rPr>
      </w:pPr>
      <w:r w:rsidRPr="00AE0AA3">
        <w:rPr>
          <w:rFonts w:ascii="Calibri" w:hAnsi="Calibri" w:cs="Calibri"/>
          <w:szCs w:val="28"/>
        </w:rPr>
        <w:br w:type="page"/>
      </w:r>
    </w:p>
    <w:p w14:paraId="23D2F87D" w14:textId="454567C2" w:rsidR="001A4A69" w:rsidRPr="00AE0AA3" w:rsidRDefault="0033330D" w:rsidP="0033330D">
      <w:pPr>
        <w:pStyle w:val="Heading1"/>
      </w:pPr>
      <w:bookmarkStart w:id="43" w:name="_Toc195620962"/>
      <w:r w:rsidRPr="00AE0AA3">
        <w:lastRenderedPageBreak/>
        <w:t>References</w:t>
      </w:r>
      <w:bookmarkEnd w:id="43"/>
    </w:p>
    <w:p w14:paraId="09D88212" w14:textId="77777777" w:rsidR="001A4A69" w:rsidRPr="00AE0AA3" w:rsidRDefault="001A4A69" w:rsidP="007D6B8D">
      <w:pPr>
        <w:pStyle w:val="Heading1"/>
      </w:pPr>
    </w:p>
    <w:p w14:paraId="63A72081" w14:textId="77777777" w:rsidR="001B0C87" w:rsidRPr="00AE0AA3" w:rsidRDefault="001B0C87" w:rsidP="001B0C87"/>
    <w:p w14:paraId="18BA1729" w14:textId="77777777" w:rsidR="001B0C87" w:rsidRPr="001B0C87" w:rsidRDefault="001B0C87" w:rsidP="001B0C87">
      <w:r w:rsidRPr="001B0C87">
        <w:t xml:space="preserve">Akram, F. (2021). Moral injury and the COVID-19 pandemic: A philosophical viewpoint. </w:t>
      </w:r>
      <w:r w:rsidRPr="001B0C87">
        <w:rPr>
          <w:i/>
          <w:iCs/>
        </w:rPr>
        <w:t>Ethics, Medicine and Public Health</w:t>
      </w:r>
      <w:r w:rsidRPr="001B0C87">
        <w:t xml:space="preserve">, </w:t>
      </w:r>
      <w:r w:rsidRPr="001B0C87">
        <w:rPr>
          <w:i/>
          <w:iCs/>
        </w:rPr>
        <w:t>18</w:t>
      </w:r>
      <w:r w:rsidRPr="001B0C87">
        <w:t xml:space="preserve">, 100661. </w:t>
      </w:r>
      <w:hyperlink r:id="rId17" w:history="1">
        <w:r w:rsidRPr="001B0C87">
          <w:rPr>
            <w:rStyle w:val="Hyperlink"/>
          </w:rPr>
          <w:t>https://doi.org/10.1016/j.jemep.2021.100661</w:t>
        </w:r>
      </w:hyperlink>
    </w:p>
    <w:p w14:paraId="3617413C" w14:textId="77777777" w:rsidR="001B0C87" w:rsidRPr="001B0C87" w:rsidRDefault="001B0C87" w:rsidP="001B0C87">
      <w:r w:rsidRPr="001B0C87">
        <w:t xml:space="preserve">Albarracin, D., Johnson, B. T., Zanna, M. P., &amp; </w:t>
      </w:r>
      <w:proofErr w:type="spellStart"/>
      <w:r w:rsidRPr="001B0C87">
        <w:t>Kumkale</w:t>
      </w:r>
      <w:proofErr w:type="spellEnd"/>
      <w:r w:rsidRPr="001B0C87">
        <w:t xml:space="preserve">, G. T. (n.d.). </w:t>
      </w:r>
      <w:r w:rsidRPr="001B0C87">
        <w:rPr>
          <w:i/>
          <w:iCs/>
        </w:rPr>
        <w:t>Attitudes: Introduction and Scope</w:t>
      </w:r>
      <w:r w:rsidRPr="001B0C87">
        <w:t>.</w:t>
      </w:r>
    </w:p>
    <w:p w14:paraId="352E5D42" w14:textId="77777777" w:rsidR="001B0C87" w:rsidRPr="001B0C87" w:rsidRDefault="001B0C87" w:rsidP="001B0C87">
      <w:r w:rsidRPr="001B0C87">
        <w:t xml:space="preserve">Albarracin, D., &amp; </w:t>
      </w:r>
      <w:proofErr w:type="spellStart"/>
      <w:r w:rsidRPr="001B0C87">
        <w:t>Shavitt</w:t>
      </w:r>
      <w:proofErr w:type="spellEnd"/>
      <w:r w:rsidRPr="001B0C87">
        <w:t xml:space="preserve">, S. (2017). </w:t>
      </w:r>
      <w:r w:rsidRPr="001B0C87">
        <w:rPr>
          <w:i/>
          <w:iCs/>
        </w:rPr>
        <w:t>Attitudes and Attitude Change</w:t>
      </w:r>
      <w:r w:rsidRPr="001B0C87">
        <w:t>.</w:t>
      </w:r>
    </w:p>
    <w:p w14:paraId="4EBC8B3C" w14:textId="77777777" w:rsidR="001B0C87" w:rsidRPr="001B0C87" w:rsidRDefault="001B0C87" w:rsidP="001B0C87">
      <w:r w:rsidRPr="001B0C87">
        <w:t xml:space="preserve">Alspaugh, A., </w:t>
      </w:r>
      <w:proofErr w:type="spellStart"/>
      <w:r w:rsidRPr="001B0C87">
        <w:t>Lanshaw</w:t>
      </w:r>
      <w:proofErr w:type="spellEnd"/>
      <w:r w:rsidRPr="001B0C87">
        <w:t xml:space="preserve">, N., </w:t>
      </w:r>
      <w:proofErr w:type="spellStart"/>
      <w:r w:rsidRPr="001B0C87">
        <w:t>Kriebs</w:t>
      </w:r>
      <w:proofErr w:type="spellEnd"/>
      <w:r w:rsidRPr="001B0C87">
        <w:t xml:space="preserve">, J., &amp; Van Hoover, C. (2021). Universal Health Care for the United States: A Primer for Health Care Providers. </w:t>
      </w:r>
      <w:r w:rsidRPr="001B0C87">
        <w:rPr>
          <w:i/>
          <w:iCs/>
        </w:rPr>
        <w:t>Journal of Midwifery &amp; Women’s Health</w:t>
      </w:r>
      <w:r w:rsidRPr="001B0C87">
        <w:t xml:space="preserve">, </w:t>
      </w:r>
      <w:r w:rsidRPr="001B0C87">
        <w:rPr>
          <w:i/>
          <w:iCs/>
        </w:rPr>
        <w:t>66</w:t>
      </w:r>
      <w:r w:rsidRPr="001B0C87">
        <w:t xml:space="preserve">(4), 441–451. </w:t>
      </w:r>
      <w:hyperlink r:id="rId18" w:history="1">
        <w:r w:rsidRPr="001B0C87">
          <w:rPr>
            <w:rStyle w:val="Hyperlink"/>
          </w:rPr>
          <w:t>https://doi.org/10.1111/jmwh.13233</w:t>
        </w:r>
      </w:hyperlink>
    </w:p>
    <w:p w14:paraId="323669F8" w14:textId="77777777" w:rsidR="001B0C87" w:rsidRPr="001B0C87" w:rsidRDefault="001B0C87" w:rsidP="001B0C87">
      <w:proofErr w:type="spellStart"/>
      <w:r w:rsidRPr="001B0C87">
        <w:t>Aramovich</w:t>
      </w:r>
      <w:proofErr w:type="spellEnd"/>
      <w:r w:rsidRPr="001B0C87">
        <w:t xml:space="preserve">, N. P., Lytle, B. L., &amp; </w:t>
      </w:r>
      <w:proofErr w:type="spellStart"/>
      <w:r w:rsidRPr="001B0C87">
        <w:t>Skitka</w:t>
      </w:r>
      <w:proofErr w:type="spellEnd"/>
      <w:r w:rsidRPr="001B0C87">
        <w:t xml:space="preserve">, L. J. (2012). Opposing torture: Moral conviction and resistance to majority influence. </w:t>
      </w:r>
      <w:r w:rsidRPr="001B0C87">
        <w:rPr>
          <w:i/>
          <w:iCs/>
        </w:rPr>
        <w:t>Social Influence</w:t>
      </w:r>
      <w:r w:rsidRPr="001B0C87">
        <w:t xml:space="preserve">, </w:t>
      </w:r>
      <w:r w:rsidRPr="001B0C87">
        <w:rPr>
          <w:i/>
          <w:iCs/>
        </w:rPr>
        <w:t>7</w:t>
      </w:r>
      <w:r w:rsidRPr="001B0C87">
        <w:t xml:space="preserve">(1), 21–34. </w:t>
      </w:r>
      <w:hyperlink r:id="rId19" w:history="1">
        <w:r w:rsidRPr="001B0C87">
          <w:rPr>
            <w:rStyle w:val="Hyperlink"/>
          </w:rPr>
          <w:t>https://doi.org/10.1080/15534510.2011.640199</w:t>
        </w:r>
      </w:hyperlink>
    </w:p>
    <w:p w14:paraId="6C8C1B85" w14:textId="77777777" w:rsidR="001B0C87" w:rsidRPr="001B0C87" w:rsidRDefault="001B0C87" w:rsidP="001B0C87">
      <w:r w:rsidRPr="001B0C87">
        <w:t xml:space="preserve">Asch, S. E. (1956). Studies of independence and conformity: I. A minority of one against a unanimous majority. </w:t>
      </w:r>
      <w:r w:rsidRPr="001B0C87">
        <w:rPr>
          <w:i/>
          <w:iCs/>
        </w:rPr>
        <w:t xml:space="preserve">Psychological Monographs: General and </w:t>
      </w:r>
      <w:proofErr w:type="gramStart"/>
      <w:r w:rsidRPr="001B0C87">
        <w:rPr>
          <w:i/>
          <w:iCs/>
        </w:rPr>
        <w:t>Applied</w:t>
      </w:r>
      <w:proofErr w:type="gramEnd"/>
      <w:r w:rsidRPr="001B0C87">
        <w:t xml:space="preserve">, </w:t>
      </w:r>
      <w:r w:rsidRPr="001B0C87">
        <w:rPr>
          <w:i/>
          <w:iCs/>
        </w:rPr>
        <w:t>70</w:t>
      </w:r>
      <w:r w:rsidRPr="001B0C87">
        <w:t xml:space="preserve">(9), 1–70. </w:t>
      </w:r>
      <w:hyperlink r:id="rId20" w:history="1">
        <w:r w:rsidRPr="001B0C87">
          <w:rPr>
            <w:rStyle w:val="Hyperlink"/>
          </w:rPr>
          <w:t>https://doi.org/10.1037/h0093718</w:t>
        </w:r>
      </w:hyperlink>
    </w:p>
    <w:p w14:paraId="5608A1A5" w14:textId="77777777" w:rsidR="001B0C87" w:rsidRPr="001B0C87" w:rsidRDefault="001B0C87" w:rsidP="001B0C87">
      <w:proofErr w:type="spellStart"/>
      <w:r w:rsidRPr="001B0C87">
        <w:t>Béland</w:t>
      </w:r>
      <w:proofErr w:type="spellEnd"/>
      <w:r w:rsidRPr="001B0C87">
        <w:t xml:space="preserve">, D., Rocco, P., &amp; </w:t>
      </w:r>
      <w:proofErr w:type="spellStart"/>
      <w:r w:rsidRPr="001B0C87">
        <w:t>Waddan</w:t>
      </w:r>
      <w:proofErr w:type="spellEnd"/>
      <w:r w:rsidRPr="001B0C87">
        <w:t xml:space="preserve">, A. (2016). Obamacare and the Politics of Universal Health Insurance Coverage in the United States. </w:t>
      </w:r>
      <w:r w:rsidRPr="001B0C87">
        <w:rPr>
          <w:i/>
          <w:iCs/>
        </w:rPr>
        <w:t>Social Policy &amp; Administration</w:t>
      </w:r>
      <w:r w:rsidRPr="001B0C87">
        <w:t xml:space="preserve">, </w:t>
      </w:r>
      <w:r w:rsidRPr="001B0C87">
        <w:rPr>
          <w:i/>
          <w:iCs/>
        </w:rPr>
        <w:t>50</w:t>
      </w:r>
      <w:r w:rsidRPr="001B0C87">
        <w:t xml:space="preserve">(4), 428–451. </w:t>
      </w:r>
      <w:hyperlink r:id="rId21" w:history="1">
        <w:r w:rsidRPr="001B0C87">
          <w:rPr>
            <w:rStyle w:val="Hyperlink"/>
          </w:rPr>
          <w:t>https://doi.org/10.1111/spol.12237</w:t>
        </w:r>
      </w:hyperlink>
    </w:p>
    <w:p w14:paraId="242E192D" w14:textId="77777777" w:rsidR="001B0C87" w:rsidRPr="001B0C87" w:rsidRDefault="001B0C87" w:rsidP="001B0C87">
      <w:r w:rsidRPr="001B0C87">
        <w:t xml:space="preserve">Bizer, G. Y., &amp; Krosnick, J. A. (2001). Exploring the structure of strength-related attitude features: The relation between attitude importance and attitude accessibility. </w:t>
      </w:r>
      <w:r w:rsidRPr="001B0C87">
        <w:rPr>
          <w:i/>
          <w:iCs/>
        </w:rPr>
        <w:t>Journal of Personality and Social Psychology</w:t>
      </w:r>
      <w:r w:rsidRPr="001B0C87">
        <w:t xml:space="preserve">, </w:t>
      </w:r>
      <w:r w:rsidRPr="001B0C87">
        <w:rPr>
          <w:i/>
          <w:iCs/>
        </w:rPr>
        <w:t>81</w:t>
      </w:r>
      <w:r w:rsidRPr="001B0C87">
        <w:t xml:space="preserve">(4), 566–586. </w:t>
      </w:r>
      <w:hyperlink r:id="rId22" w:history="1">
        <w:r w:rsidRPr="001B0C87">
          <w:rPr>
            <w:rStyle w:val="Hyperlink"/>
          </w:rPr>
          <w:t>https://doi.org/10.1037/0022-3514.81.4.566</w:t>
        </w:r>
      </w:hyperlink>
    </w:p>
    <w:p w14:paraId="17888BD9" w14:textId="77777777" w:rsidR="001B0C87" w:rsidRPr="001B0C87" w:rsidRDefault="001B0C87" w:rsidP="001B0C87">
      <w:r w:rsidRPr="001B0C87">
        <w:t xml:space="preserve">Brady, F. N., &amp; Wheeler, G. E. (1996). An empirical study of ethical predispositions. </w:t>
      </w:r>
      <w:r w:rsidRPr="001B0C87">
        <w:rPr>
          <w:i/>
          <w:iCs/>
        </w:rPr>
        <w:t>Journal of Business Ethics</w:t>
      </w:r>
      <w:r w:rsidRPr="001B0C87">
        <w:t xml:space="preserve">, </w:t>
      </w:r>
      <w:r w:rsidRPr="001B0C87">
        <w:rPr>
          <w:i/>
          <w:iCs/>
        </w:rPr>
        <w:t>15</w:t>
      </w:r>
      <w:r w:rsidRPr="001B0C87">
        <w:t xml:space="preserve">(9), 927–940. </w:t>
      </w:r>
      <w:hyperlink r:id="rId23" w:history="1">
        <w:r w:rsidRPr="001B0C87">
          <w:rPr>
            <w:rStyle w:val="Hyperlink"/>
          </w:rPr>
          <w:t>https://doi.org/10.1007/BF00705573</w:t>
        </w:r>
      </w:hyperlink>
    </w:p>
    <w:p w14:paraId="6C69B5A8" w14:textId="77777777" w:rsidR="001B0C87" w:rsidRPr="001B0C87" w:rsidRDefault="001B0C87" w:rsidP="001B0C87">
      <w:r w:rsidRPr="001B0C87">
        <w:t xml:space="preserve">Bump, J. B. (2015). The Long Road to Universal Health Coverage: Historical Analysis of Early Decisions in Germany, the United Kingdom, and the United States. </w:t>
      </w:r>
      <w:r w:rsidRPr="001B0C87">
        <w:rPr>
          <w:i/>
          <w:iCs/>
        </w:rPr>
        <w:t>Health Systems &amp; Reform</w:t>
      </w:r>
      <w:r w:rsidRPr="001B0C87">
        <w:t xml:space="preserve">, </w:t>
      </w:r>
      <w:r w:rsidRPr="001B0C87">
        <w:rPr>
          <w:i/>
          <w:iCs/>
        </w:rPr>
        <w:t>1</w:t>
      </w:r>
      <w:r w:rsidRPr="001B0C87">
        <w:t xml:space="preserve">(1), 28–38. </w:t>
      </w:r>
      <w:hyperlink r:id="rId24" w:history="1">
        <w:r w:rsidRPr="001B0C87">
          <w:rPr>
            <w:rStyle w:val="Hyperlink"/>
          </w:rPr>
          <w:t>https://doi.org/10.4161/23288604.2014.991211</w:t>
        </w:r>
      </w:hyperlink>
    </w:p>
    <w:p w14:paraId="2E6AE638" w14:textId="77777777" w:rsidR="001B0C87" w:rsidRPr="001B0C87" w:rsidRDefault="001B0C87" w:rsidP="001B0C87">
      <w:r w:rsidRPr="001B0C87">
        <w:t xml:space="preserve">Cacioppo, J. T., Petty, R. E., Kao, C. F., &amp; Rodriguez, R. (1986). Central and peripheral routes to persuasion: An individual difference perspective. </w:t>
      </w:r>
      <w:r w:rsidRPr="001B0C87">
        <w:rPr>
          <w:i/>
          <w:iCs/>
        </w:rPr>
        <w:t>Journal of Personality and Social Psychology</w:t>
      </w:r>
      <w:r w:rsidRPr="001B0C87">
        <w:t xml:space="preserve">, </w:t>
      </w:r>
      <w:r w:rsidRPr="001B0C87">
        <w:rPr>
          <w:i/>
          <w:iCs/>
        </w:rPr>
        <w:t>51</w:t>
      </w:r>
      <w:r w:rsidRPr="001B0C87">
        <w:t xml:space="preserve">(5), 1032–1043. </w:t>
      </w:r>
      <w:hyperlink r:id="rId25" w:history="1">
        <w:r w:rsidRPr="001B0C87">
          <w:rPr>
            <w:rStyle w:val="Hyperlink"/>
          </w:rPr>
          <w:t>https://doi.org/10.1037/0022-3514.51.5.1032</w:t>
        </w:r>
      </w:hyperlink>
    </w:p>
    <w:p w14:paraId="560EB34E" w14:textId="77777777" w:rsidR="001B0C87" w:rsidRPr="001B0C87" w:rsidRDefault="001B0C87" w:rsidP="001B0C87">
      <w:r w:rsidRPr="001B0C87">
        <w:t xml:space="preserve">Carpenter, C. (2012). Functional Attitude Theory. In J. Dillard &amp; L. Shen, </w:t>
      </w:r>
      <w:r w:rsidRPr="001B0C87">
        <w:rPr>
          <w:i/>
          <w:iCs/>
        </w:rPr>
        <w:t>The SAGE Handbook of Persuasion: Developments in Theory and                    Practice</w:t>
      </w:r>
      <w:r w:rsidRPr="001B0C87">
        <w:t xml:space="preserve"> (pp. 104–119). SAGE Publications, Inc. </w:t>
      </w:r>
      <w:hyperlink r:id="rId26" w:history="1">
        <w:r w:rsidRPr="001B0C87">
          <w:rPr>
            <w:rStyle w:val="Hyperlink"/>
          </w:rPr>
          <w:t>https://doi.org/10.4135/9781452218410.n7</w:t>
        </w:r>
      </w:hyperlink>
    </w:p>
    <w:p w14:paraId="0D01A3B0" w14:textId="77777777" w:rsidR="001B0C87" w:rsidRPr="001B0C87" w:rsidRDefault="001B0C87" w:rsidP="001B0C87">
      <w:r w:rsidRPr="001B0C87">
        <w:lastRenderedPageBreak/>
        <w:t xml:space="preserve">Chaiken, S. (n.d.). </w:t>
      </w:r>
      <w:r w:rsidRPr="001B0C87">
        <w:rPr>
          <w:i/>
          <w:iCs/>
        </w:rPr>
        <w:t>Attitudes and Attitude Change</w:t>
      </w:r>
      <w:r w:rsidRPr="001B0C87">
        <w:t xml:space="preserve">. </w:t>
      </w:r>
      <w:hyperlink r:id="rId27" w:history="1">
        <w:r w:rsidRPr="001B0C87">
          <w:rPr>
            <w:rStyle w:val="Hyperlink"/>
          </w:rPr>
          <w:t>https://doi.org/10.1146/annurev.ps.38.020187.003043</w:t>
        </w:r>
      </w:hyperlink>
    </w:p>
    <w:p w14:paraId="12F13D14" w14:textId="77777777" w:rsidR="001B0C87" w:rsidRPr="001B0C87" w:rsidRDefault="001B0C87" w:rsidP="001B0C87">
      <w:r w:rsidRPr="001B0C87">
        <w:t xml:space="preserve">Chaiken, S., &amp; Trope, Y. (Eds.). (1999). </w:t>
      </w:r>
      <w:r w:rsidRPr="001B0C87">
        <w:rPr>
          <w:i/>
          <w:iCs/>
        </w:rPr>
        <w:t>Dual-process theories in social psychology</w:t>
      </w:r>
      <w:r w:rsidRPr="001B0C87">
        <w:t>. Guilford Press.</w:t>
      </w:r>
    </w:p>
    <w:p w14:paraId="4BC0ED33" w14:textId="77777777" w:rsidR="001B0C87" w:rsidRPr="001B0C87" w:rsidRDefault="001B0C87" w:rsidP="001B0C87">
      <w:r w:rsidRPr="001B0C87">
        <w:t xml:space="preserve">Cheek, N. N., Blackman, S. F., &amp; Pronin, E. (2021). Seeing the subjective as objective: People perceive the taste of those they disagree with as biased and wrong. </w:t>
      </w:r>
      <w:r w:rsidRPr="001B0C87">
        <w:rPr>
          <w:i/>
          <w:iCs/>
        </w:rPr>
        <w:t>Journal of Behavioral Decision Making</w:t>
      </w:r>
      <w:r w:rsidRPr="001B0C87">
        <w:t xml:space="preserve">, </w:t>
      </w:r>
      <w:r w:rsidRPr="001B0C87">
        <w:rPr>
          <w:i/>
          <w:iCs/>
        </w:rPr>
        <w:t>34</w:t>
      </w:r>
      <w:r w:rsidRPr="001B0C87">
        <w:t xml:space="preserve">(2), 167–182. </w:t>
      </w:r>
      <w:hyperlink r:id="rId28" w:history="1">
        <w:r w:rsidRPr="001B0C87">
          <w:rPr>
            <w:rStyle w:val="Hyperlink"/>
          </w:rPr>
          <w:t>https://doi.org/10.1002/bdm.2201</w:t>
        </w:r>
      </w:hyperlink>
    </w:p>
    <w:p w14:paraId="43589B90" w14:textId="77777777" w:rsidR="001B0C87" w:rsidRPr="001B0C87" w:rsidRDefault="001B0C87" w:rsidP="001B0C87">
      <w:r w:rsidRPr="001B0C87">
        <w:t xml:space="preserve">Chen, S., Duckworth, K., &amp; Chaiken, S. (1999). Motivated Heuristic and Systematic Processing. </w:t>
      </w:r>
      <w:r w:rsidRPr="001B0C87">
        <w:rPr>
          <w:i/>
          <w:iCs/>
        </w:rPr>
        <w:t>Psychological Inquiry</w:t>
      </w:r>
      <w:r w:rsidRPr="001B0C87">
        <w:t xml:space="preserve">, </w:t>
      </w:r>
      <w:r w:rsidRPr="001B0C87">
        <w:rPr>
          <w:i/>
          <w:iCs/>
        </w:rPr>
        <w:t>10</w:t>
      </w:r>
      <w:r w:rsidRPr="001B0C87">
        <w:t xml:space="preserve">(1), 44–49. </w:t>
      </w:r>
      <w:hyperlink r:id="rId29" w:history="1">
        <w:r w:rsidRPr="001B0C87">
          <w:rPr>
            <w:rStyle w:val="Hyperlink"/>
          </w:rPr>
          <w:t>https://doi.org/10.1207/s15327965pli1001_6</w:t>
        </w:r>
      </w:hyperlink>
    </w:p>
    <w:p w14:paraId="3954BB94" w14:textId="77777777" w:rsidR="001B0C87" w:rsidRPr="001B0C87" w:rsidRDefault="001B0C87" w:rsidP="001B0C87">
      <w:r w:rsidRPr="001B0C87">
        <w:t xml:space="preserve">Clifford, S. (2019). How Emotional Frames Moralize and Polarize Political Attitudes. </w:t>
      </w:r>
      <w:r w:rsidRPr="001B0C87">
        <w:rPr>
          <w:i/>
          <w:iCs/>
        </w:rPr>
        <w:t>Political Psychology</w:t>
      </w:r>
      <w:r w:rsidRPr="001B0C87">
        <w:t xml:space="preserve">, </w:t>
      </w:r>
      <w:r w:rsidRPr="001B0C87">
        <w:rPr>
          <w:i/>
          <w:iCs/>
        </w:rPr>
        <w:t>40</w:t>
      </w:r>
      <w:r w:rsidRPr="001B0C87">
        <w:t xml:space="preserve">(1), 75–91. </w:t>
      </w:r>
      <w:hyperlink r:id="rId30" w:history="1">
        <w:r w:rsidRPr="001B0C87">
          <w:rPr>
            <w:rStyle w:val="Hyperlink"/>
          </w:rPr>
          <w:t>https://doi.org/10.1111/pops.12507</w:t>
        </w:r>
      </w:hyperlink>
    </w:p>
    <w:p w14:paraId="02ACF58F" w14:textId="77777777" w:rsidR="001B0C87" w:rsidRPr="001B0C87" w:rsidRDefault="001B0C87" w:rsidP="001B0C87">
      <w:r w:rsidRPr="001B0C87">
        <w:t xml:space="preserve">Cole Wright, J., Cullum, J., &amp; Schwab, N. (2008). The Cognitive and Affective Dimensions of Moral Conviction: Implications for Attitudinal and Behavioral Measures of Interpersonal Tolerance. </w:t>
      </w:r>
      <w:r w:rsidRPr="001B0C87">
        <w:rPr>
          <w:i/>
          <w:iCs/>
        </w:rPr>
        <w:t>Personality and Social Psychology Bulletin</w:t>
      </w:r>
      <w:r w:rsidRPr="001B0C87">
        <w:t xml:space="preserve">, </w:t>
      </w:r>
      <w:r w:rsidRPr="001B0C87">
        <w:rPr>
          <w:i/>
          <w:iCs/>
        </w:rPr>
        <w:t>34</w:t>
      </w:r>
      <w:r w:rsidRPr="001B0C87">
        <w:t xml:space="preserve">(11), 1461–1476. </w:t>
      </w:r>
      <w:hyperlink r:id="rId31" w:history="1">
        <w:r w:rsidRPr="001B0C87">
          <w:rPr>
            <w:rStyle w:val="Hyperlink"/>
          </w:rPr>
          <w:t>https://doi.org/10.1177/0146167208322557</w:t>
        </w:r>
      </w:hyperlink>
    </w:p>
    <w:p w14:paraId="40552BCB" w14:textId="77777777" w:rsidR="001B0C87" w:rsidRPr="001B0C87" w:rsidRDefault="001B0C87" w:rsidP="001B0C87">
      <w:r w:rsidRPr="001B0C87">
        <w:t xml:space="preserve">Conover, P. J., &amp; Miller, P. R. (2018). How Republicans Won on Voter Identification Laws: The Roles of Strategic Reasoning and Moral Conviction*. </w:t>
      </w:r>
      <w:r w:rsidRPr="001B0C87">
        <w:rPr>
          <w:i/>
          <w:iCs/>
        </w:rPr>
        <w:t>Social Science Quarterly</w:t>
      </w:r>
      <w:r w:rsidRPr="001B0C87">
        <w:t xml:space="preserve">, </w:t>
      </w:r>
      <w:r w:rsidRPr="001B0C87">
        <w:rPr>
          <w:i/>
          <w:iCs/>
        </w:rPr>
        <w:t>99</w:t>
      </w:r>
      <w:r w:rsidRPr="001B0C87">
        <w:t xml:space="preserve">(2), 490–511. </w:t>
      </w:r>
      <w:hyperlink r:id="rId32" w:history="1">
        <w:r w:rsidRPr="001B0C87">
          <w:rPr>
            <w:rStyle w:val="Hyperlink"/>
          </w:rPr>
          <w:t>https://doi.org/10.1111/ssqu.12410</w:t>
        </w:r>
      </w:hyperlink>
    </w:p>
    <w:p w14:paraId="1E7DD11C" w14:textId="77777777" w:rsidR="001B0C87" w:rsidRPr="001B0C87" w:rsidRDefault="001B0C87" w:rsidP="001B0C87">
      <w:r w:rsidRPr="001B0C87">
        <w:t xml:space="preserve">Crano, W. D., &amp; </w:t>
      </w:r>
      <w:proofErr w:type="spellStart"/>
      <w:r w:rsidRPr="001B0C87">
        <w:t>Prislin</w:t>
      </w:r>
      <w:proofErr w:type="spellEnd"/>
      <w:r w:rsidRPr="001B0C87">
        <w:t xml:space="preserve">, R. (2006). Attitudes and Persuasion. </w:t>
      </w:r>
      <w:r w:rsidRPr="001B0C87">
        <w:rPr>
          <w:i/>
          <w:iCs/>
        </w:rPr>
        <w:t>Annual Review of Psychology</w:t>
      </w:r>
      <w:r w:rsidRPr="001B0C87">
        <w:t xml:space="preserve">, </w:t>
      </w:r>
      <w:r w:rsidRPr="001B0C87">
        <w:rPr>
          <w:i/>
          <w:iCs/>
        </w:rPr>
        <w:t>57</w:t>
      </w:r>
      <w:r w:rsidRPr="001B0C87">
        <w:t xml:space="preserve">(1), 345–374. </w:t>
      </w:r>
      <w:hyperlink r:id="rId33" w:history="1">
        <w:r w:rsidRPr="001B0C87">
          <w:rPr>
            <w:rStyle w:val="Hyperlink"/>
          </w:rPr>
          <w:t>https://doi.org/10.1146/annurev.psych.57.102904.190034</w:t>
        </w:r>
      </w:hyperlink>
    </w:p>
    <w:p w14:paraId="5BCBD8CA" w14:textId="77777777" w:rsidR="001B0C87" w:rsidRPr="001B0C87" w:rsidRDefault="001B0C87" w:rsidP="001B0C87">
      <w:r w:rsidRPr="001B0C87">
        <w:t xml:space="preserve">Dalen, J. E., Waterbrook, K., &amp; Alpert, J. S. (2015). Why do so Many Americans Oppose the Affordable Care Act? </w:t>
      </w:r>
      <w:r w:rsidRPr="001B0C87">
        <w:rPr>
          <w:i/>
          <w:iCs/>
        </w:rPr>
        <w:t>The American Journal of Medicine</w:t>
      </w:r>
      <w:r w:rsidRPr="001B0C87">
        <w:t xml:space="preserve">, </w:t>
      </w:r>
      <w:r w:rsidRPr="001B0C87">
        <w:rPr>
          <w:i/>
          <w:iCs/>
        </w:rPr>
        <w:t>128</w:t>
      </w:r>
      <w:r w:rsidRPr="001B0C87">
        <w:t xml:space="preserve">(8), 807–810. </w:t>
      </w:r>
      <w:hyperlink r:id="rId34" w:history="1">
        <w:r w:rsidRPr="001B0C87">
          <w:rPr>
            <w:rStyle w:val="Hyperlink"/>
          </w:rPr>
          <w:t>https://doi.org/10.1016/j.amjmed.2015.01.032</w:t>
        </w:r>
      </w:hyperlink>
    </w:p>
    <w:p w14:paraId="3648B15F" w14:textId="77777777" w:rsidR="001B0C87" w:rsidRPr="001B0C87" w:rsidRDefault="001B0C87" w:rsidP="001B0C87">
      <w:r w:rsidRPr="001B0C87">
        <w:t xml:space="preserve">Davis, W., &amp; Davis, W. (2020). Antarctic Winds: Pacemaker of Global Warming, Global Cooling, and the Collapse of Civilizations. </w:t>
      </w:r>
      <w:r w:rsidRPr="001B0C87">
        <w:rPr>
          <w:i/>
          <w:iCs/>
        </w:rPr>
        <w:t>Climate</w:t>
      </w:r>
      <w:r w:rsidRPr="001B0C87">
        <w:t xml:space="preserve">, </w:t>
      </w:r>
      <w:r w:rsidRPr="001B0C87">
        <w:rPr>
          <w:i/>
          <w:iCs/>
        </w:rPr>
        <w:t>8</w:t>
      </w:r>
      <w:r w:rsidRPr="001B0C87">
        <w:t xml:space="preserve">(11), 130. </w:t>
      </w:r>
      <w:hyperlink r:id="rId35" w:history="1">
        <w:r w:rsidRPr="001B0C87">
          <w:rPr>
            <w:rStyle w:val="Hyperlink"/>
          </w:rPr>
          <w:t>https://doi.org/10.3390/cli8110130</w:t>
        </w:r>
      </w:hyperlink>
    </w:p>
    <w:p w14:paraId="1DC96A3F" w14:textId="77777777" w:rsidR="001B0C87" w:rsidRPr="001B0C87" w:rsidRDefault="001B0C87" w:rsidP="001B0C87">
      <w:r w:rsidRPr="001B0C87">
        <w:t xml:space="preserve">De Dreu, C. K. W., &amp; West, M. A. (2001). Minority dissent and team innovation: The importance of participation in decision making. </w:t>
      </w:r>
      <w:r w:rsidRPr="001B0C87">
        <w:rPr>
          <w:i/>
          <w:iCs/>
        </w:rPr>
        <w:t>Journal of Applied Psychology</w:t>
      </w:r>
      <w:r w:rsidRPr="001B0C87">
        <w:t xml:space="preserve">, </w:t>
      </w:r>
      <w:r w:rsidRPr="001B0C87">
        <w:rPr>
          <w:i/>
          <w:iCs/>
        </w:rPr>
        <w:t>86</w:t>
      </w:r>
      <w:r w:rsidRPr="001B0C87">
        <w:t xml:space="preserve">(6), 1191–1201. </w:t>
      </w:r>
      <w:hyperlink r:id="rId36" w:history="1">
        <w:r w:rsidRPr="001B0C87">
          <w:rPr>
            <w:rStyle w:val="Hyperlink"/>
          </w:rPr>
          <w:t>https://doi.org/10.1037/0021-9010.86.6.1191</w:t>
        </w:r>
      </w:hyperlink>
    </w:p>
    <w:p w14:paraId="52FDB978" w14:textId="77777777" w:rsidR="001B0C87" w:rsidRPr="001B0C87" w:rsidRDefault="001B0C87" w:rsidP="001B0C87">
      <w:r w:rsidRPr="001B0C87">
        <w:t xml:space="preserve">Deutsch, M., &amp; Gerard, H. B. (1955). A study of normative and informational social influences upon individual judgment. </w:t>
      </w:r>
      <w:r w:rsidRPr="001B0C87">
        <w:rPr>
          <w:i/>
          <w:iCs/>
        </w:rPr>
        <w:t>The Journal of Abnormal and Social Psychology</w:t>
      </w:r>
      <w:r w:rsidRPr="001B0C87">
        <w:t xml:space="preserve">, </w:t>
      </w:r>
      <w:r w:rsidRPr="001B0C87">
        <w:rPr>
          <w:i/>
          <w:iCs/>
        </w:rPr>
        <w:t>51</w:t>
      </w:r>
      <w:r w:rsidRPr="001B0C87">
        <w:t xml:space="preserve">(3), 629–636. </w:t>
      </w:r>
      <w:hyperlink r:id="rId37" w:history="1">
        <w:r w:rsidRPr="001B0C87">
          <w:rPr>
            <w:rStyle w:val="Hyperlink"/>
          </w:rPr>
          <w:t>https://doi.org/10.1037/h0046408</w:t>
        </w:r>
      </w:hyperlink>
    </w:p>
    <w:p w14:paraId="6AC10E7A" w14:textId="77777777" w:rsidR="001B0C87" w:rsidRPr="001B0C87" w:rsidRDefault="001B0C87" w:rsidP="001B0C87">
      <w:r w:rsidRPr="001B0C87">
        <w:t xml:space="preserve">DiJulio, Bianca, Firth, Jamie, &amp; Brodie, Mollyann. (2014). </w:t>
      </w:r>
      <w:r w:rsidRPr="001B0C87">
        <w:rPr>
          <w:i/>
          <w:iCs/>
        </w:rPr>
        <w:t>Kaiser Health Policy Tracking Poll: December 2014</w:t>
      </w:r>
      <w:r w:rsidRPr="001B0C87">
        <w:t xml:space="preserve">. </w:t>
      </w:r>
      <w:hyperlink r:id="rId38" w:history="1">
        <w:r w:rsidRPr="001B0C87">
          <w:rPr>
            <w:rStyle w:val="Hyperlink"/>
          </w:rPr>
          <w:t>https://www.kff.org/affordable-care-act/poll-finding/kaiser-health-policy-tracking-poll-december-2014/</w:t>
        </w:r>
      </w:hyperlink>
    </w:p>
    <w:p w14:paraId="0B554F04" w14:textId="77777777" w:rsidR="001B0C87" w:rsidRPr="001B0C87" w:rsidRDefault="001B0C87" w:rsidP="001B0C87">
      <w:proofErr w:type="spellStart"/>
      <w:r w:rsidRPr="001B0C87">
        <w:lastRenderedPageBreak/>
        <w:t>Eagly</w:t>
      </w:r>
      <w:proofErr w:type="spellEnd"/>
      <w:r w:rsidRPr="001B0C87">
        <w:t xml:space="preserve">, A. H., &amp; Chaiken, S. (1993). </w:t>
      </w:r>
      <w:r w:rsidRPr="001B0C87">
        <w:rPr>
          <w:i/>
          <w:iCs/>
        </w:rPr>
        <w:t>The psychology of attitudes</w:t>
      </w:r>
      <w:r w:rsidRPr="001B0C87">
        <w:t>. Harcourt Brace Jovanovich College Publishers.</w:t>
      </w:r>
    </w:p>
    <w:p w14:paraId="62C5071F" w14:textId="77777777" w:rsidR="001B0C87" w:rsidRPr="001B0C87" w:rsidRDefault="001B0C87" w:rsidP="001B0C87">
      <w:r w:rsidRPr="001B0C87">
        <w:t xml:space="preserve">El </w:t>
      </w:r>
      <w:proofErr w:type="spellStart"/>
      <w:r w:rsidRPr="001B0C87">
        <w:t>Hedhli</w:t>
      </w:r>
      <w:proofErr w:type="spellEnd"/>
      <w:r w:rsidRPr="001B0C87">
        <w:t xml:space="preserve">, K., &amp; </w:t>
      </w:r>
      <w:proofErr w:type="spellStart"/>
      <w:r w:rsidRPr="001B0C87">
        <w:t>Zourrig</w:t>
      </w:r>
      <w:proofErr w:type="spellEnd"/>
      <w:r w:rsidRPr="001B0C87">
        <w:t xml:space="preserve">, H. (2023). Dual routes or a one-way to persuasion? The elaboration likelihood model versus the </w:t>
      </w:r>
      <w:proofErr w:type="spellStart"/>
      <w:r w:rsidRPr="001B0C87">
        <w:t>unimodel</w:t>
      </w:r>
      <w:proofErr w:type="spellEnd"/>
      <w:r w:rsidRPr="001B0C87">
        <w:t xml:space="preserve">. </w:t>
      </w:r>
      <w:r w:rsidRPr="001B0C87">
        <w:rPr>
          <w:i/>
          <w:iCs/>
        </w:rPr>
        <w:t>Journal of Marketing Communications</w:t>
      </w:r>
      <w:r w:rsidRPr="001B0C87">
        <w:t xml:space="preserve">, </w:t>
      </w:r>
      <w:r w:rsidRPr="001B0C87">
        <w:rPr>
          <w:i/>
          <w:iCs/>
        </w:rPr>
        <w:t>29</w:t>
      </w:r>
      <w:r w:rsidRPr="001B0C87">
        <w:t xml:space="preserve">(5), 433–454. </w:t>
      </w:r>
      <w:hyperlink r:id="rId39" w:history="1">
        <w:r w:rsidRPr="001B0C87">
          <w:rPr>
            <w:rStyle w:val="Hyperlink"/>
          </w:rPr>
          <w:t>https://doi.org/10.1080/13527266.2022.2034033</w:t>
        </w:r>
      </w:hyperlink>
    </w:p>
    <w:p w14:paraId="3BAF12B8" w14:textId="77777777" w:rsidR="001B0C87" w:rsidRPr="001B0C87" w:rsidRDefault="001B0C87" w:rsidP="001B0C87">
      <w:r w:rsidRPr="001B0C87">
        <w:t xml:space="preserve">Farrow, C. V., &amp; Tarrant, M. (2009). Weight-based discrimination, body dissatisfaction and emotional eating: The role of perceived social consensus. </w:t>
      </w:r>
      <w:r w:rsidRPr="001B0C87">
        <w:rPr>
          <w:i/>
          <w:iCs/>
        </w:rPr>
        <w:t>Psychology &amp; Health</w:t>
      </w:r>
      <w:r w:rsidRPr="001B0C87">
        <w:t xml:space="preserve">, </w:t>
      </w:r>
      <w:r w:rsidRPr="001B0C87">
        <w:rPr>
          <w:i/>
          <w:iCs/>
        </w:rPr>
        <w:t>24</w:t>
      </w:r>
      <w:r w:rsidRPr="001B0C87">
        <w:t xml:space="preserve">(9), 1021–1034. </w:t>
      </w:r>
      <w:hyperlink r:id="rId40" w:history="1">
        <w:r w:rsidRPr="001B0C87">
          <w:rPr>
            <w:rStyle w:val="Hyperlink"/>
          </w:rPr>
          <w:t>https://doi.org/10.1080/08870440802311348</w:t>
        </w:r>
      </w:hyperlink>
    </w:p>
    <w:p w14:paraId="466DEA3F" w14:textId="77777777" w:rsidR="001B0C87" w:rsidRPr="001B0C87" w:rsidRDefault="001B0C87" w:rsidP="001B0C87">
      <w:r w:rsidRPr="001B0C87">
        <w:t xml:space="preserve">Fast, E., &amp; Horvitz, E. (2017). Long-Term Trends in the Public Perception of Artificial Intelligence. </w:t>
      </w:r>
      <w:r w:rsidRPr="001B0C87">
        <w:rPr>
          <w:i/>
          <w:iCs/>
        </w:rPr>
        <w:t>Proceedings of the AAAI Conference on Artificial Intelligence</w:t>
      </w:r>
      <w:r w:rsidRPr="001B0C87">
        <w:t xml:space="preserve">, </w:t>
      </w:r>
      <w:r w:rsidRPr="001B0C87">
        <w:rPr>
          <w:i/>
          <w:iCs/>
        </w:rPr>
        <w:t>31</w:t>
      </w:r>
      <w:r w:rsidRPr="001B0C87">
        <w:t xml:space="preserve">(1). </w:t>
      </w:r>
      <w:hyperlink r:id="rId41" w:history="1">
        <w:r w:rsidRPr="001B0C87">
          <w:rPr>
            <w:rStyle w:val="Hyperlink"/>
          </w:rPr>
          <w:t>https://doi.org/10.1609/aaai.v31i1.10635</w:t>
        </w:r>
      </w:hyperlink>
    </w:p>
    <w:p w14:paraId="01C03EB8" w14:textId="77777777" w:rsidR="001B0C87" w:rsidRPr="001B0C87" w:rsidRDefault="001B0C87" w:rsidP="001B0C87">
      <w:r w:rsidRPr="001B0C87">
        <w:t xml:space="preserve">Faul, F., </w:t>
      </w:r>
      <w:proofErr w:type="spellStart"/>
      <w:r w:rsidRPr="001B0C87">
        <w:t>Erdfelder</w:t>
      </w:r>
      <w:proofErr w:type="spellEnd"/>
      <w:r w:rsidRPr="001B0C87">
        <w:t xml:space="preserve">, E., Buchner, A., &amp; Lang, A.-G. (2009). Statistical power analyses using G*Power 3.1: Tests for correlation and regression analyses. </w:t>
      </w:r>
      <w:r w:rsidRPr="001B0C87">
        <w:rPr>
          <w:i/>
          <w:iCs/>
        </w:rPr>
        <w:t>Behavior Research Methods</w:t>
      </w:r>
      <w:r w:rsidRPr="001B0C87">
        <w:t xml:space="preserve">, </w:t>
      </w:r>
      <w:r w:rsidRPr="001B0C87">
        <w:rPr>
          <w:i/>
          <w:iCs/>
        </w:rPr>
        <w:t>41</w:t>
      </w:r>
      <w:r w:rsidRPr="001B0C87">
        <w:t xml:space="preserve">(4), 1149–1160. </w:t>
      </w:r>
      <w:hyperlink r:id="rId42" w:history="1">
        <w:r w:rsidRPr="001B0C87">
          <w:rPr>
            <w:rStyle w:val="Hyperlink"/>
          </w:rPr>
          <w:t>https://doi.org/10.3758/BRM.41.4.1149</w:t>
        </w:r>
      </w:hyperlink>
    </w:p>
    <w:p w14:paraId="4732C56D" w14:textId="77777777" w:rsidR="001B0C87" w:rsidRPr="001B0C87" w:rsidRDefault="001B0C87" w:rsidP="001B0C87">
      <w:r w:rsidRPr="001B0C87">
        <w:t xml:space="preserve">Faul, F., </w:t>
      </w:r>
      <w:proofErr w:type="spellStart"/>
      <w:r w:rsidRPr="001B0C87">
        <w:t>Erdfelder</w:t>
      </w:r>
      <w:proofErr w:type="spellEnd"/>
      <w:r w:rsidRPr="001B0C87">
        <w:t xml:space="preserve">, E., Lang, A.-G., &amp; Buchner, A. (2007). G*Power 3: A flexible statistical power analysis program for the social, behavioral, and biomedical sciences. </w:t>
      </w:r>
      <w:r w:rsidRPr="001B0C87">
        <w:rPr>
          <w:i/>
          <w:iCs/>
        </w:rPr>
        <w:t>Behavior Research Methods</w:t>
      </w:r>
      <w:r w:rsidRPr="001B0C87">
        <w:t xml:space="preserve">, </w:t>
      </w:r>
      <w:r w:rsidRPr="001B0C87">
        <w:rPr>
          <w:i/>
          <w:iCs/>
        </w:rPr>
        <w:t>39</w:t>
      </w:r>
      <w:r w:rsidRPr="001B0C87">
        <w:t xml:space="preserve">(2), 175–191. </w:t>
      </w:r>
      <w:hyperlink r:id="rId43" w:history="1">
        <w:r w:rsidRPr="001B0C87">
          <w:rPr>
            <w:rStyle w:val="Hyperlink"/>
          </w:rPr>
          <w:t>https://doi.org/10.3758/BF03193146</w:t>
        </w:r>
      </w:hyperlink>
    </w:p>
    <w:p w14:paraId="01CCC35E" w14:textId="77777777" w:rsidR="001B0C87" w:rsidRPr="001B0C87" w:rsidRDefault="001B0C87" w:rsidP="001B0C87">
      <w:r w:rsidRPr="001B0C87">
        <w:t xml:space="preserve">Finegold, K., Conmy, A., Chu, R. C., Bosworth, A., &amp; Sommers, B. D. (2021). </w:t>
      </w:r>
      <w:r w:rsidRPr="001B0C87">
        <w:rPr>
          <w:i/>
          <w:iCs/>
        </w:rPr>
        <w:t>TRENDS IN THE U.S. UNINSURED POPULATION, 2010-2020</w:t>
      </w:r>
      <w:r w:rsidRPr="001B0C87">
        <w:t>.</w:t>
      </w:r>
    </w:p>
    <w:p w14:paraId="276F8C52" w14:textId="77777777" w:rsidR="001B0C87" w:rsidRPr="001B0C87" w:rsidRDefault="001B0C87" w:rsidP="001B0C87">
      <w:r w:rsidRPr="001B0C87">
        <w:t xml:space="preserve">Frankford, D. M. (2015). The Remarkable Staying Power of “Death Panels.” </w:t>
      </w:r>
      <w:r w:rsidRPr="001B0C87">
        <w:rPr>
          <w:i/>
          <w:iCs/>
        </w:rPr>
        <w:t>Journal of Health Politics, Policy and Law</w:t>
      </w:r>
      <w:r w:rsidRPr="001B0C87">
        <w:t xml:space="preserve">, </w:t>
      </w:r>
      <w:r w:rsidRPr="001B0C87">
        <w:rPr>
          <w:i/>
          <w:iCs/>
        </w:rPr>
        <w:t>40</w:t>
      </w:r>
      <w:r w:rsidRPr="001B0C87">
        <w:t xml:space="preserve">(5), 1087–1101. </w:t>
      </w:r>
      <w:hyperlink r:id="rId44" w:history="1">
        <w:r w:rsidRPr="001B0C87">
          <w:rPr>
            <w:rStyle w:val="Hyperlink"/>
          </w:rPr>
          <w:t>https://doi.org/10.1215/03616878-3161212</w:t>
        </w:r>
      </w:hyperlink>
    </w:p>
    <w:p w14:paraId="7D66EED8" w14:textId="77777777" w:rsidR="001B0C87" w:rsidRPr="001B0C87" w:rsidRDefault="001B0C87" w:rsidP="001B0C87">
      <w:r w:rsidRPr="001B0C87">
        <w:t xml:space="preserve">Galvani, A. P., Durham, D. P., Vermund, S. H., &amp; Fitzpatrick, M. C. (2017). California Universal Health Care Bill: An economic stimulus and life-saving proposal. </w:t>
      </w:r>
      <w:r w:rsidRPr="001B0C87">
        <w:rPr>
          <w:i/>
          <w:iCs/>
        </w:rPr>
        <w:t>The Lancet</w:t>
      </w:r>
      <w:r w:rsidRPr="001B0C87">
        <w:t xml:space="preserve">, </w:t>
      </w:r>
      <w:r w:rsidRPr="001B0C87">
        <w:rPr>
          <w:i/>
          <w:iCs/>
        </w:rPr>
        <w:t>390</w:t>
      </w:r>
      <w:r w:rsidRPr="001B0C87">
        <w:t xml:space="preserve">(10106), 2012–2014. </w:t>
      </w:r>
      <w:hyperlink r:id="rId45" w:history="1">
        <w:r w:rsidRPr="001B0C87">
          <w:rPr>
            <w:rStyle w:val="Hyperlink"/>
          </w:rPr>
          <w:t>https://doi.org/10.1016/S0140-6736(17)32148-7</w:t>
        </w:r>
      </w:hyperlink>
    </w:p>
    <w:p w14:paraId="70E5C921" w14:textId="77777777" w:rsidR="001B0C87" w:rsidRPr="001B0C87" w:rsidRDefault="001B0C87" w:rsidP="001B0C87">
      <w:r w:rsidRPr="001B0C87">
        <w:t xml:space="preserve">Gibson, J. (2023). </w:t>
      </w:r>
      <w:r w:rsidRPr="001B0C87">
        <w:rPr>
          <w:i/>
          <w:iCs/>
        </w:rPr>
        <w:t>Replication Data for: Losing Legitimacy: The Challenges of the Dobbs Ruling to Conventional Legitimacy Theory</w:t>
      </w:r>
      <w:r w:rsidRPr="001B0C87">
        <w:t xml:space="preserve"> [Dataset]. Harvard Dataverse. </w:t>
      </w:r>
      <w:hyperlink r:id="rId46" w:history="1">
        <w:r w:rsidRPr="001B0C87">
          <w:rPr>
            <w:rStyle w:val="Hyperlink"/>
          </w:rPr>
          <w:t>https://doi.org/10.7910/DVN/AO7IYJ</w:t>
        </w:r>
      </w:hyperlink>
    </w:p>
    <w:p w14:paraId="3A61F026" w14:textId="77777777" w:rsidR="001B0C87" w:rsidRPr="001B0C87" w:rsidRDefault="001B0C87" w:rsidP="001B0C87">
      <w:r w:rsidRPr="001B0C87">
        <w:t xml:space="preserve">Goldberg, M. H. (n.d.). Perceived Social Consensus Can Reduce Ideological Biases on Climate Change. </w:t>
      </w:r>
      <w:r w:rsidRPr="001B0C87">
        <w:rPr>
          <w:i/>
          <w:iCs/>
        </w:rPr>
        <w:t>Environment and Behavior</w:t>
      </w:r>
      <w:r w:rsidRPr="001B0C87">
        <w:t>.</w:t>
      </w:r>
    </w:p>
    <w:p w14:paraId="5A46B0B4" w14:textId="77777777" w:rsidR="001B0C87" w:rsidRPr="001B0C87" w:rsidRDefault="001B0C87" w:rsidP="001B0C87">
      <w:r w:rsidRPr="001B0C87">
        <w:t xml:space="preserve">Gordon, Erron (Director). (2018, January 28). </w:t>
      </w:r>
      <w:r w:rsidRPr="001B0C87">
        <w:rPr>
          <w:i/>
          <w:iCs/>
        </w:rPr>
        <w:t>President Trump—The Piers Morgan Interview</w:t>
      </w:r>
      <w:r w:rsidRPr="001B0C87">
        <w:t xml:space="preserve"> [Special]. ITV.</w:t>
      </w:r>
    </w:p>
    <w:p w14:paraId="64F5CD7E" w14:textId="77777777" w:rsidR="001B0C87" w:rsidRPr="001B0C87" w:rsidRDefault="001B0C87" w:rsidP="001B0C87">
      <w:r w:rsidRPr="001B0C87">
        <w:t xml:space="preserve">Greenwald, A. G., &amp; Banaji, M. R. (n.d.). </w:t>
      </w:r>
      <w:r w:rsidRPr="001B0C87">
        <w:rPr>
          <w:i/>
          <w:iCs/>
        </w:rPr>
        <w:t>Implicit Social Cognition: Attitudes, Self-Esteem, and Stereotypes</w:t>
      </w:r>
      <w:r w:rsidRPr="001B0C87">
        <w:t>.</w:t>
      </w:r>
    </w:p>
    <w:p w14:paraId="44D94E63" w14:textId="77777777" w:rsidR="001B0C87" w:rsidRPr="001B0C87" w:rsidRDefault="001B0C87" w:rsidP="001B0C87">
      <w:r w:rsidRPr="001B0C87">
        <w:lastRenderedPageBreak/>
        <w:t xml:space="preserve">Greenwald, A. G., McGhee, D. E., &amp; Schwartz, J. L. K. (n.d.). </w:t>
      </w:r>
      <w:r w:rsidRPr="001B0C87">
        <w:rPr>
          <w:i/>
          <w:iCs/>
        </w:rPr>
        <w:t>Measuring Individual Differences in Implicit Cognition: The Implicit Association Test</w:t>
      </w:r>
      <w:r w:rsidRPr="001B0C87">
        <w:t>.</w:t>
      </w:r>
    </w:p>
    <w:p w14:paraId="5FA11038" w14:textId="77777777" w:rsidR="001B0C87" w:rsidRPr="001B0C87" w:rsidRDefault="001B0C87" w:rsidP="001B0C87">
      <w:r w:rsidRPr="001B0C87">
        <w:t xml:space="preserve">Himmelstein, D. U., Warren, E., Thorne, D., &amp; </w:t>
      </w:r>
      <w:proofErr w:type="spellStart"/>
      <w:r w:rsidRPr="001B0C87">
        <w:t>Woolhandler</w:t>
      </w:r>
      <w:proofErr w:type="spellEnd"/>
      <w:r w:rsidRPr="001B0C87">
        <w:t xml:space="preserve">, S. (2005). Illness And Injury </w:t>
      </w:r>
      <w:proofErr w:type="gramStart"/>
      <w:r w:rsidRPr="001B0C87">
        <w:t>As</w:t>
      </w:r>
      <w:proofErr w:type="gramEnd"/>
      <w:r w:rsidRPr="001B0C87">
        <w:t xml:space="preserve"> Contributors </w:t>
      </w:r>
      <w:proofErr w:type="gramStart"/>
      <w:r w:rsidRPr="001B0C87">
        <w:t>To</w:t>
      </w:r>
      <w:proofErr w:type="gramEnd"/>
      <w:r w:rsidRPr="001B0C87">
        <w:t xml:space="preserve"> Bankruptcy: Even universal coverage could leave many Americans vulnerable to bankruptcy unless such coverage was more comprehensive than many current policies. </w:t>
      </w:r>
      <w:r w:rsidRPr="001B0C87">
        <w:rPr>
          <w:i/>
          <w:iCs/>
        </w:rPr>
        <w:t>Health Affairs</w:t>
      </w:r>
      <w:r w:rsidRPr="001B0C87">
        <w:t xml:space="preserve">, </w:t>
      </w:r>
      <w:r w:rsidRPr="001B0C87">
        <w:rPr>
          <w:i/>
          <w:iCs/>
        </w:rPr>
        <w:t>24</w:t>
      </w:r>
      <w:r w:rsidRPr="001B0C87">
        <w:t xml:space="preserve">(Suppl1), W5-63-W5-73. </w:t>
      </w:r>
      <w:hyperlink r:id="rId47" w:history="1">
        <w:r w:rsidRPr="001B0C87">
          <w:rPr>
            <w:rStyle w:val="Hyperlink"/>
          </w:rPr>
          <w:t>https://doi.org/10.1377/hlthaff.W5.63</w:t>
        </w:r>
      </w:hyperlink>
    </w:p>
    <w:p w14:paraId="40F80F88" w14:textId="77777777" w:rsidR="001B0C87" w:rsidRPr="001B0C87" w:rsidRDefault="001B0C87" w:rsidP="001B0C87">
      <w:r w:rsidRPr="001B0C87">
        <w:t xml:space="preserve">Hodson, G., Maio, G. R., &amp; Esses, V. M. (2001). The Role of Attitudinal Ambivalence in Susceptibility to Consensus Information. </w:t>
      </w:r>
      <w:r w:rsidRPr="001B0C87">
        <w:rPr>
          <w:i/>
          <w:iCs/>
        </w:rPr>
        <w:t>Basic and Applied Social Psychology</w:t>
      </w:r>
      <w:r w:rsidRPr="001B0C87">
        <w:t xml:space="preserve">, </w:t>
      </w:r>
      <w:r w:rsidRPr="001B0C87">
        <w:rPr>
          <w:i/>
          <w:iCs/>
        </w:rPr>
        <w:t>23</w:t>
      </w:r>
      <w:r w:rsidRPr="001B0C87">
        <w:t xml:space="preserve">(3), 197–205. </w:t>
      </w:r>
      <w:hyperlink r:id="rId48" w:history="1">
        <w:r w:rsidRPr="001B0C87">
          <w:rPr>
            <w:rStyle w:val="Hyperlink"/>
          </w:rPr>
          <w:t>https://doi.org/10.1207/S15324834BASP2303_6</w:t>
        </w:r>
      </w:hyperlink>
    </w:p>
    <w:p w14:paraId="0778B06C" w14:textId="77777777" w:rsidR="001B0C87" w:rsidRPr="001B0C87" w:rsidRDefault="001B0C87" w:rsidP="001B0C87">
      <w:r w:rsidRPr="001B0C87">
        <w:t xml:space="preserve">Holland, R. W., </w:t>
      </w:r>
      <w:proofErr w:type="spellStart"/>
      <w:r w:rsidRPr="001B0C87">
        <w:t>Verplanken</w:t>
      </w:r>
      <w:proofErr w:type="spellEnd"/>
      <w:r w:rsidRPr="001B0C87">
        <w:t xml:space="preserve">, B., &amp; Van Knippenberg, A. (2003). From repetition to conviction: Attitude accessibility as a determinant of attitude certainty. </w:t>
      </w:r>
      <w:r w:rsidRPr="001B0C87">
        <w:rPr>
          <w:i/>
          <w:iCs/>
        </w:rPr>
        <w:t>Journal of Experimental Social Psychology</w:t>
      </w:r>
      <w:r w:rsidRPr="001B0C87">
        <w:t xml:space="preserve">, </w:t>
      </w:r>
      <w:r w:rsidRPr="001B0C87">
        <w:rPr>
          <w:i/>
          <w:iCs/>
        </w:rPr>
        <w:t>39</w:t>
      </w:r>
      <w:r w:rsidRPr="001B0C87">
        <w:t xml:space="preserve">(6), 594–601. </w:t>
      </w:r>
      <w:hyperlink r:id="rId49" w:history="1">
        <w:r w:rsidRPr="001B0C87">
          <w:rPr>
            <w:rStyle w:val="Hyperlink"/>
          </w:rPr>
          <w:t>https://doi.org/10.1016/S0022-1031(03)00038-6</w:t>
        </w:r>
      </w:hyperlink>
    </w:p>
    <w:p w14:paraId="3C14D4CF" w14:textId="77777777" w:rsidR="001B0C87" w:rsidRPr="001B0C87" w:rsidRDefault="001B0C87" w:rsidP="001B0C87">
      <w:r w:rsidRPr="001B0C87">
        <w:t xml:space="preserve">Hornsey, M. J., Majkut, L., Terry, D. J., &amp; McKimmie, B. M. (2003). On being loud and proud: Non‐conformity and counter‐conformity to group norms. </w:t>
      </w:r>
      <w:r w:rsidRPr="001B0C87">
        <w:rPr>
          <w:i/>
          <w:iCs/>
        </w:rPr>
        <w:t>British Journal of Social Psychology</w:t>
      </w:r>
      <w:r w:rsidRPr="001B0C87">
        <w:t xml:space="preserve">, </w:t>
      </w:r>
      <w:r w:rsidRPr="001B0C87">
        <w:rPr>
          <w:i/>
          <w:iCs/>
        </w:rPr>
        <w:t>42</w:t>
      </w:r>
      <w:r w:rsidRPr="001B0C87">
        <w:t xml:space="preserve">(3), 319–335. </w:t>
      </w:r>
      <w:hyperlink r:id="rId50" w:history="1">
        <w:r w:rsidRPr="001B0C87">
          <w:rPr>
            <w:rStyle w:val="Hyperlink"/>
          </w:rPr>
          <w:t>https://doi.org/10.1348/014466603322438189</w:t>
        </w:r>
      </w:hyperlink>
    </w:p>
    <w:p w14:paraId="0634DE2C" w14:textId="77777777" w:rsidR="001B0C87" w:rsidRPr="001B0C87" w:rsidRDefault="001B0C87" w:rsidP="001B0C87">
      <w:r w:rsidRPr="001B0C87">
        <w:t xml:space="preserve">Hornsey, M. J., Smith, J. R., &amp; Begg, D. (2007). Effects of norms among those with moral conviction: Counter‐conformity emerges on intentions but not behaviors. </w:t>
      </w:r>
      <w:r w:rsidRPr="001B0C87">
        <w:rPr>
          <w:i/>
          <w:iCs/>
        </w:rPr>
        <w:t>Social Influence</w:t>
      </w:r>
      <w:r w:rsidRPr="001B0C87">
        <w:t xml:space="preserve">, </w:t>
      </w:r>
      <w:r w:rsidRPr="001B0C87">
        <w:rPr>
          <w:i/>
          <w:iCs/>
        </w:rPr>
        <w:t>2</w:t>
      </w:r>
      <w:r w:rsidRPr="001B0C87">
        <w:t xml:space="preserve">(4), 244–268. </w:t>
      </w:r>
      <w:hyperlink r:id="rId51" w:history="1">
        <w:r w:rsidRPr="001B0C87">
          <w:rPr>
            <w:rStyle w:val="Hyperlink"/>
          </w:rPr>
          <w:t>https://doi.org/10.1080/15534510701476500</w:t>
        </w:r>
      </w:hyperlink>
    </w:p>
    <w:p w14:paraId="353BF0B6" w14:textId="77777777" w:rsidR="001B0C87" w:rsidRPr="001B0C87" w:rsidRDefault="001B0C87" w:rsidP="001B0C87">
      <w:r w:rsidRPr="001B0C87">
        <w:t xml:space="preserve">Hsiao, W. C., Cheng, S.-H., &amp; Yip, W. (2019). What can be achieved with a single-payer NHI system: The case of Taiwan. </w:t>
      </w:r>
      <w:r w:rsidRPr="001B0C87">
        <w:rPr>
          <w:i/>
          <w:iCs/>
        </w:rPr>
        <w:t>Social Science &amp; Medicine</w:t>
      </w:r>
      <w:r w:rsidRPr="001B0C87">
        <w:t xml:space="preserve">, </w:t>
      </w:r>
      <w:r w:rsidRPr="001B0C87">
        <w:rPr>
          <w:i/>
          <w:iCs/>
        </w:rPr>
        <w:t>233</w:t>
      </w:r>
      <w:r w:rsidRPr="001B0C87">
        <w:t xml:space="preserve">, 265–271. </w:t>
      </w:r>
      <w:hyperlink r:id="rId52" w:history="1">
        <w:r w:rsidRPr="001B0C87">
          <w:rPr>
            <w:rStyle w:val="Hyperlink"/>
          </w:rPr>
          <w:t>https://doi.org/10.1016/j.socscimed.2016.12.006</w:t>
        </w:r>
      </w:hyperlink>
    </w:p>
    <w:p w14:paraId="578E4ED5" w14:textId="77777777" w:rsidR="001B0C87" w:rsidRPr="001B0C87" w:rsidRDefault="001B0C87" w:rsidP="001B0C87">
      <w:r w:rsidRPr="001B0C87">
        <w:t xml:space="preserve">Jia, K. M., </w:t>
      </w:r>
      <w:proofErr w:type="spellStart"/>
      <w:r w:rsidRPr="001B0C87">
        <w:t>Hanage</w:t>
      </w:r>
      <w:proofErr w:type="spellEnd"/>
      <w:r w:rsidRPr="001B0C87">
        <w:t xml:space="preserve">, W. P., </w:t>
      </w:r>
      <w:proofErr w:type="spellStart"/>
      <w:r w:rsidRPr="001B0C87">
        <w:t>Lipsitch</w:t>
      </w:r>
      <w:proofErr w:type="spellEnd"/>
      <w:r w:rsidRPr="001B0C87">
        <w:t xml:space="preserve">, M., Johnson, A. G., Amin, A. B., Ali, A. R., Scobie, H. M., &amp; Swerdlow, D. L. (2023). Estimated preventable COVID-19-associated deaths due to non-vaccination in the United States. </w:t>
      </w:r>
      <w:r w:rsidRPr="001B0C87">
        <w:rPr>
          <w:i/>
          <w:iCs/>
        </w:rPr>
        <w:t>European Journal of Epidemiology</w:t>
      </w:r>
      <w:r w:rsidRPr="001B0C87">
        <w:t xml:space="preserve">, </w:t>
      </w:r>
      <w:r w:rsidRPr="001B0C87">
        <w:rPr>
          <w:i/>
          <w:iCs/>
        </w:rPr>
        <w:t>38</w:t>
      </w:r>
      <w:r w:rsidRPr="001B0C87">
        <w:t xml:space="preserve">(11), 1125–1128. </w:t>
      </w:r>
      <w:hyperlink r:id="rId53" w:history="1">
        <w:r w:rsidRPr="001B0C87">
          <w:rPr>
            <w:rStyle w:val="Hyperlink"/>
          </w:rPr>
          <w:t>https://doi.org/10.1007/s10654-023-01006-3</w:t>
        </w:r>
      </w:hyperlink>
    </w:p>
    <w:p w14:paraId="09731D9F" w14:textId="77777777" w:rsidR="001B0C87" w:rsidRPr="001B0C87" w:rsidRDefault="001B0C87" w:rsidP="001B0C87">
      <w:r w:rsidRPr="001B0C87">
        <w:t xml:space="preserve">Jones, T. M. (2023). </w:t>
      </w:r>
      <w:r w:rsidRPr="001B0C87">
        <w:rPr>
          <w:i/>
          <w:iCs/>
        </w:rPr>
        <w:t>Ethical Decision Making by Individuals in Organizations: An Issue-Contingent Model</w:t>
      </w:r>
      <w:r w:rsidRPr="001B0C87">
        <w:t>.</w:t>
      </w:r>
    </w:p>
    <w:p w14:paraId="204400E1" w14:textId="77777777" w:rsidR="001B0C87" w:rsidRPr="001B0C87" w:rsidRDefault="001B0C87" w:rsidP="001B0C87">
      <w:r w:rsidRPr="001B0C87">
        <w:t xml:space="preserve">Jung, C. G. (1923). </w:t>
      </w:r>
      <w:r w:rsidRPr="001B0C87">
        <w:rPr>
          <w:i/>
          <w:iCs/>
        </w:rPr>
        <w:t>Psychological types or the psychology of individuation.</w:t>
      </w:r>
      <w:r w:rsidRPr="001B0C87">
        <w:t xml:space="preserve"> Harcourt, Brace.</w:t>
      </w:r>
    </w:p>
    <w:p w14:paraId="6BE28057" w14:textId="77777777" w:rsidR="001B0C87" w:rsidRPr="001B0C87" w:rsidRDefault="001B0C87" w:rsidP="001B0C87">
      <w:r w:rsidRPr="001B0C87">
        <w:t xml:space="preserve">Kassin, S. M., &amp; </w:t>
      </w:r>
      <w:proofErr w:type="spellStart"/>
      <w:r w:rsidRPr="001B0C87">
        <w:t>Kiechel</w:t>
      </w:r>
      <w:proofErr w:type="spellEnd"/>
      <w:r w:rsidRPr="001B0C87">
        <w:t xml:space="preserve">, K. L. (1996). The Social Psychology of False Confessions: Compliance, Internalization, and Confabulation. </w:t>
      </w:r>
      <w:r w:rsidRPr="001B0C87">
        <w:rPr>
          <w:i/>
          <w:iCs/>
        </w:rPr>
        <w:t>Psychological Science</w:t>
      </w:r>
      <w:r w:rsidRPr="001B0C87">
        <w:t xml:space="preserve">, </w:t>
      </w:r>
      <w:r w:rsidRPr="001B0C87">
        <w:rPr>
          <w:i/>
          <w:iCs/>
        </w:rPr>
        <w:t>7</w:t>
      </w:r>
      <w:r w:rsidRPr="001B0C87">
        <w:t xml:space="preserve">(3), 125–128. </w:t>
      </w:r>
      <w:hyperlink r:id="rId54" w:history="1">
        <w:r w:rsidRPr="001B0C87">
          <w:rPr>
            <w:rStyle w:val="Hyperlink"/>
          </w:rPr>
          <w:t>https://doi.org/10.1111/j.1467-9280.1996.tb00344.x</w:t>
        </w:r>
      </w:hyperlink>
    </w:p>
    <w:p w14:paraId="6B628A2E" w14:textId="77777777" w:rsidR="001B0C87" w:rsidRPr="001B0C87" w:rsidRDefault="001B0C87" w:rsidP="001B0C87">
      <w:r w:rsidRPr="001B0C87">
        <w:t xml:space="preserve">Kasten, M. (n.d.). </w:t>
      </w:r>
      <w:r w:rsidRPr="001B0C87">
        <w:rPr>
          <w:i/>
          <w:iCs/>
        </w:rPr>
        <w:t>An Economic Analysis of the Death Penalty</w:t>
      </w:r>
      <w:r w:rsidRPr="001B0C87">
        <w:t>.</w:t>
      </w:r>
    </w:p>
    <w:p w14:paraId="3E5BFB3A" w14:textId="77777777" w:rsidR="001B0C87" w:rsidRPr="001B0C87" w:rsidRDefault="001B0C87" w:rsidP="001B0C87">
      <w:r w:rsidRPr="001B0C87">
        <w:t xml:space="preserve">Kidder, C. K. (n.d.). </w:t>
      </w:r>
      <w:r w:rsidRPr="001B0C87">
        <w:rPr>
          <w:i/>
          <w:iCs/>
        </w:rPr>
        <w:t>DEFINING MORAL ATTITUDES: AN EXAMINATION OF THE STRUCTURE AND CONSEQUENCES OF MORAL ATTITUDES</w:t>
      </w:r>
      <w:r w:rsidRPr="001B0C87">
        <w:t>.</w:t>
      </w:r>
    </w:p>
    <w:p w14:paraId="69C1A4ED" w14:textId="77777777" w:rsidR="001B0C87" w:rsidRPr="001B0C87" w:rsidRDefault="001B0C87" w:rsidP="001B0C87">
      <w:r w:rsidRPr="001B0C87">
        <w:lastRenderedPageBreak/>
        <w:t xml:space="preserve">Kobayashi, K. (2018). The Impact of Perceived Scientific and Social Consensus on Scientific Beliefs. </w:t>
      </w:r>
      <w:r w:rsidRPr="001B0C87">
        <w:rPr>
          <w:i/>
          <w:iCs/>
        </w:rPr>
        <w:t>Science Communication</w:t>
      </w:r>
      <w:r w:rsidRPr="001B0C87">
        <w:t xml:space="preserve">, </w:t>
      </w:r>
      <w:r w:rsidRPr="001B0C87">
        <w:rPr>
          <w:i/>
          <w:iCs/>
        </w:rPr>
        <w:t>40</w:t>
      </w:r>
      <w:r w:rsidRPr="001B0C87">
        <w:t xml:space="preserve">(1), 63–88. </w:t>
      </w:r>
      <w:hyperlink r:id="rId55" w:history="1">
        <w:r w:rsidRPr="001B0C87">
          <w:rPr>
            <w:rStyle w:val="Hyperlink"/>
          </w:rPr>
          <w:t>https://doi.org/10.1177/1075547017748948</w:t>
        </w:r>
      </w:hyperlink>
    </w:p>
    <w:p w14:paraId="44E11587" w14:textId="77777777" w:rsidR="001B0C87" w:rsidRPr="001B0C87" w:rsidRDefault="001B0C87" w:rsidP="001B0C87">
      <w:proofErr w:type="spellStart"/>
      <w:r w:rsidRPr="001B0C87">
        <w:t>Kodapanakkal</w:t>
      </w:r>
      <w:proofErr w:type="spellEnd"/>
      <w:r w:rsidRPr="001B0C87">
        <w:t xml:space="preserve">, R. I., Brandt, M. J., Kogler, C., &amp; Van </w:t>
      </w:r>
      <w:proofErr w:type="spellStart"/>
      <w:r w:rsidRPr="001B0C87">
        <w:t>Beest</w:t>
      </w:r>
      <w:proofErr w:type="spellEnd"/>
      <w:r w:rsidRPr="001B0C87">
        <w:t xml:space="preserve">, I. (2022). Moral Frames Are Persuasive and Moralize Attitudes; Nonmoral Frames Are Persuasive and De-Moralize Attitudes. </w:t>
      </w:r>
      <w:r w:rsidRPr="001B0C87">
        <w:rPr>
          <w:i/>
          <w:iCs/>
        </w:rPr>
        <w:t>Psychological Science</w:t>
      </w:r>
      <w:r w:rsidRPr="001B0C87">
        <w:t xml:space="preserve">, </w:t>
      </w:r>
      <w:r w:rsidRPr="001B0C87">
        <w:rPr>
          <w:i/>
          <w:iCs/>
        </w:rPr>
        <w:t>33</w:t>
      </w:r>
      <w:r w:rsidRPr="001B0C87">
        <w:t xml:space="preserve">(3), 433–449. </w:t>
      </w:r>
      <w:hyperlink r:id="rId56" w:history="1">
        <w:r w:rsidRPr="001B0C87">
          <w:rPr>
            <w:rStyle w:val="Hyperlink"/>
          </w:rPr>
          <w:t>https://doi.org/10.1177/09567976211040803</w:t>
        </w:r>
      </w:hyperlink>
    </w:p>
    <w:p w14:paraId="0A03B86F" w14:textId="77777777" w:rsidR="001B0C87" w:rsidRPr="001B0C87" w:rsidRDefault="001B0C87" w:rsidP="001B0C87">
      <w:proofErr w:type="spellStart"/>
      <w:r w:rsidRPr="001B0C87">
        <w:t>Kruglanski</w:t>
      </w:r>
      <w:proofErr w:type="spellEnd"/>
      <w:r w:rsidRPr="001B0C87">
        <w:t xml:space="preserve">, A. W., &amp; Thompson, E. P. (1999). Persuasion by a Single Route: A View </w:t>
      </w:r>
      <w:proofErr w:type="gramStart"/>
      <w:r w:rsidRPr="001B0C87">
        <w:t>From</w:t>
      </w:r>
      <w:proofErr w:type="gramEnd"/>
      <w:r w:rsidRPr="001B0C87">
        <w:t xml:space="preserve"> the </w:t>
      </w:r>
      <w:proofErr w:type="spellStart"/>
      <w:r w:rsidRPr="001B0C87">
        <w:t>Unimodel</w:t>
      </w:r>
      <w:proofErr w:type="spellEnd"/>
      <w:r w:rsidRPr="001B0C87">
        <w:t xml:space="preserve">. </w:t>
      </w:r>
      <w:r w:rsidRPr="001B0C87">
        <w:rPr>
          <w:i/>
          <w:iCs/>
        </w:rPr>
        <w:t>Psychological Inquiry</w:t>
      </w:r>
      <w:r w:rsidRPr="001B0C87">
        <w:t xml:space="preserve">, </w:t>
      </w:r>
      <w:r w:rsidRPr="001B0C87">
        <w:rPr>
          <w:i/>
          <w:iCs/>
        </w:rPr>
        <w:t>10</w:t>
      </w:r>
      <w:r w:rsidRPr="001B0C87">
        <w:t xml:space="preserve">(2), 83–109. </w:t>
      </w:r>
      <w:hyperlink r:id="rId57" w:history="1">
        <w:r w:rsidRPr="001B0C87">
          <w:rPr>
            <w:rStyle w:val="Hyperlink"/>
          </w:rPr>
          <w:t>https://doi.org/10.1207/S15327965PL100201</w:t>
        </w:r>
      </w:hyperlink>
    </w:p>
    <w:p w14:paraId="4BC72C60" w14:textId="77777777" w:rsidR="001B0C87" w:rsidRPr="001B0C87" w:rsidRDefault="001B0C87" w:rsidP="001B0C87">
      <w:proofErr w:type="spellStart"/>
      <w:r w:rsidRPr="001B0C87">
        <w:t>Kutlaca</w:t>
      </w:r>
      <w:proofErr w:type="spellEnd"/>
      <w:r w:rsidRPr="001B0C87">
        <w:t xml:space="preserve">, M., Van </w:t>
      </w:r>
      <w:proofErr w:type="spellStart"/>
      <w:r w:rsidRPr="001B0C87">
        <w:t>Zomeren</w:t>
      </w:r>
      <w:proofErr w:type="spellEnd"/>
      <w:r w:rsidRPr="001B0C87">
        <w:t xml:space="preserve">, M., &amp; </w:t>
      </w:r>
      <w:proofErr w:type="spellStart"/>
      <w:r w:rsidRPr="001B0C87">
        <w:t>Epstude</w:t>
      </w:r>
      <w:proofErr w:type="spellEnd"/>
      <w:r w:rsidRPr="001B0C87">
        <w:t xml:space="preserve">, K. (2016). Preaching to, or </w:t>
      </w:r>
      <w:proofErr w:type="gramStart"/>
      <w:r w:rsidRPr="001B0C87">
        <w:t>Beyond</w:t>
      </w:r>
      <w:proofErr w:type="gramEnd"/>
      <w:r w:rsidRPr="001B0C87">
        <w:t xml:space="preserve">, the Choir: The Politicizing Effects of Fitting Value-Identity Communication in Ideologically Heterogeneous Groups. </w:t>
      </w:r>
      <w:r w:rsidRPr="001B0C87">
        <w:rPr>
          <w:i/>
          <w:iCs/>
        </w:rPr>
        <w:t>Social Psychology</w:t>
      </w:r>
      <w:r w:rsidRPr="001B0C87">
        <w:t xml:space="preserve">, </w:t>
      </w:r>
      <w:r w:rsidRPr="001B0C87">
        <w:rPr>
          <w:i/>
          <w:iCs/>
        </w:rPr>
        <w:t>47</w:t>
      </w:r>
      <w:r w:rsidRPr="001B0C87">
        <w:t xml:space="preserve">(1), 15–28. </w:t>
      </w:r>
      <w:hyperlink r:id="rId58" w:history="1">
        <w:r w:rsidRPr="001B0C87">
          <w:rPr>
            <w:rStyle w:val="Hyperlink"/>
          </w:rPr>
          <w:t>https://doi.org/10.1027/1864-9335/a000254</w:t>
        </w:r>
      </w:hyperlink>
    </w:p>
    <w:p w14:paraId="32FE459A" w14:textId="77777777" w:rsidR="001B0C87" w:rsidRPr="001B0C87" w:rsidRDefault="001B0C87" w:rsidP="001B0C87">
      <w:r w:rsidRPr="001B0C87">
        <w:t xml:space="preserve">Lee, S. K., Sun, J., Jang, S., &amp; Connelly, S. (2022). Misinformation of COVID-19 vaccines and vaccine hesitancy. </w:t>
      </w:r>
      <w:r w:rsidRPr="001B0C87">
        <w:rPr>
          <w:i/>
          <w:iCs/>
        </w:rPr>
        <w:t>Scientific Reports</w:t>
      </w:r>
      <w:r w:rsidRPr="001B0C87">
        <w:t xml:space="preserve">, </w:t>
      </w:r>
      <w:r w:rsidRPr="001B0C87">
        <w:rPr>
          <w:i/>
          <w:iCs/>
        </w:rPr>
        <w:t>12</w:t>
      </w:r>
      <w:r w:rsidRPr="001B0C87">
        <w:t xml:space="preserve">(1), 13681. </w:t>
      </w:r>
      <w:hyperlink r:id="rId59" w:history="1">
        <w:r w:rsidRPr="001B0C87">
          <w:rPr>
            <w:rStyle w:val="Hyperlink"/>
          </w:rPr>
          <w:t>https://doi.org/10.1038/s41598-022-17430-6</w:t>
        </w:r>
      </w:hyperlink>
    </w:p>
    <w:p w14:paraId="5FC0FFE8" w14:textId="77777777" w:rsidR="001B0C87" w:rsidRPr="001B0C87" w:rsidRDefault="001B0C87" w:rsidP="001B0C87">
      <w:r w:rsidRPr="001B0C87">
        <w:t xml:space="preserve">Love, E., Salinas, T. C., &amp; Rotman, J. D. (2020). The Ethical Standards of Judgment Questionnaire: Development and Validation of Independent Measures of Formalism and Consequentialism. </w:t>
      </w:r>
      <w:r w:rsidRPr="001B0C87">
        <w:rPr>
          <w:i/>
          <w:iCs/>
        </w:rPr>
        <w:t>Journal of Business Ethics</w:t>
      </w:r>
      <w:r w:rsidRPr="001B0C87">
        <w:t xml:space="preserve">, </w:t>
      </w:r>
      <w:r w:rsidRPr="001B0C87">
        <w:rPr>
          <w:i/>
          <w:iCs/>
        </w:rPr>
        <w:t>161</w:t>
      </w:r>
      <w:r w:rsidRPr="001B0C87">
        <w:t xml:space="preserve">(1), 115–132. </w:t>
      </w:r>
      <w:hyperlink r:id="rId60" w:history="1">
        <w:r w:rsidRPr="001B0C87">
          <w:rPr>
            <w:rStyle w:val="Hyperlink"/>
          </w:rPr>
          <w:t>https://doi.org/10.1007/s10551-018-3937-8</w:t>
        </w:r>
      </w:hyperlink>
    </w:p>
    <w:p w14:paraId="0A2654C1" w14:textId="77777777" w:rsidR="001B0C87" w:rsidRPr="001B0C87" w:rsidRDefault="001B0C87" w:rsidP="001B0C87">
      <w:r w:rsidRPr="001B0C87">
        <w:t xml:space="preserve">Maheswaran, D., Mackie, D. M., &amp; Chaiken, S. (1992). Brand name as a heuristic cue: The effects of task importance and expectancy confirmation on consumer judgments. </w:t>
      </w:r>
      <w:r w:rsidRPr="001B0C87">
        <w:rPr>
          <w:i/>
          <w:iCs/>
        </w:rPr>
        <w:t>Journal of Consumer Psychology</w:t>
      </w:r>
      <w:r w:rsidRPr="001B0C87">
        <w:t xml:space="preserve">, </w:t>
      </w:r>
      <w:r w:rsidRPr="001B0C87">
        <w:rPr>
          <w:i/>
          <w:iCs/>
        </w:rPr>
        <w:t>1</w:t>
      </w:r>
      <w:r w:rsidRPr="001B0C87">
        <w:t xml:space="preserve">(4), 317–336. </w:t>
      </w:r>
      <w:hyperlink r:id="rId61" w:history="1">
        <w:r w:rsidRPr="001B0C87">
          <w:rPr>
            <w:rStyle w:val="Hyperlink"/>
          </w:rPr>
          <w:t>https://doi.org/10.1016/S1057-7408(08)80058-7</w:t>
        </w:r>
      </w:hyperlink>
    </w:p>
    <w:p w14:paraId="7B8E320C" w14:textId="77777777" w:rsidR="001B0C87" w:rsidRPr="001B0C87" w:rsidRDefault="001B0C87" w:rsidP="001B0C87">
      <w:r w:rsidRPr="001B0C87">
        <w:t xml:space="preserve">Morris, N. S., MacLean, C. D., Chew, L. D., &amp; </w:t>
      </w:r>
      <w:proofErr w:type="spellStart"/>
      <w:r w:rsidRPr="001B0C87">
        <w:t>Littenberg</w:t>
      </w:r>
      <w:proofErr w:type="spellEnd"/>
      <w:r w:rsidRPr="001B0C87">
        <w:t xml:space="preserve">, B. (2006). The Single Item Literacy Screener: Evaluation of a brief instrument to identify limited reading ability. </w:t>
      </w:r>
      <w:r w:rsidRPr="001B0C87">
        <w:rPr>
          <w:i/>
          <w:iCs/>
        </w:rPr>
        <w:t>BMC Family Practice</w:t>
      </w:r>
      <w:r w:rsidRPr="001B0C87">
        <w:t xml:space="preserve">, </w:t>
      </w:r>
      <w:r w:rsidRPr="001B0C87">
        <w:rPr>
          <w:i/>
          <w:iCs/>
        </w:rPr>
        <w:t>7</w:t>
      </w:r>
      <w:r w:rsidRPr="001B0C87">
        <w:t xml:space="preserve">(1), 21. </w:t>
      </w:r>
      <w:hyperlink r:id="rId62" w:history="1">
        <w:r w:rsidRPr="001B0C87">
          <w:rPr>
            <w:rStyle w:val="Hyperlink"/>
          </w:rPr>
          <w:t>https://doi.org/10.1186/1471-2296-7-21</w:t>
        </w:r>
      </w:hyperlink>
    </w:p>
    <w:p w14:paraId="1922F092" w14:textId="77777777" w:rsidR="001B0C87" w:rsidRPr="001B0C87" w:rsidRDefault="001B0C87" w:rsidP="001B0C87">
      <w:r w:rsidRPr="001B0C87">
        <w:t xml:space="preserve">National Oceanic and Atmospheric Administration. (n.d.). </w:t>
      </w:r>
      <w:r w:rsidRPr="001B0C87">
        <w:rPr>
          <w:i/>
          <w:iCs/>
        </w:rPr>
        <w:t>Snowfall Extremes—Missouri</w:t>
      </w:r>
      <w:r w:rsidRPr="001B0C87">
        <w:t xml:space="preserve"> [Dataset].</w:t>
      </w:r>
    </w:p>
    <w:p w14:paraId="6C73CE67" w14:textId="77777777" w:rsidR="001B0C87" w:rsidRPr="001B0C87" w:rsidRDefault="001B0C87" w:rsidP="001B0C87">
      <w:r w:rsidRPr="001B0C87">
        <w:t xml:space="preserve">Newport, F. (2015). </w:t>
      </w:r>
      <w:r w:rsidRPr="001B0C87">
        <w:rPr>
          <w:i/>
          <w:iCs/>
        </w:rPr>
        <w:t>In U.S., Percentage Saying Vaccines Are Vital Dips Slightly</w:t>
      </w:r>
      <w:r w:rsidRPr="001B0C87">
        <w:t>. Gallup.</w:t>
      </w:r>
    </w:p>
    <w:p w14:paraId="31C23C8E" w14:textId="77777777" w:rsidR="001B0C87" w:rsidRPr="001B0C87" w:rsidRDefault="001B0C87" w:rsidP="001B0C87">
      <w:r w:rsidRPr="001B0C87">
        <w:t xml:space="preserve">O’Keefe, D. J. (2016). Persuasion and Social Influence. In K. B. Jensen, E. W. Rothenbuhler, J. D. Pooley, &amp; R. T. Craig (Eds.), </w:t>
      </w:r>
      <w:r w:rsidRPr="001B0C87">
        <w:rPr>
          <w:i/>
          <w:iCs/>
        </w:rPr>
        <w:t>The International Encyclopedia of Communication Theory and Philosophy</w:t>
      </w:r>
      <w:r w:rsidRPr="001B0C87">
        <w:t xml:space="preserve"> (1st ed., pp. 1–19). Wiley. </w:t>
      </w:r>
      <w:hyperlink r:id="rId63" w:history="1">
        <w:r w:rsidRPr="001B0C87">
          <w:rPr>
            <w:rStyle w:val="Hyperlink"/>
          </w:rPr>
          <w:t>https://doi.org/10.1002/9781118766804.wbiect067</w:t>
        </w:r>
      </w:hyperlink>
    </w:p>
    <w:p w14:paraId="0399E63C" w14:textId="77777777" w:rsidR="001B0C87" w:rsidRPr="001B0C87" w:rsidRDefault="001B0C87" w:rsidP="001B0C87">
      <w:r w:rsidRPr="001B0C87">
        <w:t xml:space="preserve">Oussama, M. (2022). </w:t>
      </w:r>
      <w:r w:rsidRPr="001B0C87">
        <w:rPr>
          <w:i/>
          <w:iCs/>
        </w:rPr>
        <w:t>IDEOLOGICAL POLARIZATION OVER THE AFFORDABLE CARE ACT FROM AN ETHICAL PERSPECTIVE</w:t>
      </w:r>
      <w:r w:rsidRPr="001B0C87">
        <w:t xml:space="preserve">. </w:t>
      </w:r>
      <w:r w:rsidRPr="001B0C87">
        <w:rPr>
          <w:i/>
          <w:iCs/>
        </w:rPr>
        <w:t>13</w:t>
      </w:r>
      <w:r w:rsidRPr="001B0C87">
        <w:t>.</w:t>
      </w:r>
    </w:p>
    <w:p w14:paraId="42224CAF" w14:textId="77777777" w:rsidR="001B0C87" w:rsidRPr="001B0C87" w:rsidRDefault="001B0C87" w:rsidP="001B0C87">
      <w:proofErr w:type="spellStart"/>
      <w:r w:rsidRPr="001B0C87">
        <w:t>Panpiemras</w:t>
      </w:r>
      <w:proofErr w:type="spellEnd"/>
      <w:r w:rsidRPr="001B0C87">
        <w:t xml:space="preserve">, J., </w:t>
      </w:r>
      <w:proofErr w:type="spellStart"/>
      <w:r w:rsidRPr="001B0C87">
        <w:t>Puttitanun</w:t>
      </w:r>
      <w:proofErr w:type="spellEnd"/>
      <w:r w:rsidRPr="001B0C87">
        <w:t xml:space="preserve">, T., </w:t>
      </w:r>
      <w:proofErr w:type="spellStart"/>
      <w:r w:rsidRPr="001B0C87">
        <w:t>Samphantharak</w:t>
      </w:r>
      <w:proofErr w:type="spellEnd"/>
      <w:r w:rsidRPr="001B0C87">
        <w:t xml:space="preserve">, K., &amp; </w:t>
      </w:r>
      <w:proofErr w:type="spellStart"/>
      <w:r w:rsidRPr="001B0C87">
        <w:t>Thampanishvong</w:t>
      </w:r>
      <w:proofErr w:type="spellEnd"/>
      <w:r w:rsidRPr="001B0C87">
        <w:t xml:space="preserve">, K. (2011). Impact of Universal Health Care Coverage on patient demand for health care services in Thailand. </w:t>
      </w:r>
      <w:r w:rsidRPr="001B0C87">
        <w:rPr>
          <w:i/>
          <w:iCs/>
        </w:rPr>
        <w:t>Health Policy</w:t>
      </w:r>
      <w:r w:rsidRPr="001B0C87">
        <w:t xml:space="preserve">, </w:t>
      </w:r>
      <w:r w:rsidRPr="001B0C87">
        <w:rPr>
          <w:i/>
          <w:iCs/>
        </w:rPr>
        <w:t>103</w:t>
      </w:r>
      <w:r w:rsidRPr="001B0C87">
        <w:t xml:space="preserve">(2–3), 228–235. </w:t>
      </w:r>
      <w:hyperlink r:id="rId64" w:history="1">
        <w:r w:rsidRPr="001B0C87">
          <w:rPr>
            <w:rStyle w:val="Hyperlink"/>
          </w:rPr>
          <w:t>https://doi.org/10.1016/j.healthpol.2011.08.008</w:t>
        </w:r>
      </w:hyperlink>
    </w:p>
    <w:p w14:paraId="38E4BAF4" w14:textId="77777777" w:rsidR="001B0C87" w:rsidRPr="001B0C87" w:rsidRDefault="001B0C87" w:rsidP="001B0C87">
      <w:proofErr w:type="spellStart"/>
      <w:r w:rsidRPr="001B0C87">
        <w:t>Papanicolas</w:t>
      </w:r>
      <w:proofErr w:type="spellEnd"/>
      <w:r w:rsidRPr="001B0C87">
        <w:t xml:space="preserve">, I., </w:t>
      </w:r>
      <w:proofErr w:type="spellStart"/>
      <w:r w:rsidRPr="001B0C87">
        <w:t>Woskie</w:t>
      </w:r>
      <w:proofErr w:type="spellEnd"/>
      <w:r w:rsidRPr="001B0C87">
        <w:t xml:space="preserve">, L. R., &amp; Jha, A. K. (2018). Health Care Spending in the United States and Other High-Income Countries. </w:t>
      </w:r>
      <w:r w:rsidRPr="001B0C87">
        <w:rPr>
          <w:i/>
          <w:iCs/>
        </w:rPr>
        <w:t>JAMA</w:t>
      </w:r>
      <w:r w:rsidRPr="001B0C87">
        <w:t xml:space="preserve">, </w:t>
      </w:r>
      <w:r w:rsidRPr="001B0C87">
        <w:rPr>
          <w:i/>
          <w:iCs/>
        </w:rPr>
        <w:t>319</w:t>
      </w:r>
      <w:r w:rsidRPr="001B0C87">
        <w:t xml:space="preserve">(10), 1024. </w:t>
      </w:r>
      <w:hyperlink r:id="rId65" w:history="1">
        <w:r w:rsidRPr="001B0C87">
          <w:rPr>
            <w:rStyle w:val="Hyperlink"/>
          </w:rPr>
          <w:t>https://doi.org/10.1001/jama.2018.1150</w:t>
        </w:r>
      </w:hyperlink>
    </w:p>
    <w:p w14:paraId="39E4F344" w14:textId="77777777" w:rsidR="001B0C87" w:rsidRPr="001B0C87" w:rsidRDefault="001B0C87" w:rsidP="001B0C87">
      <w:r w:rsidRPr="001B0C87">
        <w:lastRenderedPageBreak/>
        <w:t xml:space="preserve">Petty, R. E., </w:t>
      </w:r>
      <w:proofErr w:type="spellStart"/>
      <w:r w:rsidRPr="001B0C87">
        <w:t>Brinol</w:t>
      </w:r>
      <w:proofErr w:type="spellEnd"/>
      <w:r w:rsidRPr="001B0C87">
        <w:t xml:space="preserve">, Pablo, &amp; Priester, Joseph R. (2002). Mass Media Attitude Change: Implications of the Elaboration Likelihood Model of Persuasion. In J. Bryant, D. Zillmann, J. Bryant, &amp; M. Beth Oliver (Eds.), </w:t>
      </w:r>
      <w:r w:rsidRPr="001B0C87">
        <w:rPr>
          <w:i/>
          <w:iCs/>
        </w:rPr>
        <w:t>Media Effects</w:t>
      </w:r>
      <w:r w:rsidRPr="001B0C87">
        <w:t xml:space="preserve"> (0 ed., pp. 165–208). Routledge. </w:t>
      </w:r>
      <w:hyperlink r:id="rId66" w:history="1">
        <w:r w:rsidRPr="001B0C87">
          <w:rPr>
            <w:rStyle w:val="Hyperlink"/>
          </w:rPr>
          <w:t>https://doi.org/10.4324/9781410602428-11</w:t>
        </w:r>
      </w:hyperlink>
    </w:p>
    <w:p w14:paraId="1F553C44" w14:textId="77777777" w:rsidR="001B0C87" w:rsidRPr="001B0C87" w:rsidRDefault="001B0C87" w:rsidP="001B0C87">
      <w:r w:rsidRPr="001B0C87">
        <w:t xml:space="preserve">Petty, R. E., &amp; Cacioppo, J. T. (1986). The Elaboration Likelihood Model of Persuasion. In </w:t>
      </w:r>
      <w:r w:rsidRPr="001B0C87">
        <w:rPr>
          <w:i/>
          <w:iCs/>
        </w:rPr>
        <w:t>Advances in Experimental Social Psychology</w:t>
      </w:r>
      <w:r w:rsidRPr="001B0C87">
        <w:t xml:space="preserve"> (Vol. 19, pp. 123–205). Elsevier. </w:t>
      </w:r>
      <w:hyperlink r:id="rId67" w:history="1">
        <w:r w:rsidRPr="001B0C87">
          <w:rPr>
            <w:rStyle w:val="Hyperlink"/>
          </w:rPr>
          <w:t>https://doi.org/10.1016/S0065-2601(08)60214-2</w:t>
        </w:r>
      </w:hyperlink>
    </w:p>
    <w:p w14:paraId="23F5B7E6" w14:textId="77777777" w:rsidR="001B0C87" w:rsidRPr="001B0C87" w:rsidRDefault="001B0C87" w:rsidP="001B0C87">
      <w:r w:rsidRPr="001B0C87">
        <w:t xml:space="preserve">Petty, R. E., &amp; Krosnick, J. A. (Eds.). (1995). </w:t>
      </w:r>
      <w:r w:rsidRPr="001B0C87">
        <w:rPr>
          <w:i/>
          <w:iCs/>
        </w:rPr>
        <w:t>Attitude Strength</w:t>
      </w:r>
      <w:r w:rsidRPr="001B0C87">
        <w:t xml:space="preserve"> (1st ed.). Psychology Press. </w:t>
      </w:r>
      <w:hyperlink r:id="rId68" w:history="1">
        <w:r w:rsidRPr="001B0C87">
          <w:rPr>
            <w:rStyle w:val="Hyperlink"/>
          </w:rPr>
          <w:t>https://doi.org/10.4324/9781315807041</w:t>
        </w:r>
      </w:hyperlink>
    </w:p>
    <w:p w14:paraId="249CB910" w14:textId="77777777" w:rsidR="001B0C87" w:rsidRPr="001B0C87" w:rsidRDefault="001B0C87" w:rsidP="001B0C87">
      <w:r w:rsidRPr="001B0C87">
        <w:t xml:space="preserve">Pew Research Center. (2020). </w:t>
      </w:r>
      <w:r w:rsidRPr="001B0C87">
        <w:rPr>
          <w:i/>
          <w:iCs/>
        </w:rPr>
        <w:t>2020 PEW RESEARCH CENTER’S AMERICAN TRENDS PANEL WAVE 71</w:t>
      </w:r>
      <w:r w:rsidRPr="001B0C87">
        <w:t xml:space="preserve"> [Dataset].</w:t>
      </w:r>
    </w:p>
    <w:p w14:paraId="2B7471BB" w14:textId="77777777" w:rsidR="001B0C87" w:rsidRPr="001B0C87" w:rsidRDefault="001B0C87" w:rsidP="001B0C87">
      <w:r w:rsidRPr="001B0C87">
        <w:t xml:space="preserve">Pincus, M., </w:t>
      </w:r>
      <w:proofErr w:type="spellStart"/>
      <w:r w:rsidRPr="001B0C87">
        <w:t>LaViers</w:t>
      </w:r>
      <w:proofErr w:type="spellEnd"/>
      <w:r w:rsidRPr="001B0C87">
        <w:t xml:space="preserve">, L., </w:t>
      </w:r>
      <w:proofErr w:type="spellStart"/>
      <w:r w:rsidRPr="001B0C87">
        <w:t>Prietula</w:t>
      </w:r>
      <w:proofErr w:type="spellEnd"/>
      <w:r w:rsidRPr="001B0C87">
        <w:t xml:space="preserve">, M. J., &amp; Berns, G. (2014). The Conforming Brain and Deontological Resolve. </w:t>
      </w:r>
      <w:r w:rsidRPr="001B0C87">
        <w:rPr>
          <w:i/>
          <w:iCs/>
        </w:rPr>
        <w:t>PLOS ONE</w:t>
      </w:r>
      <w:r w:rsidRPr="001B0C87">
        <w:t xml:space="preserve">, </w:t>
      </w:r>
      <w:r w:rsidRPr="001B0C87">
        <w:rPr>
          <w:i/>
          <w:iCs/>
        </w:rPr>
        <w:t>9</w:t>
      </w:r>
      <w:r w:rsidRPr="001B0C87">
        <w:t>(8).</w:t>
      </w:r>
    </w:p>
    <w:p w14:paraId="2D3BE163" w14:textId="77777777" w:rsidR="001B0C87" w:rsidRPr="001B0C87" w:rsidRDefault="001B0C87" w:rsidP="001B0C87">
      <w:r w:rsidRPr="001B0C87">
        <w:t xml:space="preserve">Rest, J., Narvaez, D., Bebeau, M., &amp; </w:t>
      </w:r>
      <w:proofErr w:type="spellStart"/>
      <w:r w:rsidRPr="001B0C87">
        <w:t>Thoma</w:t>
      </w:r>
      <w:proofErr w:type="spellEnd"/>
      <w:r w:rsidRPr="001B0C87">
        <w:t xml:space="preserve">, S. (1999). A neo-Kohlbergian approach: The DIT and schema theory. </w:t>
      </w:r>
      <w:r w:rsidRPr="001B0C87">
        <w:rPr>
          <w:i/>
          <w:iCs/>
        </w:rPr>
        <w:t>Educational Psychology Review</w:t>
      </w:r>
      <w:r w:rsidRPr="001B0C87">
        <w:t xml:space="preserve">, </w:t>
      </w:r>
      <w:r w:rsidRPr="001B0C87">
        <w:rPr>
          <w:i/>
          <w:iCs/>
        </w:rPr>
        <w:t>11</w:t>
      </w:r>
      <w:r w:rsidRPr="001B0C87">
        <w:t xml:space="preserve">(4), 291–324. </w:t>
      </w:r>
      <w:hyperlink r:id="rId69" w:history="1">
        <w:r w:rsidRPr="001B0C87">
          <w:rPr>
            <w:rStyle w:val="Hyperlink"/>
          </w:rPr>
          <w:t>https://doi.org/10.1023/A:1022053215271</w:t>
        </w:r>
      </w:hyperlink>
    </w:p>
    <w:p w14:paraId="6D424D42" w14:textId="77777777" w:rsidR="001B0C87" w:rsidRPr="001B0C87" w:rsidRDefault="001B0C87" w:rsidP="001B0C87">
      <w:r w:rsidRPr="001B0C87">
        <w:t xml:space="preserve">Richard, M.-O., &amp; </w:t>
      </w:r>
      <w:proofErr w:type="spellStart"/>
      <w:r w:rsidRPr="001B0C87">
        <w:t>Chebat</w:t>
      </w:r>
      <w:proofErr w:type="spellEnd"/>
      <w:r w:rsidRPr="001B0C87">
        <w:t xml:space="preserve">, J.-C. (2016). Modeling online consumer behavior: Preeminence of emotions and moderating influences of need for cognition and optimal stimulation level. </w:t>
      </w:r>
      <w:r w:rsidRPr="001B0C87">
        <w:rPr>
          <w:i/>
          <w:iCs/>
        </w:rPr>
        <w:t>Journal of Business Research</w:t>
      </w:r>
      <w:r w:rsidRPr="001B0C87">
        <w:t xml:space="preserve">, </w:t>
      </w:r>
      <w:r w:rsidRPr="001B0C87">
        <w:rPr>
          <w:i/>
          <w:iCs/>
        </w:rPr>
        <w:t>69</w:t>
      </w:r>
      <w:r w:rsidRPr="001B0C87">
        <w:t xml:space="preserve">(2), 541–553. </w:t>
      </w:r>
      <w:hyperlink r:id="rId70" w:history="1">
        <w:r w:rsidRPr="001B0C87">
          <w:rPr>
            <w:rStyle w:val="Hyperlink"/>
          </w:rPr>
          <w:t>https://doi.org/10.1016/j.jbusres.2015.05.010</w:t>
        </w:r>
      </w:hyperlink>
    </w:p>
    <w:p w14:paraId="239AC2F5" w14:textId="77777777" w:rsidR="001B0C87" w:rsidRPr="001B0C87" w:rsidRDefault="001B0C87" w:rsidP="001B0C87">
      <w:r w:rsidRPr="001B0C87">
        <w:t xml:space="preserve">Rocke, D. J., Thomas, S., Puscas, L., &amp; Lee, W. T. (2014). Physician Knowledge of and Attitudes toward the Patient Protection and Affordable Care Act. </w:t>
      </w:r>
      <w:r w:rsidRPr="001B0C87">
        <w:rPr>
          <w:i/>
          <w:iCs/>
        </w:rPr>
        <w:t>Otolaryngology–Head and Neck Surgery</w:t>
      </w:r>
      <w:r w:rsidRPr="001B0C87">
        <w:t xml:space="preserve">, </w:t>
      </w:r>
      <w:r w:rsidRPr="001B0C87">
        <w:rPr>
          <w:i/>
          <w:iCs/>
        </w:rPr>
        <w:t>150</w:t>
      </w:r>
      <w:r w:rsidRPr="001B0C87">
        <w:t xml:space="preserve">(2), 229–234. </w:t>
      </w:r>
      <w:hyperlink r:id="rId71" w:history="1">
        <w:r w:rsidRPr="001B0C87">
          <w:rPr>
            <w:rStyle w:val="Hyperlink"/>
          </w:rPr>
          <w:t>https://doi.org/10.1177/0194599813515839</w:t>
        </w:r>
      </w:hyperlink>
    </w:p>
    <w:p w14:paraId="0335ECBA" w14:textId="77777777" w:rsidR="001B0C87" w:rsidRPr="001B0C87" w:rsidRDefault="001B0C87" w:rsidP="001B0C87">
      <w:r w:rsidRPr="001B0C87">
        <w:t xml:space="preserve">Rozin, P. (1999). The Process of Moralization. </w:t>
      </w:r>
      <w:r w:rsidRPr="001B0C87">
        <w:rPr>
          <w:i/>
          <w:iCs/>
        </w:rPr>
        <w:t>Psychological Science</w:t>
      </w:r>
      <w:r w:rsidRPr="001B0C87">
        <w:t xml:space="preserve">, </w:t>
      </w:r>
      <w:r w:rsidRPr="001B0C87">
        <w:rPr>
          <w:i/>
          <w:iCs/>
        </w:rPr>
        <w:t>10</w:t>
      </w:r>
      <w:r w:rsidRPr="001B0C87">
        <w:t xml:space="preserve">(3), 218–221. </w:t>
      </w:r>
      <w:hyperlink r:id="rId72" w:history="1">
        <w:r w:rsidRPr="001B0C87">
          <w:rPr>
            <w:rStyle w:val="Hyperlink"/>
          </w:rPr>
          <w:t>https://doi.org/10.1111/1467-9280.00139</w:t>
        </w:r>
      </w:hyperlink>
    </w:p>
    <w:p w14:paraId="46C74621" w14:textId="77777777" w:rsidR="001B0C87" w:rsidRPr="001B0C87" w:rsidRDefault="001B0C87" w:rsidP="001B0C87">
      <w:r w:rsidRPr="001B0C87">
        <w:t xml:space="preserve">Schoen, C., Doty, M. M., Collins, S. R., &amp; Holmgren, A. L. (2005). Insured But Not Protected: How Many Adults Are </w:t>
      </w:r>
      <w:proofErr w:type="gramStart"/>
      <w:r w:rsidRPr="001B0C87">
        <w:t>Underinsured?:</w:t>
      </w:r>
      <w:proofErr w:type="gramEnd"/>
      <w:r w:rsidRPr="001B0C87">
        <w:t xml:space="preserve"> The experiences of adults with inadequate coverage mirror those of their uninsured peers, especially among the chronically ill. </w:t>
      </w:r>
      <w:r w:rsidRPr="001B0C87">
        <w:rPr>
          <w:i/>
          <w:iCs/>
        </w:rPr>
        <w:t>Health Affairs</w:t>
      </w:r>
      <w:r w:rsidRPr="001B0C87">
        <w:t xml:space="preserve">, </w:t>
      </w:r>
      <w:r w:rsidRPr="001B0C87">
        <w:rPr>
          <w:i/>
          <w:iCs/>
        </w:rPr>
        <w:t>24</w:t>
      </w:r>
      <w:r w:rsidRPr="001B0C87">
        <w:t xml:space="preserve">(Suppl1), W5-289-W5-302. </w:t>
      </w:r>
      <w:hyperlink r:id="rId73" w:history="1">
        <w:r w:rsidRPr="001B0C87">
          <w:rPr>
            <w:rStyle w:val="Hyperlink"/>
          </w:rPr>
          <w:t>https://doi.org/10.1377/hlthaff.W5.289</w:t>
        </w:r>
      </w:hyperlink>
    </w:p>
    <w:p w14:paraId="65DA406C" w14:textId="77777777" w:rsidR="001B0C87" w:rsidRPr="001B0C87" w:rsidRDefault="001B0C87" w:rsidP="001B0C87">
      <w:r w:rsidRPr="001B0C87">
        <w:t>Schuldt, J. P., Konrath, S. H., &amp; Schwarz, N. (2011). “Global warming” or “climate change</w:t>
      </w:r>
      <w:proofErr w:type="gramStart"/>
      <w:r w:rsidRPr="001B0C87">
        <w:t>”?:</w:t>
      </w:r>
      <w:proofErr w:type="gramEnd"/>
      <w:r w:rsidRPr="001B0C87">
        <w:t xml:space="preserve"> Whether the planet is warming depends on question wording. </w:t>
      </w:r>
      <w:r w:rsidRPr="001B0C87">
        <w:rPr>
          <w:i/>
          <w:iCs/>
        </w:rPr>
        <w:t>Public Opinion Quarterly</w:t>
      </w:r>
      <w:r w:rsidRPr="001B0C87">
        <w:t xml:space="preserve">, </w:t>
      </w:r>
      <w:r w:rsidRPr="001B0C87">
        <w:rPr>
          <w:i/>
          <w:iCs/>
        </w:rPr>
        <w:t>75</w:t>
      </w:r>
      <w:r w:rsidRPr="001B0C87">
        <w:t xml:space="preserve">(1), 115–124. </w:t>
      </w:r>
      <w:hyperlink r:id="rId74" w:history="1">
        <w:r w:rsidRPr="001B0C87">
          <w:rPr>
            <w:rStyle w:val="Hyperlink"/>
          </w:rPr>
          <w:t>https://doi.org/10.1093/poq/nfq073</w:t>
        </w:r>
      </w:hyperlink>
    </w:p>
    <w:p w14:paraId="00E65750" w14:textId="77777777" w:rsidR="001B0C87" w:rsidRPr="001B0C87" w:rsidRDefault="001B0C87" w:rsidP="001B0C87">
      <w:r w:rsidRPr="001B0C87">
        <w:t xml:space="preserve">Siegler, R. S., Thompson, C. A., &amp; Schneider, M. (2011). An integrated theory of whole number and fractions development. </w:t>
      </w:r>
      <w:r w:rsidRPr="001B0C87">
        <w:rPr>
          <w:i/>
          <w:iCs/>
        </w:rPr>
        <w:t>Cognitive Psychology</w:t>
      </w:r>
      <w:r w:rsidRPr="001B0C87">
        <w:t xml:space="preserve">, </w:t>
      </w:r>
      <w:r w:rsidRPr="001B0C87">
        <w:rPr>
          <w:i/>
          <w:iCs/>
        </w:rPr>
        <w:t>62</w:t>
      </w:r>
      <w:r w:rsidRPr="001B0C87">
        <w:t xml:space="preserve">(4), 273–296. </w:t>
      </w:r>
      <w:hyperlink r:id="rId75" w:history="1">
        <w:r w:rsidRPr="001B0C87">
          <w:rPr>
            <w:rStyle w:val="Hyperlink"/>
          </w:rPr>
          <w:t>https://doi.org/10.1016/j.cogpsych.2011.03.001</w:t>
        </w:r>
      </w:hyperlink>
    </w:p>
    <w:p w14:paraId="1FB05701" w14:textId="77777777" w:rsidR="001B0C87" w:rsidRPr="001B0C87" w:rsidRDefault="001B0C87" w:rsidP="001B0C87">
      <w:proofErr w:type="spellStart"/>
      <w:r w:rsidRPr="001B0C87">
        <w:lastRenderedPageBreak/>
        <w:t>Skitka</w:t>
      </w:r>
      <w:proofErr w:type="spellEnd"/>
      <w:r w:rsidRPr="001B0C87">
        <w:t xml:space="preserve">, L. J. (2010). The Psychology of Moral Conviction: Moral Conviction. </w:t>
      </w:r>
      <w:r w:rsidRPr="001B0C87">
        <w:rPr>
          <w:i/>
          <w:iCs/>
        </w:rPr>
        <w:t>Social and Personality Psychology Compass</w:t>
      </w:r>
      <w:r w:rsidRPr="001B0C87">
        <w:t xml:space="preserve">, </w:t>
      </w:r>
      <w:r w:rsidRPr="001B0C87">
        <w:rPr>
          <w:i/>
          <w:iCs/>
        </w:rPr>
        <w:t>4</w:t>
      </w:r>
      <w:r w:rsidRPr="001B0C87">
        <w:t xml:space="preserve">(4), 267–281. </w:t>
      </w:r>
      <w:hyperlink r:id="rId76" w:history="1">
        <w:r w:rsidRPr="001B0C87">
          <w:rPr>
            <w:rStyle w:val="Hyperlink"/>
          </w:rPr>
          <w:t>https://doi.org/10.1111/j.1751-9004.2010.00254.x</w:t>
        </w:r>
      </w:hyperlink>
    </w:p>
    <w:p w14:paraId="4B068B05" w14:textId="77777777" w:rsidR="001B0C87" w:rsidRPr="001B0C87" w:rsidRDefault="001B0C87" w:rsidP="001B0C87">
      <w:proofErr w:type="spellStart"/>
      <w:r w:rsidRPr="001B0C87">
        <w:t>Skitka</w:t>
      </w:r>
      <w:proofErr w:type="spellEnd"/>
      <w:r w:rsidRPr="001B0C87">
        <w:t xml:space="preserve">, L. J., &amp; Bauman, C. W. (2008). Moral Conviction and Political Engagement. </w:t>
      </w:r>
      <w:r w:rsidRPr="001B0C87">
        <w:rPr>
          <w:i/>
          <w:iCs/>
        </w:rPr>
        <w:t>Political Psychology</w:t>
      </w:r>
      <w:r w:rsidRPr="001B0C87">
        <w:t xml:space="preserve">, </w:t>
      </w:r>
      <w:r w:rsidRPr="001B0C87">
        <w:rPr>
          <w:i/>
          <w:iCs/>
        </w:rPr>
        <w:t>29</w:t>
      </w:r>
      <w:r w:rsidRPr="001B0C87">
        <w:t xml:space="preserve">(1), 29–54. </w:t>
      </w:r>
      <w:hyperlink r:id="rId77" w:history="1">
        <w:r w:rsidRPr="001B0C87">
          <w:rPr>
            <w:rStyle w:val="Hyperlink"/>
          </w:rPr>
          <w:t>https://doi.org/10.1111/j.1467-9221.2007.00611.x</w:t>
        </w:r>
      </w:hyperlink>
    </w:p>
    <w:p w14:paraId="551012FF" w14:textId="77777777" w:rsidR="001B0C87" w:rsidRPr="001B0C87" w:rsidRDefault="001B0C87" w:rsidP="001B0C87">
      <w:proofErr w:type="spellStart"/>
      <w:r w:rsidRPr="001B0C87">
        <w:t>Skitka</w:t>
      </w:r>
      <w:proofErr w:type="spellEnd"/>
      <w:r w:rsidRPr="001B0C87">
        <w:t xml:space="preserve">, L. J., Bauman, C. W., &amp; Lytle, B. (2009). The Limits of Legitimacy: Morality as a Constraint on Deference to Authority. </w:t>
      </w:r>
      <w:r w:rsidRPr="001B0C87">
        <w:rPr>
          <w:i/>
          <w:iCs/>
        </w:rPr>
        <w:t>SSRN Electronic Journal</w:t>
      </w:r>
      <w:r w:rsidRPr="001B0C87">
        <w:t xml:space="preserve">. </w:t>
      </w:r>
      <w:hyperlink r:id="rId78" w:history="1">
        <w:r w:rsidRPr="001B0C87">
          <w:rPr>
            <w:rStyle w:val="Hyperlink"/>
          </w:rPr>
          <w:t>https://doi.org/10.2139/ssrn.1493520</w:t>
        </w:r>
      </w:hyperlink>
    </w:p>
    <w:p w14:paraId="64B5B06E" w14:textId="77777777" w:rsidR="001B0C87" w:rsidRPr="001B0C87" w:rsidRDefault="001B0C87" w:rsidP="001B0C87">
      <w:proofErr w:type="spellStart"/>
      <w:r w:rsidRPr="001B0C87">
        <w:t>Skitka</w:t>
      </w:r>
      <w:proofErr w:type="spellEnd"/>
      <w:r w:rsidRPr="001B0C87">
        <w:t xml:space="preserve">, L. J., Bauman, C. W., &amp; Sargis, E. G. (2005). Moral Conviction: Another Contributor to Attitude Strength or Something More? </w:t>
      </w:r>
      <w:r w:rsidRPr="001B0C87">
        <w:rPr>
          <w:i/>
          <w:iCs/>
        </w:rPr>
        <w:t>Journal of Personality and Social Psychology</w:t>
      </w:r>
      <w:r w:rsidRPr="001B0C87">
        <w:t xml:space="preserve">, </w:t>
      </w:r>
      <w:r w:rsidRPr="001B0C87">
        <w:rPr>
          <w:i/>
          <w:iCs/>
        </w:rPr>
        <w:t>88</w:t>
      </w:r>
      <w:r w:rsidRPr="001B0C87">
        <w:t xml:space="preserve">(6), 895–917. </w:t>
      </w:r>
      <w:hyperlink r:id="rId79" w:history="1">
        <w:r w:rsidRPr="001B0C87">
          <w:rPr>
            <w:rStyle w:val="Hyperlink"/>
          </w:rPr>
          <w:t>https://doi.org/10.1037/0022-3514.88.6.895</w:t>
        </w:r>
      </w:hyperlink>
    </w:p>
    <w:p w14:paraId="293E461A" w14:textId="77777777" w:rsidR="001B0C87" w:rsidRPr="001B0C87" w:rsidRDefault="001B0C87" w:rsidP="001B0C87">
      <w:proofErr w:type="spellStart"/>
      <w:r w:rsidRPr="001B0C87">
        <w:t>Skitka</w:t>
      </w:r>
      <w:proofErr w:type="spellEnd"/>
      <w:r w:rsidRPr="001B0C87">
        <w:t xml:space="preserve">, L. J., Hanson, B. E., Morgan, G. S., &amp; Wisneski, D. C. (2021). </w:t>
      </w:r>
      <w:r w:rsidRPr="001B0C87">
        <w:rPr>
          <w:i/>
          <w:iCs/>
        </w:rPr>
        <w:t>The Psychology of Moral Conviction</w:t>
      </w:r>
      <w:r w:rsidRPr="001B0C87">
        <w:t>.</w:t>
      </w:r>
    </w:p>
    <w:p w14:paraId="55141AA0" w14:textId="77777777" w:rsidR="001B0C87" w:rsidRPr="001B0C87" w:rsidRDefault="001B0C87" w:rsidP="001B0C87">
      <w:proofErr w:type="spellStart"/>
      <w:r w:rsidRPr="001B0C87">
        <w:t>Skitka</w:t>
      </w:r>
      <w:proofErr w:type="spellEnd"/>
      <w:r w:rsidRPr="001B0C87">
        <w:t xml:space="preserve">, L. J., &amp; Morgan, G. S. (2014). The Social and Political Implications of Moral Conviction. </w:t>
      </w:r>
      <w:r w:rsidRPr="001B0C87">
        <w:rPr>
          <w:i/>
          <w:iCs/>
        </w:rPr>
        <w:t>Political Psychology</w:t>
      </w:r>
      <w:r w:rsidRPr="001B0C87">
        <w:t xml:space="preserve">, </w:t>
      </w:r>
      <w:r w:rsidRPr="001B0C87">
        <w:rPr>
          <w:i/>
          <w:iCs/>
        </w:rPr>
        <w:t>35</w:t>
      </w:r>
      <w:r w:rsidRPr="001B0C87">
        <w:t xml:space="preserve">(S1), 95–110. </w:t>
      </w:r>
      <w:hyperlink r:id="rId80" w:history="1">
        <w:r w:rsidRPr="001B0C87">
          <w:rPr>
            <w:rStyle w:val="Hyperlink"/>
          </w:rPr>
          <w:t>https://doi.org/10.1111/pops.12166</w:t>
        </w:r>
      </w:hyperlink>
    </w:p>
    <w:p w14:paraId="7F4E5B64" w14:textId="77777777" w:rsidR="001B0C87" w:rsidRPr="001B0C87" w:rsidRDefault="001B0C87" w:rsidP="001B0C87">
      <w:proofErr w:type="spellStart"/>
      <w:r w:rsidRPr="001B0C87">
        <w:t>Skitka</w:t>
      </w:r>
      <w:proofErr w:type="spellEnd"/>
      <w:r w:rsidRPr="001B0C87">
        <w:t xml:space="preserve">, L. J., Washburn, A. N., &amp; Carsel, T. S. (2015). The psychological foundations and consequences of moral conviction. </w:t>
      </w:r>
      <w:r w:rsidRPr="001B0C87">
        <w:rPr>
          <w:i/>
          <w:iCs/>
        </w:rPr>
        <w:t>Current Opinion in Psychology</w:t>
      </w:r>
      <w:r w:rsidRPr="001B0C87">
        <w:t xml:space="preserve">, </w:t>
      </w:r>
      <w:r w:rsidRPr="001B0C87">
        <w:rPr>
          <w:i/>
          <w:iCs/>
        </w:rPr>
        <w:t>6</w:t>
      </w:r>
      <w:r w:rsidRPr="001B0C87">
        <w:t xml:space="preserve">, 41–44. </w:t>
      </w:r>
      <w:hyperlink r:id="rId81" w:history="1">
        <w:r w:rsidRPr="001B0C87">
          <w:rPr>
            <w:rStyle w:val="Hyperlink"/>
          </w:rPr>
          <w:t>https://doi.org/10.1016/j.copsyc.2015.03.025</w:t>
        </w:r>
      </w:hyperlink>
    </w:p>
    <w:p w14:paraId="7C150169" w14:textId="77777777" w:rsidR="001B0C87" w:rsidRPr="001B0C87" w:rsidRDefault="001B0C87" w:rsidP="001B0C87">
      <w:proofErr w:type="spellStart"/>
      <w:r w:rsidRPr="001B0C87">
        <w:t>Skitka</w:t>
      </w:r>
      <w:proofErr w:type="spellEnd"/>
      <w:r w:rsidRPr="001B0C87">
        <w:t xml:space="preserve">, L. J., Wisneski, D. C., &amp; Brandt, M. J. (2018). Attitude Moralization: Probably Not Intuitive or Rooted in Perceptions of Harm. </w:t>
      </w:r>
      <w:r w:rsidRPr="001B0C87">
        <w:rPr>
          <w:i/>
          <w:iCs/>
        </w:rPr>
        <w:t>Current Directions in Psychological Science</w:t>
      </w:r>
      <w:r w:rsidRPr="001B0C87">
        <w:t xml:space="preserve">, </w:t>
      </w:r>
      <w:r w:rsidRPr="001B0C87">
        <w:rPr>
          <w:i/>
          <w:iCs/>
        </w:rPr>
        <w:t>27</w:t>
      </w:r>
      <w:r w:rsidRPr="001B0C87">
        <w:t xml:space="preserve">(1), 9–13. </w:t>
      </w:r>
      <w:hyperlink r:id="rId82" w:history="1">
        <w:r w:rsidRPr="001B0C87">
          <w:rPr>
            <w:rStyle w:val="Hyperlink"/>
          </w:rPr>
          <w:t>https://doi.org/10.1177/0963721417727861</w:t>
        </w:r>
      </w:hyperlink>
    </w:p>
    <w:p w14:paraId="4CE42389" w14:textId="77777777" w:rsidR="001B0C87" w:rsidRPr="001B0C87" w:rsidRDefault="001B0C87" w:rsidP="001B0C87">
      <w:r w:rsidRPr="001B0C87">
        <w:t xml:space="preserve">Smith, M. J., Ellenberg, S. S., Bell, L. M., &amp; Rubin, D. M. (2008). Media Coverage of the Measles-Mumps-Rubella Vaccine and Autism Controversy and Its Relationship to MMR Immunization Rates in the United States. </w:t>
      </w:r>
      <w:r w:rsidRPr="001B0C87">
        <w:rPr>
          <w:i/>
          <w:iCs/>
        </w:rPr>
        <w:t>Pediatrics</w:t>
      </w:r>
      <w:r w:rsidRPr="001B0C87">
        <w:t xml:space="preserve">, </w:t>
      </w:r>
      <w:r w:rsidRPr="001B0C87">
        <w:rPr>
          <w:i/>
          <w:iCs/>
        </w:rPr>
        <w:t>121</w:t>
      </w:r>
      <w:r w:rsidRPr="001B0C87">
        <w:t xml:space="preserve">(4), e836–e843. </w:t>
      </w:r>
      <w:hyperlink r:id="rId83" w:history="1">
        <w:r w:rsidRPr="001B0C87">
          <w:rPr>
            <w:rStyle w:val="Hyperlink"/>
          </w:rPr>
          <w:t>https://doi.org/10.1542/peds.2007-1760</w:t>
        </w:r>
      </w:hyperlink>
    </w:p>
    <w:p w14:paraId="67342B7D" w14:textId="77777777" w:rsidR="001B0C87" w:rsidRPr="001B0C87" w:rsidRDefault="001B0C87" w:rsidP="001B0C87">
      <w:proofErr w:type="spellStart"/>
      <w:r w:rsidRPr="001B0C87">
        <w:t>Steiker</w:t>
      </w:r>
      <w:proofErr w:type="spellEnd"/>
      <w:r w:rsidRPr="001B0C87">
        <w:t xml:space="preserve">, C. S. (n.d.). NO, CAPITAL PUNISHMENT IS NOT MORALLY REQUIRED: DETERRENCE, DEONTOLOGY, AND THE DEATH PENALTY. </w:t>
      </w:r>
      <w:r w:rsidRPr="001B0C87">
        <w:rPr>
          <w:i/>
          <w:iCs/>
        </w:rPr>
        <w:t>STANFORD LAW REVIEW</w:t>
      </w:r>
      <w:r w:rsidRPr="001B0C87">
        <w:t xml:space="preserve">, </w:t>
      </w:r>
      <w:r w:rsidRPr="001B0C87">
        <w:rPr>
          <w:i/>
          <w:iCs/>
        </w:rPr>
        <w:t>58</w:t>
      </w:r>
      <w:r w:rsidRPr="001B0C87">
        <w:t>.</w:t>
      </w:r>
    </w:p>
    <w:p w14:paraId="577549C1" w14:textId="77777777" w:rsidR="001B0C87" w:rsidRPr="001B0C87" w:rsidRDefault="001B0C87" w:rsidP="001B0C87">
      <w:r w:rsidRPr="001B0C87">
        <w:t xml:space="preserve">Stein, R. (n.d.). </w:t>
      </w:r>
      <w:r w:rsidRPr="001B0C87">
        <w:rPr>
          <w:i/>
          <w:iCs/>
        </w:rPr>
        <w:t>The History and Future of Capital Punishment in the United States</w:t>
      </w:r>
      <w:r w:rsidRPr="001B0C87">
        <w:t>.</w:t>
      </w:r>
    </w:p>
    <w:p w14:paraId="499B47CE" w14:textId="77777777" w:rsidR="001B0C87" w:rsidRPr="001B0C87" w:rsidRDefault="001B0C87" w:rsidP="001B0C87">
      <w:proofErr w:type="spellStart"/>
      <w:r w:rsidRPr="001B0C87">
        <w:t>Täuber</w:t>
      </w:r>
      <w:proofErr w:type="spellEnd"/>
      <w:r w:rsidRPr="001B0C87">
        <w:t xml:space="preserve">, S., &amp; Van </w:t>
      </w:r>
      <w:proofErr w:type="spellStart"/>
      <w:r w:rsidRPr="001B0C87">
        <w:t>Zomeren</w:t>
      </w:r>
      <w:proofErr w:type="spellEnd"/>
      <w:r w:rsidRPr="001B0C87">
        <w:t xml:space="preserve">, M. (2013). Outrage towards whom? Threats to moral group status impede striving to improve via out‐group‐directed outrage. </w:t>
      </w:r>
      <w:r w:rsidRPr="001B0C87">
        <w:rPr>
          <w:i/>
          <w:iCs/>
        </w:rPr>
        <w:t>European Journal of Social Psychology</w:t>
      </w:r>
      <w:r w:rsidRPr="001B0C87">
        <w:t xml:space="preserve">, </w:t>
      </w:r>
      <w:r w:rsidRPr="001B0C87">
        <w:rPr>
          <w:i/>
          <w:iCs/>
        </w:rPr>
        <w:t>43</w:t>
      </w:r>
      <w:r w:rsidRPr="001B0C87">
        <w:t xml:space="preserve">(2), 149–159. </w:t>
      </w:r>
      <w:hyperlink r:id="rId84" w:history="1">
        <w:r w:rsidRPr="001B0C87">
          <w:rPr>
            <w:rStyle w:val="Hyperlink"/>
          </w:rPr>
          <w:t>https://doi.org/10.1002/ejsp.1930</w:t>
        </w:r>
      </w:hyperlink>
    </w:p>
    <w:p w14:paraId="651E89BE" w14:textId="77777777" w:rsidR="001B0C87" w:rsidRPr="001B0C87" w:rsidRDefault="001B0C87" w:rsidP="001B0C87">
      <w:r w:rsidRPr="001B0C87">
        <w:t xml:space="preserve">Thomas, W. I., Znaniecki, F., &amp; Zaretsky, E. (1984). </w:t>
      </w:r>
      <w:r w:rsidRPr="001B0C87">
        <w:rPr>
          <w:i/>
          <w:iCs/>
        </w:rPr>
        <w:t>The Polish peasant in Europe and America</w:t>
      </w:r>
      <w:r w:rsidRPr="001B0C87">
        <w:t xml:space="preserve">. University of Illinois </w:t>
      </w:r>
      <w:proofErr w:type="gramStart"/>
      <w:r w:rsidRPr="001B0C87">
        <w:t>press</w:t>
      </w:r>
      <w:proofErr w:type="gramEnd"/>
      <w:r w:rsidRPr="001B0C87">
        <w:t>.</w:t>
      </w:r>
    </w:p>
    <w:p w14:paraId="5F972B0B" w14:textId="77777777" w:rsidR="001B0C87" w:rsidRPr="001B0C87" w:rsidRDefault="001B0C87" w:rsidP="001B0C87">
      <w:r w:rsidRPr="001B0C87">
        <w:t xml:space="preserve">Trump, D. J. (Guest). (n.d.). </w:t>
      </w:r>
      <w:r w:rsidRPr="001B0C87">
        <w:rPr>
          <w:i/>
          <w:iCs/>
        </w:rPr>
        <w:t xml:space="preserve">2016 Republican Party </w:t>
      </w:r>
      <w:proofErr w:type="spellStart"/>
      <w:r w:rsidRPr="001B0C87">
        <w:rPr>
          <w:i/>
          <w:iCs/>
        </w:rPr>
        <w:t>Presidental</w:t>
      </w:r>
      <w:proofErr w:type="spellEnd"/>
      <w:r w:rsidRPr="001B0C87">
        <w:rPr>
          <w:i/>
          <w:iCs/>
        </w:rPr>
        <w:t xml:space="preserve"> Debate</w:t>
      </w:r>
      <w:r w:rsidRPr="001B0C87">
        <w:t xml:space="preserve"> [Broadcast].</w:t>
      </w:r>
    </w:p>
    <w:p w14:paraId="455B29D9" w14:textId="77777777" w:rsidR="001B0C87" w:rsidRPr="001B0C87" w:rsidRDefault="001B0C87" w:rsidP="001B0C87">
      <w:r w:rsidRPr="001B0C87">
        <w:lastRenderedPageBreak/>
        <w:t xml:space="preserve">Tseng, P.-E., &amp; Wang, Y.-H. (2021). Deontological or Utilitarian? An Eternal Ethical Dilemma in Outbreak. </w:t>
      </w:r>
      <w:r w:rsidRPr="001B0C87">
        <w:rPr>
          <w:i/>
          <w:iCs/>
        </w:rPr>
        <w:t>International Journal of Environmental Research and Public Health</w:t>
      </w:r>
      <w:r w:rsidRPr="001B0C87">
        <w:t xml:space="preserve">, </w:t>
      </w:r>
      <w:r w:rsidRPr="001B0C87">
        <w:rPr>
          <w:i/>
          <w:iCs/>
        </w:rPr>
        <w:t>18</w:t>
      </w:r>
      <w:r w:rsidRPr="001B0C87">
        <w:t xml:space="preserve">(16), 8565. </w:t>
      </w:r>
      <w:hyperlink r:id="rId85" w:history="1">
        <w:r w:rsidRPr="001B0C87">
          <w:rPr>
            <w:rStyle w:val="Hyperlink"/>
          </w:rPr>
          <w:t>https://doi.org/10.3390/ijerph18168565</w:t>
        </w:r>
      </w:hyperlink>
    </w:p>
    <w:p w14:paraId="55615667" w14:textId="77777777" w:rsidR="001B0C87" w:rsidRPr="001B0C87" w:rsidRDefault="001B0C87" w:rsidP="001B0C87">
      <w:r w:rsidRPr="001B0C87">
        <w:t xml:space="preserve">Tversky, A., &amp; Kahneman, D. (1974). Judgment under Uncertainty: Heuristics and Biases: Biases in judgments reveal some heuristics of thinking under uncertainty. </w:t>
      </w:r>
      <w:r w:rsidRPr="001B0C87">
        <w:rPr>
          <w:i/>
          <w:iCs/>
        </w:rPr>
        <w:t>Science</w:t>
      </w:r>
      <w:r w:rsidRPr="001B0C87">
        <w:t xml:space="preserve">, </w:t>
      </w:r>
      <w:r w:rsidRPr="001B0C87">
        <w:rPr>
          <w:i/>
          <w:iCs/>
        </w:rPr>
        <w:t>185</w:t>
      </w:r>
      <w:r w:rsidRPr="001B0C87">
        <w:t xml:space="preserve">(4157), 1124–1131. </w:t>
      </w:r>
      <w:hyperlink r:id="rId86" w:history="1">
        <w:r w:rsidRPr="001B0C87">
          <w:rPr>
            <w:rStyle w:val="Hyperlink"/>
          </w:rPr>
          <w:t>https://doi.org/10.1126/science.185.4157.1124</w:t>
        </w:r>
      </w:hyperlink>
    </w:p>
    <w:p w14:paraId="123C8ED4" w14:textId="77777777" w:rsidR="001B0C87" w:rsidRPr="001B0C87" w:rsidRDefault="001B0C87" w:rsidP="001B0C87">
      <w:r w:rsidRPr="001B0C87">
        <w:t xml:space="preserve">Twenge, J. M., &amp; Campbell, W. K. (2018). Associations between screen time and lower psychological well-being among children and adolescents: Evidence from a population-based study. </w:t>
      </w:r>
      <w:r w:rsidRPr="001B0C87">
        <w:rPr>
          <w:i/>
          <w:iCs/>
        </w:rPr>
        <w:t>Preventive Medicine Reports</w:t>
      </w:r>
      <w:r w:rsidRPr="001B0C87">
        <w:t xml:space="preserve">, </w:t>
      </w:r>
      <w:r w:rsidRPr="001B0C87">
        <w:rPr>
          <w:i/>
          <w:iCs/>
        </w:rPr>
        <w:t>12</w:t>
      </w:r>
      <w:r w:rsidRPr="001B0C87">
        <w:t xml:space="preserve">, 271–283. </w:t>
      </w:r>
      <w:hyperlink r:id="rId87" w:history="1">
        <w:r w:rsidRPr="001B0C87">
          <w:rPr>
            <w:rStyle w:val="Hyperlink"/>
          </w:rPr>
          <w:t>https://doi.org/10.1016/j.pmedr.2018.10.003</w:t>
        </w:r>
      </w:hyperlink>
    </w:p>
    <w:p w14:paraId="38401396" w14:textId="77777777" w:rsidR="001B0C87" w:rsidRPr="001B0C87" w:rsidRDefault="001B0C87" w:rsidP="001B0C87">
      <w:r w:rsidRPr="001B0C87">
        <w:t xml:space="preserve">Van Bavel, </w:t>
      </w:r>
      <w:proofErr w:type="gramStart"/>
      <w:r w:rsidRPr="001B0C87">
        <w:t>J.</w:t>
      </w:r>
      <w:proofErr w:type="gramEnd"/>
      <w:r w:rsidRPr="001B0C87">
        <w:t xml:space="preserve"> J., Jenny Xiao, Y., &amp; Cunningham, W. A. (2012). Evaluation is a Dynamic Process: Moving Beyond Dual System Models. </w:t>
      </w:r>
      <w:r w:rsidRPr="001B0C87">
        <w:rPr>
          <w:i/>
          <w:iCs/>
        </w:rPr>
        <w:t>Social and Personality Psychology Compass</w:t>
      </w:r>
      <w:r w:rsidRPr="001B0C87">
        <w:t xml:space="preserve">, </w:t>
      </w:r>
      <w:r w:rsidRPr="001B0C87">
        <w:rPr>
          <w:i/>
          <w:iCs/>
        </w:rPr>
        <w:t>6</w:t>
      </w:r>
      <w:r w:rsidRPr="001B0C87">
        <w:t xml:space="preserve">(6), 438–454. </w:t>
      </w:r>
      <w:hyperlink r:id="rId88" w:history="1">
        <w:r w:rsidRPr="001B0C87">
          <w:rPr>
            <w:rStyle w:val="Hyperlink"/>
          </w:rPr>
          <w:t>https://doi.org/10.1111/j.1751-9004.2012.00438.x</w:t>
        </w:r>
      </w:hyperlink>
    </w:p>
    <w:p w14:paraId="0D3C40A8" w14:textId="77777777" w:rsidR="001B0C87" w:rsidRPr="001B0C87" w:rsidRDefault="001B0C87" w:rsidP="001B0C87">
      <w:r w:rsidRPr="001B0C87">
        <w:t xml:space="preserve">Van </w:t>
      </w:r>
      <w:proofErr w:type="spellStart"/>
      <w:r w:rsidRPr="001B0C87">
        <w:t>Harreveld</w:t>
      </w:r>
      <w:proofErr w:type="spellEnd"/>
      <w:r w:rsidRPr="001B0C87">
        <w:t xml:space="preserve">, F., Van Der </w:t>
      </w:r>
      <w:proofErr w:type="spellStart"/>
      <w:r w:rsidRPr="001B0C87">
        <w:t>Pligt</w:t>
      </w:r>
      <w:proofErr w:type="spellEnd"/>
      <w:r w:rsidRPr="001B0C87">
        <w:t xml:space="preserve">, J., De Vries, N. K., Wenneker, C., &amp; </w:t>
      </w:r>
      <w:proofErr w:type="spellStart"/>
      <w:r w:rsidRPr="001B0C87">
        <w:t>Verhue</w:t>
      </w:r>
      <w:proofErr w:type="spellEnd"/>
      <w:r w:rsidRPr="001B0C87">
        <w:t xml:space="preserve">, D. (2004). Ambivalence and information integration in attitudinal judgment. </w:t>
      </w:r>
      <w:r w:rsidRPr="001B0C87">
        <w:rPr>
          <w:i/>
          <w:iCs/>
        </w:rPr>
        <w:t>British Journal of Social Psychology</w:t>
      </w:r>
      <w:r w:rsidRPr="001B0C87">
        <w:t xml:space="preserve">, </w:t>
      </w:r>
      <w:r w:rsidRPr="001B0C87">
        <w:rPr>
          <w:i/>
          <w:iCs/>
        </w:rPr>
        <w:t>43</w:t>
      </w:r>
      <w:r w:rsidRPr="001B0C87">
        <w:t xml:space="preserve">(3), 431–447. </w:t>
      </w:r>
      <w:hyperlink r:id="rId89" w:history="1">
        <w:r w:rsidRPr="001B0C87">
          <w:rPr>
            <w:rStyle w:val="Hyperlink"/>
          </w:rPr>
          <w:t>https://doi.org/10.1348/0144666042037971</w:t>
        </w:r>
      </w:hyperlink>
    </w:p>
    <w:p w14:paraId="5B89145E" w14:textId="77777777" w:rsidR="001B0C87" w:rsidRPr="001B0C87" w:rsidRDefault="001B0C87" w:rsidP="001B0C87">
      <w:r w:rsidRPr="001B0C87">
        <w:t xml:space="preserve">Wagner, J. M., &amp; Dahnke, M. D. (2015). Nursing Ethics and Disaster Triage: Applying Utilitarian Ethical Theory. </w:t>
      </w:r>
      <w:r w:rsidRPr="001B0C87">
        <w:rPr>
          <w:i/>
          <w:iCs/>
        </w:rPr>
        <w:t>Journal of Emergency Nursing</w:t>
      </w:r>
      <w:r w:rsidRPr="001B0C87">
        <w:t xml:space="preserve">, </w:t>
      </w:r>
      <w:r w:rsidRPr="001B0C87">
        <w:rPr>
          <w:i/>
          <w:iCs/>
        </w:rPr>
        <w:t>41</w:t>
      </w:r>
      <w:r w:rsidRPr="001B0C87">
        <w:t xml:space="preserve">(4), 300–306. </w:t>
      </w:r>
      <w:hyperlink r:id="rId90" w:history="1">
        <w:r w:rsidRPr="001B0C87">
          <w:rPr>
            <w:rStyle w:val="Hyperlink"/>
          </w:rPr>
          <w:t>https://doi.org/10.1016/j.jen.2014.11.001</w:t>
        </w:r>
      </w:hyperlink>
    </w:p>
    <w:p w14:paraId="34DF41DA" w14:textId="77777777" w:rsidR="001B0C87" w:rsidRPr="001B0C87" w:rsidRDefault="001B0C87" w:rsidP="001B0C87">
      <w:r w:rsidRPr="001B0C87">
        <w:t xml:space="preserve">Weaver, J. R., &amp; Bosson, J. K. (2011). I Feel Like I Know </w:t>
      </w:r>
      <w:proofErr w:type="gramStart"/>
      <w:r w:rsidRPr="001B0C87">
        <w:t>You</w:t>
      </w:r>
      <w:proofErr w:type="gramEnd"/>
      <w:r w:rsidRPr="001B0C87">
        <w:t xml:space="preserve">: Sharing Negative Attitudes of Others Promotes Feelings of Familiarity. </w:t>
      </w:r>
      <w:r w:rsidRPr="001B0C87">
        <w:rPr>
          <w:i/>
          <w:iCs/>
        </w:rPr>
        <w:t>Personality and Social Psychology Bulletin</w:t>
      </w:r>
      <w:r w:rsidRPr="001B0C87">
        <w:t xml:space="preserve">, </w:t>
      </w:r>
      <w:r w:rsidRPr="001B0C87">
        <w:rPr>
          <w:i/>
          <w:iCs/>
        </w:rPr>
        <w:t>37</w:t>
      </w:r>
      <w:r w:rsidRPr="001B0C87">
        <w:t xml:space="preserve">(4), 481–491. </w:t>
      </w:r>
      <w:hyperlink r:id="rId91" w:history="1">
        <w:r w:rsidRPr="001B0C87">
          <w:rPr>
            <w:rStyle w:val="Hyperlink"/>
          </w:rPr>
          <w:t>https://doi.org/10.1177/0146167211398364</w:t>
        </w:r>
      </w:hyperlink>
    </w:p>
    <w:p w14:paraId="73EE0AA7" w14:textId="77777777" w:rsidR="001B0C87" w:rsidRPr="001B0C87" w:rsidRDefault="001B0C87" w:rsidP="001B0C87">
      <w:r w:rsidRPr="001B0C87">
        <w:t xml:space="preserve">Welch, Susan, &amp; </w:t>
      </w:r>
      <w:proofErr w:type="spellStart"/>
      <w:r w:rsidRPr="001B0C87">
        <w:t>Sigelman</w:t>
      </w:r>
      <w:proofErr w:type="spellEnd"/>
      <w:r w:rsidRPr="001B0C87">
        <w:t xml:space="preserve">, Lee. (n.d.). The “Obama Effect” and White Racial Attitudes. </w:t>
      </w:r>
      <w:r w:rsidRPr="001B0C87">
        <w:rPr>
          <w:i/>
          <w:iCs/>
        </w:rPr>
        <w:t xml:space="preserve">The ANNALS of the American Academy of </w:t>
      </w:r>
      <w:proofErr w:type="spellStart"/>
      <w:r w:rsidRPr="001B0C87">
        <w:rPr>
          <w:i/>
          <w:iCs/>
        </w:rPr>
        <w:t>Politcal</w:t>
      </w:r>
      <w:proofErr w:type="spellEnd"/>
      <w:r w:rsidRPr="001B0C87">
        <w:rPr>
          <w:i/>
          <w:iCs/>
        </w:rPr>
        <w:t xml:space="preserve"> and Social Science</w:t>
      </w:r>
      <w:r w:rsidRPr="001B0C87">
        <w:t xml:space="preserve">, </w:t>
      </w:r>
      <w:r w:rsidRPr="001B0C87">
        <w:rPr>
          <w:i/>
          <w:iCs/>
        </w:rPr>
        <w:t>634</w:t>
      </w:r>
      <w:r w:rsidRPr="001B0C87">
        <w:t xml:space="preserve">(1). </w:t>
      </w:r>
      <w:hyperlink r:id="rId92" w:history="1">
        <w:r w:rsidRPr="001B0C87">
          <w:rPr>
            <w:rStyle w:val="Hyperlink"/>
          </w:rPr>
          <w:t>https://doi.org/10.1177/000271621038630</w:t>
        </w:r>
      </w:hyperlink>
    </w:p>
    <w:p w14:paraId="0E1BAD4B" w14:textId="77777777" w:rsidR="001B0C87" w:rsidRPr="001B0C87" w:rsidRDefault="001B0C87" w:rsidP="001B0C87">
      <w:r w:rsidRPr="001B0C87">
        <w:t xml:space="preserve">Wisneski, D. C., Hanson, B. E., &amp; Morgan, G. S. (2020). The roles of disgust and harm perception in political attitude moralization. </w:t>
      </w:r>
      <w:r w:rsidRPr="001B0C87">
        <w:rPr>
          <w:i/>
          <w:iCs/>
        </w:rPr>
        <w:t>Politics and the Life Sciences</w:t>
      </w:r>
      <w:r w:rsidRPr="001B0C87">
        <w:t xml:space="preserve">, </w:t>
      </w:r>
      <w:r w:rsidRPr="001B0C87">
        <w:rPr>
          <w:i/>
          <w:iCs/>
        </w:rPr>
        <w:t>39</w:t>
      </w:r>
      <w:r w:rsidRPr="001B0C87">
        <w:t xml:space="preserve">(2), 215–227. </w:t>
      </w:r>
      <w:hyperlink r:id="rId93" w:history="1">
        <w:r w:rsidRPr="001B0C87">
          <w:rPr>
            <w:rStyle w:val="Hyperlink"/>
          </w:rPr>
          <w:t>https://doi.org/10.1017/pls.2020.22</w:t>
        </w:r>
      </w:hyperlink>
    </w:p>
    <w:p w14:paraId="56D3DD34" w14:textId="77777777" w:rsidR="001B0C87" w:rsidRPr="001B0C87" w:rsidRDefault="001B0C87" w:rsidP="001B0C87">
      <w:r w:rsidRPr="001B0C87">
        <w:t xml:space="preserve">Wisneski, D. C., Lytle, B. L., &amp; </w:t>
      </w:r>
      <w:proofErr w:type="spellStart"/>
      <w:r w:rsidRPr="001B0C87">
        <w:t>Skitka</w:t>
      </w:r>
      <w:proofErr w:type="spellEnd"/>
      <w:r w:rsidRPr="001B0C87">
        <w:t xml:space="preserve">, L. J. (2009). Gut Reactions: Moral Conviction, Religiosity, and Trust in Authority. </w:t>
      </w:r>
      <w:r w:rsidRPr="001B0C87">
        <w:rPr>
          <w:i/>
          <w:iCs/>
        </w:rPr>
        <w:t>Psychological Science</w:t>
      </w:r>
      <w:r w:rsidRPr="001B0C87">
        <w:t xml:space="preserve">, </w:t>
      </w:r>
      <w:r w:rsidRPr="001B0C87">
        <w:rPr>
          <w:i/>
          <w:iCs/>
        </w:rPr>
        <w:t>20</w:t>
      </w:r>
      <w:r w:rsidRPr="001B0C87">
        <w:t xml:space="preserve">(9), 1059–1063. </w:t>
      </w:r>
      <w:hyperlink r:id="rId94" w:history="1">
        <w:r w:rsidRPr="001B0C87">
          <w:rPr>
            <w:rStyle w:val="Hyperlink"/>
          </w:rPr>
          <w:t>https://doi.org/10.1111/j.1467-9280.2009.02406.x</w:t>
        </w:r>
      </w:hyperlink>
    </w:p>
    <w:p w14:paraId="18D9EE42" w14:textId="77777777" w:rsidR="001B0C87" w:rsidRPr="001B0C87" w:rsidRDefault="001B0C87" w:rsidP="001B0C87">
      <w:r w:rsidRPr="001B0C87">
        <w:t xml:space="preserve">World Health Organization. (2014). </w:t>
      </w:r>
      <w:r w:rsidRPr="001B0C87">
        <w:rPr>
          <w:i/>
          <w:iCs/>
        </w:rPr>
        <w:t>Making fair choices on the path to universal health coverage: Final report of the WHO consultative group on equity and universal health coverage</w:t>
      </w:r>
      <w:r w:rsidRPr="001B0C87">
        <w:t xml:space="preserve">. World Health Organization. </w:t>
      </w:r>
      <w:hyperlink r:id="rId95" w:history="1">
        <w:r w:rsidRPr="001B0C87">
          <w:rPr>
            <w:rStyle w:val="Hyperlink"/>
          </w:rPr>
          <w:t>https://iris.who.int/handle/10665/112671</w:t>
        </w:r>
      </w:hyperlink>
    </w:p>
    <w:p w14:paraId="0EA653CC" w14:textId="3F82DDBD" w:rsidR="00E116F2" w:rsidRPr="00AE0AA3" w:rsidRDefault="00106BE4" w:rsidP="00E116F2">
      <w:r w:rsidRPr="00AE0AA3">
        <w:br w:type="page"/>
      </w:r>
    </w:p>
    <w:p w14:paraId="4DC869A8" w14:textId="7B695CC9" w:rsidR="00A97B6F" w:rsidRPr="00AE0AA3" w:rsidRDefault="007D6B8D" w:rsidP="007D6B8D">
      <w:pPr>
        <w:pStyle w:val="Heading1"/>
      </w:pPr>
      <w:bookmarkStart w:id="44" w:name="_Toc173848418"/>
      <w:bookmarkStart w:id="45" w:name="_Toc195620963"/>
      <w:r w:rsidRPr="00AE0AA3">
        <w:lastRenderedPageBreak/>
        <w:t>Appendices</w:t>
      </w:r>
      <w:bookmarkEnd w:id="44"/>
      <w:bookmarkEnd w:id="45"/>
    </w:p>
    <w:p w14:paraId="3A7D5E45" w14:textId="77777777" w:rsidR="007D6B8D" w:rsidRPr="00AE0AA3" w:rsidRDefault="007D6B8D" w:rsidP="007D6B8D"/>
    <w:p w14:paraId="0020B900" w14:textId="7C90DA61" w:rsidR="007D6B8D" w:rsidRPr="00AE0AA3" w:rsidRDefault="007D6B8D" w:rsidP="007D6B8D">
      <w:pPr>
        <w:pStyle w:val="Heading2"/>
      </w:pPr>
      <w:bookmarkStart w:id="46" w:name="_Toc173848419"/>
      <w:bookmarkStart w:id="47" w:name="_Toc195620964"/>
      <w:r w:rsidRPr="00AE0AA3">
        <w:t>Appendix A –</w:t>
      </w:r>
      <w:r w:rsidR="00BF3ED5" w:rsidRPr="00AE0AA3">
        <w:t xml:space="preserve"> </w:t>
      </w:r>
      <w:r w:rsidRPr="00AE0AA3">
        <w:t>Study 1</w:t>
      </w:r>
      <w:bookmarkEnd w:id="46"/>
      <w:bookmarkEnd w:id="47"/>
    </w:p>
    <w:p w14:paraId="69411CCA" w14:textId="28AED626" w:rsidR="00CC4608" w:rsidRPr="00AE0AA3" w:rsidRDefault="00CC4608" w:rsidP="00CA4B61">
      <w:pPr>
        <w:pStyle w:val="Heading3"/>
      </w:pPr>
      <w:bookmarkStart w:id="48" w:name="_Toc195620965"/>
      <w:r w:rsidRPr="00AE0AA3">
        <w:t>Study Materials</w:t>
      </w:r>
      <w:bookmarkEnd w:id="48"/>
    </w:p>
    <w:p w14:paraId="5602BC4A" w14:textId="75C04680" w:rsidR="003C3732" w:rsidRPr="00AE0AA3" w:rsidRDefault="003C3732" w:rsidP="00CA4B61">
      <w:pPr>
        <w:pStyle w:val="Heading4"/>
      </w:pPr>
      <w:bookmarkStart w:id="49" w:name="_Toc173848420"/>
      <w:r w:rsidRPr="00AE0AA3">
        <w:t>Cover Letter</w:t>
      </w:r>
      <w:bookmarkEnd w:id="49"/>
    </w:p>
    <w:p w14:paraId="33505C7B" w14:textId="3AB0023D" w:rsidR="003C3732" w:rsidRPr="00AE0AA3" w:rsidRDefault="003C3732" w:rsidP="003C3732">
      <w:r w:rsidRPr="00AE0AA3">
        <w:rPr>
          <w:b/>
          <w:bCs/>
        </w:rPr>
        <w:t>[Social Memory and Recollection on Current and Past Issues]</w:t>
      </w:r>
      <w:r w:rsidRPr="00AE0AA3">
        <w:br/>
      </w:r>
      <w:r w:rsidRPr="00AE0AA3">
        <w:br/>
      </w:r>
      <w:r w:rsidRPr="00AE0AA3">
        <w:rPr>
          <w:b/>
          <w:bCs/>
        </w:rPr>
        <w:t>Key Information About the Study:</w:t>
      </w:r>
      <w:r w:rsidRPr="00AE0AA3">
        <w:br/>
      </w:r>
      <w:r w:rsidRPr="00AE0AA3">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AE0AA3">
        <w:br/>
      </w:r>
      <w:r w:rsidRPr="00AE0AA3">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AE0AA3">
        <w:br/>
      </w:r>
      <w:r w:rsidRPr="00AE0AA3">
        <w:br/>
      </w:r>
      <w:r w:rsidRPr="00AE0AA3">
        <w:rPr>
          <w:b/>
          <w:bCs/>
        </w:rPr>
        <w:t>Purpose of the Research</w:t>
      </w:r>
      <w:r w:rsidRPr="00AE0AA3">
        <w:rPr>
          <w:b/>
          <w:bCs/>
        </w:rPr>
        <w:br/>
      </w:r>
      <w:r w:rsidRPr="00AE0AA3">
        <w:br/>
        <w:t xml:space="preserve">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w:t>
      </w:r>
      <w:proofErr w:type="gramStart"/>
      <w:r w:rsidRPr="00AE0AA3">
        <w:t>being be</w:t>
      </w:r>
      <w:proofErr w:type="gramEnd"/>
      <w:r w:rsidRPr="00AE0AA3">
        <w:t xml:space="preserve"> asked to participate in </w:t>
      </w:r>
      <w:proofErr w:type="spellStart"/>
      <w:proofErr w:type="gramStart"/>
      <w:r w:rsidRPr="00AE0AA3">
        <w:t>a</w:t>
      </w:r>
      <w:proofErr w:type="spellEnd"/>
      <w:proofErr w:type="gramEnd"/>
      <w:r w:rsidRPr="00AE0AA3">
        <w:t xml:space="preserve">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AE0AA3">
        <w:br/>
      </w:r>
      <w:r w:rsidRPr="00AE0AA3">
        <w:br/>
        <w:t>Your participation is expected to last less than 30 minutes.</w:t>
      </w:r>
      <w:r w:rsidRPr="00AE0AA3">
        <w:br/>
      </w:r>
      <w:r w:rsidRPr="00AE0AA3">
        <w:br/>
      </w:r>
      <w:r w:rsidRPr="00AE0AA3">
        <w:rPr>
          <w:b/>
          <w:bCs/>
        </w:rPr>
        <w:t>What are the expected benefits of the study?</w:t>
      </w:r>
      <w:r w:rsidRPr="00AE0AA3">
        <w:rPr>
          <w:b/>
          <w:bCs/>
        </w:rPr>
        <w:br/>
      </w:r>
      <w:r w:rsidRPr="00AE0AA3">
        <w:br/>
      </w:r>
      <w:r w:rsidRPr="00AE0AA3">
        <w:lastRenderedPageBreak/>
        <w:t>We believe the main direct benefit to an individual will be the educational benefit of having 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AE0AA3">
        <w:br/>
      </w:r>
      <w:r w:rsidRPr="00AE0AA3">
        <w:br/>
      </w:r>
      <w:r w:rsidRPr="00AE0AA3">
        <w:rPr>
          <w:b/>
          <w:bCs/>
        </w:rPr>
        <w:t>What are the possible risks of participating in this study?</w:t>
      </w:r>
      <w:r w:rsidRPr="00AE0AA3">
        <w:br/>
      </w:r>
      <w:r w:rsidRPr="00AE0AA3">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AE0AA3">
        <w:br/>
      </w:r>
      <w:r w:rsidRPr="00AE0AA3">
        <w:br/>
      </w:r>
      <w:r w:rsidRPr="00AE0AA3">
        <w:rPr>
          <w:b/>
          <w:bCs/>
        </w:rPr>
        <w:t>What other choices do I have if I don’t want to be in this study?</w:t>
      </w:r>
      <w:r w:rsidRPr="00AE0AA3">
        <w:br/>
      </w:r>
      <w:r w:rsidRPr="00AE0AA3">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AE0AA3">
        <w:t>by instead</w:t>
      </w:r>
      <w:proofErr w:type="gramEnd"/>
      <w:r w:rsidRPr="00AE0AA3">
        <w:t xml:space="preserve"> writing an essay and submitting it to your primary instructor, for each research credit you would like to replace.</w:t>
      </w:r>
      <w:r w:rsidRPr="00AE0AA3">
        <w:br/>
      </w:r>
      <w:r w:rsidRPr="00AE0AA3">
        <w:br/>
      </w:r>
      <w:r w:rsidRPr="00AE0AA3">
        <w:rPr>
          <w:b/>
          <w:bCs/>
        </w:rPr>
        <w:t>Will I receive compensation for taking part in this study?</w:t>
      </w:r>
      <w:r w:rsidRPr="00AE0AA3">
        <w:br/>
      </w:r>
      <w:r w:rsidRPr="00AE0AA3">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AE0AA3">
        <w:br/>
      </w:r>
      <w:r w:rsidRPr="00AE0AA3">
        <w:br/>
      </w:r>
      <w:r w:rsidRPr="00AE0AA3">
        <w:rPr>
          <w:b/>
          <w:bCs/>
        </w:rPr>
        <w:t>Will information about me be kept private?</w:t>
      </w:r>
      <w:r w:rsidRPr="00AE0AA3">
        <w:br/>
      </w:r>
      <w:r w:rsidRPr="00AE0AA3">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AE0AA3">
        <w:t>information</w:t>
      </w:r>
      <w:proofErr w:type="gramEnd"/>
      <w:r w:rsidRPr="00AE0AA3">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AE0AA3">
        <w:br/>
      </w:r>
      <w:r w:rsidRPr="00AE0AA3">
        <w:br/>
      </w:r>
      <w:r w:rsidRPr="00AE0AA3">
        <w:rPr>
          <w:b/>
          <w:bCs/>
        </w:rPr>
        <w:lastRenderedPageBreak/>
        <w:t>Who do I contact if I have questions or concerns?</w:t>
      </w:r>
      <w:r w:rsidRPr="00AE0AA3">
        <w:br/>
      </w:r>
      <w:r w:rsidRPr="00AE0AA3">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AE0AA3">
        <w:br/>
      </w:r>
      <w:r w:rsidRPr="00AE0AA3">
        <w:br/>
      </w:r>
      <w:r w:rsidRPr="00AE0AA3">
        <w:rPr>
          <w:b/>
          <w:bCs/>
        </w:rPr>
        <w:t>Do I get a copy of this consent?</w:t>
      </w:r>
      <w:r w:rsidRPr="00AE0AA3">
        <w:br/>
      </w:r>
      <w:r w:rsidRPr="00AE0AA3">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AE0AA3" w:rsidRDefault="003C3732" w:rsidP="00CA4B61">
      <w:pPr>
        <w:pStyle w:val="Heading4"/>
      </w:pPr>
      <w:bookmarkStart w:id="50" w:name="_Toc173848421"/>
      <w:r w:rsidRPr="00AE0AA3">
        <w:t>Debrief</w:t>
      </w:r>
      <w:bookmarkEnd w:id="50"/>
    </w:p>
    <w:p w14:paraId="0F4AD0E8" w14:textId="5DF04A9E" w:rsidR="003C3732" w:rsidRPr="00AE0AA3" w:rsidRDefault="003C3732" w:rsidP="003C3732"/>
    <w:p w14:paraId="443D0B5B" w14:textId="77777777" w:rsidR="003C3732" w:rsidRPr="00AE0AA3" w:rsidRDefault="003C3732" w:rsidP="003C3732">
      <w:r w:rsidRPr="00AE0AA3">
        <w:rPr>
          <w:b/>
          <w:bCs/>
        </w:rPr>
        <w:t>Impact of Social Consensus on Support for Universal Health Care</w:t>
      </w:r>
    </w:p>
    <w:p w14:paraId="2BB1F3AA" w14:textId="77777777" w:rsidR="003C3732" w:rsidRPr="00AE0AA3" w:rsidRDefault="003C3732" w:rsidP="003C3732">
      <w:r w:rsidRPr="00AE0AA3">
        <w:t>Dear Participant,</w:t>
      </w:r>
    </w:p>
    <w:p w14:paraId="2310C1CF" w14:textId="77777777" w:rsidR="003C3732" w:rsidRPr="00AE0AA3" w:rsidRDefault="003C3732" w:rsidP="003C3732">
      <w:r w:rsidRPr="00AE0AA3">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AE0AA3" w:rsidRDefault="003C3732" w:rsidP="003C3732">
      <w:r w:rsidRPr="00AE0AA3">
        <w:t>You were told that the purpose of the research study was to examine how individual differences affect the accuracy of recollections.</w:t>
      </w:r>
    </w:p>
    <w:p w14:paraId="35E8FCA0" w14:textId="77777777" w:rsidR="003C3732" w:rsidRPr="00AE0AA3" w:rsidRDefault="003C3732" w:rsidP="003C3732">
      <w:r w:rsidRPr="00AE0AA3">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AE0AA3" w:rsidRDefault="003C3732" w:rsidP="003C3732">
      <w:r w:rsidRPr="00AE0AA3">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AE0AA3" w:rsidRDefault="003C3732" w:rsidP="003C3732">
      <w:r w:rsidRPr="00AE0AA3">
        <w:lastRenderedPageBreak/>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AE0AA3" w:rsidRDefault="003C3732" w:rsidP="003C3732">
      <w:r w:rsidRPr="00AE0AA3">
        <w:t>Of note, the actual values from real, recent surveys, circa 2017-2019 are provided below for your edification.</w:t>
      </w:r>
      <w:r w:rsidRPr="00AE0AA3">
        <w:br/>
      </w:r>
      <w:r w:rsidRPr="00AE0AA3">
        <w:br/>
      </w:r>
      <w:r w:rsidRPr="00AE0AA3">
        <w:rPr>
          <w:b/>
          <w:bCs/>
        </w:rPr>
        <w:t>49%</w:t>
      </w:r>
      <w:r w:rsidRPr="00AE0AA3">
        <w:t> of the American Public agrees that Greenhouse gas emissions generated by human activity has and will continue to change Earth's climate a great deal.</w:t>
      </w:r>
    </w:p>
    <w:p w14:paraId="7A39B05F" w14:textId="02E46527" w:rsidR="003C3732" w:rsidRPr="00AE0AA3" w:rsidRDefault="003C3732" w:rsidP="003C3732">
      <w:r w:rsidRPr="00AE0AA3">
        <w:rPr>
          <w:b/>
          <w:bCs/>
        </w:rPr>
        <w:t>63%</w:t>
      </w:r>
      <w:r w:rsidRPr="00AE0AA3">
        <w:t> of the American Public agrees that the US government needs to implement Universal Health Care because basic population needs are not being met.</w:t>
      </w:r>
    </w:p>
    <w:p w14:paraId="3E59E01A" w14:textId="77777777" w:rsidR="003C3732" w:rsidRPr="00AE0AA3" w:rsidRDefault="003C3732" w:rsidP="003C3732">
      <w:r w:rsidRPr="00AE0AA3">
        <w:rPr>
          <w:b/>
          <w:bCs/>
        </w:rPr>
        <w:t>60%</w:t>
      </w:r>
      <w:r w:rsidRPr="00AE0AA3">
        <w:t> of the American Public agrees that Capital Punishment (the Death Penalty) is necessary in the US.</w:t>
      </w:r>
    </w:p>
    <w:p w14:paraId="35196FE6" w14:textId="5910E0DE" w:rsidR="003C3732" w:rsidRPr="00AE0AA3" w:rsidRDefault="003C3732" w:rsidP="003C3732">
      <w:proofErr w:type="gramStart"/>
      <w:r w:rsidRPr="00AE0AA3">
        <w:t>Additionally</w:t>
      </w:r>
      <w:proofErr w:type="gramEnd"/>
      <w:r w:rsidRPr="00AE0AA3">
        <w:t xml:space="preserve">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AE0AA3" w:rsidRDefault="003C3732" w:rsidP="003C3732">
      <w:r w:rsidRPr="00AE0AA3">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AE0AA3" w:rsidRDefault="003C3732" w:rsidP="003C3732">
      <w:r w:rsidRPr="00AE0AA3">
        <w:rPr>
          <w:b/>
          <w:bCs/>
        </w:rPr>
        <w:t>The responses in this study cannot be linked to you.</w:t>
      </w:r>
      <w:r w:rsidRPr="00AE0AA3">
        <w:t> </w:t>
      </w:r>
    </w:p>
    <w:p w14:paraId="03720E7F" w14:textId="77777777" w:rsidR="003C3732" w:rsidRPr="00AE0AA3" w:rsidRDefault="003C3732" w:rsidP="003C3732">
      <w:r w:rsidRPr="00AE0AA3">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AE0AA3">
        <w:rPr>
          <w:b/>
          <w:bCs/>
        </w:rPr>
        <w:t xml:space="preserve">Thank you, </w:t>
      </w:r>
      <w:proofErr w:type="gramStart"/>
      <w:r w:rsidRPr="00AE0AA3">
        <w:rPr>
          <w:b/>
          <w:bCs/>
        </w:rPr>
        <w:t>specifically</w:t>
      </w:r>
      <w:proofErr w:type="gramEnd"/>
      <w:r w:rsidRPr="00AE0AA3">
        <w:rPr>
          <w:b/>
          <w:bCs/>
        </w:rPr>
        <w:t> </w:t>
      </w:r>
      <w:r w:rsidRPr="00AE0AA3">
        <w:t>for your participation. Really, it helps out a ton!</w:t>
      </w:r>
    </w:p>
    <w:p w14:paraId="1F10F2D7" w14:textId="4B81991A" w:rsidR="003C3732" w:rsidRPr="00AE0AA3" w:rsidRDefault="003C3732" w:rsidP="003C3732">
      <w:r w:rsidRPr="00AE0AA3">
        <w:t>- Sean Duan</w:t>
      </w:r>
    </w:p>
    <w:p w14:paraId="0069F640" w14:textId="45DB5841" w:rsidR="003C3732" w:rsidRPr="00AE0AA3" w:rsidRDefault="003C3732" w:rsidP="00105681">
      <w:r w:rsidRPr="00AE0AA3">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AE0AA3" w:rsidRDefault="003C3732" w:rsidP="00CA4B61">
      <w:pPr>
        <w:pStyle w:val="Heading4"/>
      </w:pPr>
      <w:bookmarkStart w:id="51" w:name="_Toc173848422"/>
      <w:r w:rsidRPr="00AE0AA3">
        <w:t>Measures</w:t>
      </w:r>
      <w:bookmarkEnd w:id="51"/>
    </w:p>
    <w:p w14:paraId="0A62AB69" w14:textId="3D15C2BD" w:rsidR="003728BD" w:rsidRPr="00AE0AA3" w:rsidRDefault="003728BD" w:rsidP="00105681">
      <w:r w:rsidRPr="00AE0AA3">
        <w:t>Ethical Standards of Judgement Questionnaire – Utilitarian Subscale</w:t>
      </w:r>
    </w:p>
    <w:p w14:paraId="7D13C627" w14:textId="0115368D" w:rsidR="003728BD" w:rsidRPr="00AE0AA3" w:rsidRDefault="003728BD" w:rsidP="00105681">
      <w:r w:rsidRPr="00AE0AA3">
        <w:rPr>
          <w:noProof/>
        </w:rPr>
        <w:lastRenderedPageBreak/>
        <w:drawing>
          <wp:inline distT="0" distB="0" distL="0" distR="0" wp14:anchorId="3578B7FA" wp14:editId="10E16CD9">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AE0AA3" w:rsidRDefault="003728BD" w:rsidP="00105681"/>
    <w:p w14:paraId="21DB9582" w14:textId="7F453CE9" w:rsidR="003728BD" w:rsidRPr="00AE0AA3" w:rsidRDefault="003728BD" w:rsidP="003728BD">
      <w:r w:rsidRPr="00AE0AA3">
        <w:t>Ethical Standards of Judgement Questionnaire – Deontological Subscale</w:t>
      </w:r>
    </w:p>
    <w:p w14:paraId="1420FD5B" w14:textId="7A6BD2AB" w:rsidR="00105681" w:rsidRPr="00AE0AA3" w:rsidRDefault="006467BA" w:rsidP="00105681">
      <w:r w:rsidRPr="00AE0AA3">
        <w:rPr>
          <w:noProof/>
        </w:rPr>
        <w:drawing>
          <wp:inline distT="0" distB="0" distL="0" distR="0" wp14:anchorId="4DEAAD01" wp14:editId="44191257">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AE0AA3" w:rsidRDefault="006467BA" w:rsidP="00105681"/>
    <w:p w14:paraId="524BE7F9" w14:textId="4CEAEB59" w:rsidR="006467BA" w:rsidRPr="00AE0AA3" w:rsidRDefault="006467BA" w:rsidP="00105681">
      <w:r w:rsidRPr="00AE0AA3">
        <w:t>Primary Outcome Measure – Support for [Topic]</w:t>
      </w:r>
    </w:p>
    <w:p w14:paraId="0223A014" w14:textId="6DB7B419" w:rsidR="006467BA" w:rsidRPr="00AE0AA3" w:rsidRDefault="006467BA" w:rsidP="00105681">
      <w:r w:rsidRPr="00AE0AA3">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AE0AA3" w:rsidRDefault="006467BA" w:rsidP="00105681">
      <w:r w:rsidRPr="00AE0AA3">
        <w:t>Level of Surprise at Public Survey Results</w:t>
      </w:r>
    </w:p>
    <w:p w14:paraId="7AB2C032" w14:textId="45D039EA" w:rsidR="006467BA" w:rsidRPr="00AE0AA3" w:rsidRDefault="006467BA" w:rsidP="00105681">
      <w:r w:rsidRPr="00AE0AA3">
        <w:rPr>
          <w:noProof/>
        </w:rPr>
        <w:drawing>
          <wp:inline distT="0" distB="0" distL="0" distR="0" wp14:anchorId="19BCDA66" wp14:editId="5D84A0C8">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AE0AA3" w:rsidRDefault="006467BA" w:rsidP="00105681">
      <w:r w:rsidRPr="00AE0AA3">
        <w:t>Single Item Health Literacy Screener</w:t>
      </w:r>
    </w:p>
    <w:p w14:paraId="27E70728" w14:textId="1C2B97CF" w:rsidR="006467BA" w:rsidRPr="00AE0AA3" w:rsidRDefault="006467BA" w:rsidP="00105681">
      <w:r w:rsidRPr="00AE0AA3">
        <w:rPr>
          <w:noProof/>
        </w:rPr>
        <w:drawing>
          <wp:inline distT="0" distB="0" distL="0" distR="0" wp14:anchorId="100CF4D4" wp14:editId="59AD0423">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AE0AA3" w:rsidRDefault="006467BA" w:rsidP="00105681">
      <w:r w:rsidRPr="00AE0AA3">
        <w:t>Subjective Numeracy Block</w:t>
      </w:r>
    </w:p>
    <w:p w14:paraId="06CD7CD4" w14:textId="106F7A4F" w:rsidR="006467BA" w:rsidRPr="00AE0AA3" w:rsidRDefault="006467BA" w:rsidP="00105681">
      <w:r w:rsidRPr="00AE0AA3">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AE0AA3">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AE0AA3">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AE0AA3">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AE0AA3">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AE0AA3">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AE0AA3">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AE0AA3">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AE0AA3" w:rsidRDefault="000606EE" w:rsidP="00105681">
      <w:r w:rsidRPr="00AE0AA3">
        <w:t>Objective Numeracy Block – Number Line Task</w:t>
      </w:r>
    </w:p>
    <w:p w14:paraId="2674E44E" w14:textId="4DA0CF28" w:rsidR="000606EE" w:rsidRPr="00AE0AA3" w:rsidRDefault="003C3732" w:rsidP="00105681">
      <w:r w:rsidRPr="00AE0AA3">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AE0AA3">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AE0AA3">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AE0AA3">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0AC9C193" w14:textId="3A38A770" w:rsidR="00CC4608" w:rsidRPr="00AE0AA3" w:rsidRDefault="00CC4608" w:rsidP="00CA4B61">
      <w:pPr>
        <w:pStyle w:val="Heading3"/>
      </w:pPr>
      <w:bookmarkStart w:id="52" w:name="_Toc195620966"/>
      <w:r w:rsidRPr="00AE0AA3">
        <w:lastRenderedPageBreak/>
        <w:t>Exploratory Analyses</w:t>
      </w:r>
      <w:bookmarkEnd w:id="52"/>
    </w:p>
    <w:p w14:paraId="3EEFED1F" w14:textId="77777777" w:rsidR="00CC4608" w:rsidRPr="00AE0AA3" w:rsidRDefault="00CC4608" w:rsidP="00CC4608">
      <w:pPr>
        <w:pStyle w:val="BodyText"/>
      </w:pPr>
    </w:p>
    <w:p w14:paraId="224BB586" w14:textId="77777777" w:rsidR="00067F13" w:rsidRPr="00AE0AA3" w:rsidRDefault="00067F13" w:rsidP="00067F13">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 xml:space="preserve">Secondary Outcomes. Estimates of public support for each topic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AE0AA3">
        <w:rPr>
          <w:rFonts w:eastAsia="Calibri" w:cstheme="minorHAnsi"/>
          <w:szCs w:val="24"/>
        </w:rPr>
        <w:t>how ‘surprised’ they were at the 2018 social consensus information provided. Surprise was measured with a 5-point Likert scale ranging from ‘Not Surprised’ (1) to ‘Very Surprised’ (5).</w:t>
      </w:r>
    </w:p>
    <w:p w14:paraId="4D7F8795" w14:textId="77777777" w:rsidR="00067F13" w:rsidRPr="00AE0AA3" w:rsidRDefault="00067F13" w:rsidP="00067F13">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 xml:space="preserve">The individual difference of Health literacy was measured using the Single Item Health Literacy Screener (SILS) developed by Morris, MacLean, Chew, and </w:t>
      </w:r>
      <w:proofErr w:type="spellStart"/>
      <w:r w:rsidRPr="00AE0AA3">
        <w:rPr>
          <w:rFonts w:eastAsia="Calibri" w:cstheme="minorHAnsi"/>
          <w:kern w:val="0"/>
          <w:szCs w:val="24"/>
          <w14:ligatures w14:val="none"/>
        </w:rPr>
        <w:t>Littenberg</w:t>
      </w:r>
      <w:proofErr w:type="spellEnd"/>
      <w:r w:rsidRPr="00AE0AA3">
        <w:rPr>
          <w:rFonts w:eastAsia="Calibri" w:cstheme="minorHAnsi"/>
          <w:kern w:val="0"/>
          <w:szCs w:val="24"/>
          <w14:ligatures w14:val="none"/>
        </w:rPr>
        <w:t xml:space="preserve">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w:t>
      </w:r>
      <w:r w:rsidRPr="00AE0AA3">
        <w:rPr>
          <w:rFonts w:eastAsia="Calibri" w:cstheme="minorHAnsi"/>
          <w:kern w:val="0"/>
          <w:szCs w:val="24"/>
          <w14:ligatures w14:val="none"/>
        </w:rPr>
        <w:lastRenderedPageBreak/>
        <w:t>fractions on a number line that ranged from 0-5 (e.g., 17/4, 9/2) Performance was calculated as the total percent absolute error accumulated across all fractions, defined as: (|Answer - Correct Answer|) / Numerical Range.</w:t>
      </w:r>
    </w:p>
    <w:p w14:paraId="308137EC" w14:textId="312469AF" w:rsidR="00067F13" w:rsidRPr="00AE0AA3" w:rsidRDefault="00067F13" w:rsidP="00067F13">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We originally had a secondary hypothesis for Study 1, but given that it was about an individual difference, and we did</w:t>
      </w:r>
      <w:r w:rsidR="00422D6A" w:rsidRPr="00AE0AA3">
        <w:rPr>
          <w:rFonts w:eastAsia="Calibri" w:cstheme="minorHAnsi"/>
          <w:kern w:val="0"/>
          <w:szCs w:val="24"/>
          <w14:ligatures w14:val="none"/>
        </w:rPr>
        <w:t xml:space="preserve"> no</w:t>
      </w:r>
      <w:r w:rsidRPr="00AE0AA3">
        <w:rPr>
          <w:rFonts w:eastAsia="Calibri" w:cstheme="minorHAnsi"/>
          <w:kern w:val="0"/>
          <w:szCs w:val="24"/>
          <w14:ligatures w14:val="none"/>
        </w:rPr>
        <w:t>t have an explicit moderating hypothesis, I chose to move it here to the appendix. This second hypothesis is that the two subscales, Utilitarian (H2a) and Deontological Orientation (H2b), of the ethical standards of judgement questionnaire (ESJQ) would be significant predictors of support for these polarized issues (e.g., our hypothesis had no a-priori directional effect).</w:t>
      </w:r>
    </w:p>
    <w:p w14:paraId="684B1593" w14:textId="77777777" w:rsidR="00067F13" w:rsidRPr="00AE0AA3" w:rsidRDefault="00067F13" w:rsidP="00067F13">
      <w:pPr>
        <w:spacing w:after="100" w:afterAutospacing="1" w:line="480" w:lineRule="auto"/>
        <w:ind w:firstLine="720"/>
        <w:rPr>
          <w:rFonts w:eastAsia="Calibri" w:cstheme="minorHAnsi"/>
          <w:szCs w:val="24"/>
        </w:rPr>
      </w:pPr>
      <w:r w:rsidRPr="00AE0AA3">
        <w:rPr>
          <w:rFonts w:eastAsia="Calibri" w:cstheme="minorHAnsi"/>
          <w:szCs w:val="24"/>
        </w:rPr>
        <w:t xml:space="preserve">There was mixed support of H2a. Deontological orientation was a significant predictor of support for UHC (ß = 3.504, </w:t>
      </w:r>
      <w:r w:rsidRPr="00AE0AA3">
        <w:rPr>
          <w:rFonts w:eastAsia="Calibri" w:cstheme="minorHAnsi"/>
          <w:i/>
          <w:iCs/>
          <w:szCs w:val="24"/>
        </w:rPr>
        <w:t>p</w:t>
      </w:r>
      <w:r w:rsidRPr="00AE0AA3">
        <w:rPr>
          <w:rFonts w:eastAsia="Calibri" w:cstheme="minorHAnsi"/>
          <w:szCs w:val="24"/>
        </w:rPr>
        <w:t xml:space="preserve"> &lt; .05), where greater deontological orientation was associated with greater support for UHC but not for capital punishment (ß = 1.28,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0.423</w:t>
      </w:r>
      <w:r w:rsidRPr="00AE0AA3">
        <w:rPr>
          <w:rFonts w:eastAsia="Calibri" w:cstheme="minorHAnsi"/>
          <w:szCs w:val="24"/>
        </w:rPr>
        <w:t xml:space="preserve">) or climate change (ß = 1.03,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0.398</w:t>
      </w:r>
      <w:r w:rsidRPr="00AE0AA3">
        <w:rPr>
          <w:rFonts w:eastAsia="Calibri" w:cstheme="minorHAnsi"/>
          <w:szCs w:val="24"/>
        </w:rPr>
        <w:t xml:space="preserve">). Furthermore, there was no support for H2b; utilitarian orientation was not a significant predictor of UHC (ß = -0.470,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0.724</w:t>
      </w:r>
      <w:r w:rsidRPr="00AE0AA3">
        <w:rPr>
          <w:rFonts w:eastAsia="Calibri" w:cstheme="minorHAnsi"/>
          <w:szCs w:val="24"/>
        </w:rPr>
        <w:t xml:space="preserve">), capital punishment (ß = -1.00,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0.544</w:t>
      </w:r>
      <w:r w:rsidRPr="00AE0AA3">
        <w:rPr>
          <w:rFonts w:eastAsia="Calibri" w:cstheme="minorHAnsi"/>
          <w:szCs w:val="24"/>
        </w:rPr>
        <w:t xml:space="preserve">), or climate change (ß = 1.256,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0.316</w:t>
      </w:r>
      <w:r w:rsidRPr="00AE0AA3">
        <w:rPr>
          <w:rFonts w:eastAsia="Calibri" w:cstheme="minorHAnsi"/>
          <w:szCs w:val="24"/>
        </w:rPr>
        <w:t>).</w:t>
      </w:r>
    </w:p>
    <w:p w14:paraId="23879520" w14:textId="77777777" w:rsidR="00067F13" w:rsidRPr="00AE0AA3" w:rsidRDefault="00067F13" w:rsidP="00067F13">
      <w:pPr>
        <w:spacing w:after="100" w:afterAutospacing="1" w:line="480" w:lineRule="auto"/>
        <w:ind w:firstLine="720"/>
        <w:rPr>
          <w:rFonts w:eastAsia="Calibri" w:cstheme="minorHAnsi"/>
          <w:szCs w:val="24"/>
        </w:rPr>
      </w:pPr>
      <w:r w:rsidRPr="00AE0AA3">
        <w:rPr>
          <w:rFonts w:eastAsia="Calibri" w:cstheme="minorHAnsi"/>
          <w:szCs w:val="24"/>
        </w:rPr>
        <w:t xml:space="preserve">In addition to our planned analyses, we conducted additional </w:t>
      </w:r>
      <w:proofErr w:type="gramStart"/>
      <w:r w:rsidRPr="00AE0AA3">
        <w:rPr>
          <w:rFonts w:eastAsia="Calibri" w:cstheme="minorHAnsi"/>
          <w:szCs w:val="24"/>
        </w:rPr>
        <w:t>exploratory</w:t>
      </w:r>
      <w:proofErr w:type="gramEnd"/>
      <w:r w:rsidRPr="00AE0AA3">
        <w:rPr>
          <w:rFonts w:eastAsia="Calibri" w:cstheme="minorHAnsi"/>
          <w:szCs w:val="24"/>
        </w:rPr>
        <w:t xml:space="preserve"> analyses on the effects of the individual differences on our main outcome measure of support for [topic]. Individual differences in objective numeracy had no significant effects on support for: 1) Universal Health Care, (ß = -0.103,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2) Capital Punishment, (ß = 0.390,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or 3) Climate Change, (ß = 0.335,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Additionally, individual difference in subjective numeracy had no significant effects on support for: 1) Universal Health Care, (ß = 0.558,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2) Capital </w:t>
      </w:r>
      <w:r w:rsidRPr="00AE0AA3">
        <w:rPr>
          <w:rFonts w:eastAsia="Calibri" w:cstheme="minorHAnsi"/>
          <w:szCs w:val="24"/>
        </w:rPr>
        <w:lastRenderedPageBreak/>
        <w:t xml:space="preserve">Punishment, (ß = 0.431,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or 3) Climate Change, (ß = -0.339,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Likewise, individual differences in health literacy had no significant effects on support for: 1) Universal Health Care, (ß = 0.313,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2) Capital Punishment, (ß = -0.620,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and 3) Climate Change, (ß = -0.147,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These results indicate that individual differences in objective/subjective numeracy and health literacy were not associated with our primary outcomes.</w:t>
      </w:r>
    </w:p>
    <w:p w14:paraId="6B1872A0" w14:textId="7D3910E9" w:rsidR="003C3732" w:rsidRPr="00AE0AA3" w:rsidRDefault="003C3732" w:rsidP="003C3732">
      <w:pPr>
        <w:pStyle w:val="Heading2"/>
      </w:pPr>
      <w:bookmarkStart w:id="53" w:name="_Toc173848423"/>
      <w:bookmarkStart w:id="54" w:name="_Toc195620967"/>
      <w:r w:rsidRPr="00AE0AA3">
        <w:t>Appendix B</w:t>
      </w:r>
      <w:r w:rsidR="001A4A69" w:rsidRPr="00AE0AA3">
        <w:t xml:space="preserve"> –</w:t>
      </w:r>
      <w:r w:rsidR="00743FBF" w:rsidRPr="00AE0AA3">
        <w:t xml:space="preserve"> </w:t>
      </w:r>
      <w:r w:rsidR="001A4A69" w:rsidRPr="00AE0AA3">
        <w:t>Study 2</w:t>
      </w:r>
      <w:bookmarkEnd w:id="53"/>
      <w:bookmarkEnd w:id="54"/>
    </w:p>
    <w:p w14:paraId="4A33FB5F" w14:textId="1E3F31F6" w:rsidR="00CA4B61" w:rsidRPr="00AE0AA3" w:rsidRDefault="00CA4B61" w:rsidP="00CA4B61">
      <w:pPr>
        <w:pStyle w:val="Heading3"/>
      </w:pPr>
      <w:bookmarkStart w:id="55" w:name="_Toc195620968"/>
      <w:r w:rsidRPr="00AE0AA3">
        <w:t>Study Materials</w:t>
      </w:r>
      <w:bookmarkEnd w:id="55"/>
    </w:p>
    <w:p w14:paraId="6FFA0373" w14:textId="3AD8D7F9" w:rsidR="003C3732" w:rsidRPr="00AE0AA3" w:rsidRDefault="003C3732" w:rsidP="00CA4B61">
      <w:pPr>
        <w:pStyle w:val="Heading4"/>
      </w:pPr>
      <w:bookmarkStart w:id="56" w:name="_Toc173848424"/>
      <w:r w:rsidRPr="00AE0AA3">
        <w:t>Cover Letter</w:t>
      </w:r>
      <w:bookmarkEnd w:id="56"/>
    </w:p>
    <w:p w14:paraId="7E207A32" w14:textId="40FE902B" w:rsidR="003C3732" w:rsidRPr="00AE0AA3" w:rsidRDefault="003C3732" w:rsidP="003C3732">
      <w:r w:rsidRPr="00AE0AA3">
        <w:rPr>
          <w:b/>
          <w:bCs/>
        </w:rPr>
        <w:t>[Perspectives on Current and Past Issues]</w:t>
      </w:r>
      <w:r w:rsidRPr="00AE0AA3">
        <w:br/>
      </w:r>
      <w:r w:rsidRPr="00AE0AA3">
        <w:br/>
        <w:t>Sean X. Duan – IRB #2100125</w:t>
      </w:r>
      <w:r w:rsidRPr="00AE0AA3">
        <w:br/>
      </w:r>
      <w:r w:rsidRPr="00AE0AA3">
        <w:br/>
      </w:r>
      <w:r w:rsidRPr="00AE0AA3">
        <w:rPr>
          <w:b/>
          <w:bCs/>
        </w:rPr>
        <w:t>Key Information About the Study:</w:t>
      </w:r>
      <w:r w:rsidRPr="00AE0AA3">
        <w:br/>
      </w:r>
      <w:r w:rsidRPr="00AE0AA3">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AE0AA3">
        <w:br/>
      </w:r>
      <w:r w:rsidRPr="00AE0AA3">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AE0AA3">
        <w:br/>
      </w:r>
      <w:r w:rsidRPr="00AE0AA3">
        <w:br/>
      </w:r>
      <w:r w:rsidRPr="00AE0AA3">
        <w:rPr>
          <w:b/>
          <w:bCs/>
        </w:rPr>
        <w:t>Purpose of the Research</w:t>
      </w:r>
      <w:r w:rsidRPr="00AE0AA3">
        <w:rPr>
          <w:b/>
          <w:bCs/>
        </w:rPr>
        <w:br/>
      </w:r>
      <w:r w:rsidRPr="00AE0AA3">
        <w:br/>
        <w:t xml:space="preserve">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w:t>
      </w:r>
      <w:r w:rsidRPr="00AE0AA3">
        <w:lastRenderedPageBreak/>
        <w:t xml:space="preserve">have different moral weight. You are being asked to participate in </w:t>
      </w:r>
      <w:proofErr w:type="spellStart"/>
      <w:proofErr w:type="gramStart"/>
      <w:r w:rsidRPr="00AE0AA3">
        <w:t>a</w:t>
      </w:r>
      <w:proofErr w:type="spellEnd"/>
      <w:proofErr w:type="gramEnd"/>
      <w:r w:rsidRPr="00AE0AA3">
        <w:t xml:space="preserve"> online survey. Specifically, we will ask you to read several short essays and pamphlets. We will also assess individual differences, including moral beliefs, numeracy, and demographic information.</w:t>
      </w:r>
      <w:r w:rsidRPr="00AE0AA3">
        <w:br/>
      </w:r>
      <w:r w:rsidRPr="00AE0AA3">
        <w:br/>
        <w:t>Your participation is expected to last less than 30 minutes.</w:t>
      </w:r>
      <w:r w:rsidRPr="00AE0AA3">
        <w:br/>
      </w:r>
      <w:r w:rsidRPr="00AE0AA3">
        <w:br/>
      </w:r>
      <w:r w:rsidRPr="00AE0AA3">
        <w:rPr>
          <w:b/>
          <w:bCs/>
        </w:rPr>
        <w:t>What are the expected benefits of the study?</w:t>
      </w:r>
      <w:r w:rsidRPr="00AE0AA3">
        <w:rPr>
          <w:b/>
          <w:bCs/>
        </w:rPr>
        <w:br/>
      </w:r>
      <w:r w:rsidRPr="00AE0AA3">
        <w:br/>
        <w:t>We believe the main direct benefit to an individual will be the educational benefit of having accurate understanding of how moral conviction affects decision making. Furthermore, we believe that there will be indirect benefits to society as a whole by gleaning a greater understanding of what level of inherent moral conviction our three topics contain.</w:t>
      </w:r>
      <w:r w:rsidRPr="00AE0AA3">
        <w:br/>
      </w:r>
      <w:r w:rsidRPr="00AE0AA3">
        <w:br/>
      </w:r>
      <w:r w:rsidRPr="00AE0AA3">
        <w:rPr>
          <w:b/>
          <w:bCs/>
        </w:rPr>
        <w:t>What are the possible risks of participating in this study?</w:t>
      </w:r>
      <w:r w:rsidRPr="00AE0AA3">
        <w:br/>
      </w:r>
      <w:r w:rsidRPr="00AE0AA3">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AE0AA3">
        <w:br/>
      </w:r>
      <w:r w:rsidRPr="00AE0AA3">
        <w:br/>
      </w:r>
      <w:r w:rsidRPr="00AE0AA3">
        <w:rPr>
          <w:b/>
          <w:bCs/>
        </w:rPr>
        <w:t>What other choices do I have if I don’t want to be in this study?</w:t>
      </w:r>
      <w:r w:rsidRPr="00AE0AA3">
        <w:br/>
      </w:r>
      <w:r w:rsidRPr="00AE0AA3">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AE0AA3">
        <w:t>by instead</w:t>
      </w:r>
      <w:proofErr w:type="gramEnd"/>
      <w:r w:rsidRPr="00AE0AA3">
        <w:t xml:space="preserve"> writing an essay and submitting it to your primary instructor, for each research credit you would like to replace.</w:t>
      </w:r>
      <w:r w:rsidRPr="00AE0AA3">
        <w:br/>
      </w:r>
      <w:r w:rsidRPr="00AE0AA3">
        <w:br/>
      </w:r>
      <w:r w:rsidRPr="00AE0AA3">
        <w:rPr>
          <w:b/>
          <w:bCs/>
        </w:rPr>
        <w:t>Will I receive compensation for taking part in this study?</w:t>
      </w:r>
      <w:r w:rsidRPr="00AE0AA3">
        <w:br/>
      </w:r>
      <w:r w:rsidRPr="00AE0AA3">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AE0AA3">
        <w:br/>
      </w:r>
      <w:r w:rsidRPr="00AE0AA3">
        <w:br/>
      </w:r>
      <w:r w:rsidRPr="00AE0AA3">
        <w:rPr>
          <w:b/>
          <w:bCs/>
        </w:rPr>
        <w:t>Will information about me be kept private?</w:t>
      </w:r>
      <w:r w:rsidRPr="00AE0AA3">
        <w:br/>
      </w:r>
      <w:r w:rsidRPr="00AE0AA3">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AE0AA3">
        <w:t>information</w:t>
      </w:r>
      <w:proofErr w:type="gramEnd"/>
      <w:r w:rsidRPr="00AE0AA3">
        <w:t xml:space="preserve"> it will not be known who provided the information. Your information will be kept as </w:t>
      </w:r>
      <w:r w:rsidRPr="00AE0AA3">
        <w:lastRenderedPageBreak/>
        <w:t>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AE0AA3">
        <w:br/>
      </w:r>
      <w:r w:rsidRPr="00AE0AA3">
        <w:br/>
      </w:r>
      <w:r w:rsidRPr="00AE0AA3">
        <w:rPr>
          <w:b/>
          <w:bCs/>
        </w:rPr>
        <w:t>Who do I contact if I have questions or concerns?</w:t>
      </w:r>
      <w:r w:rsidRPr="00AE0AA3">
        <w:br/>
      </w:r>
      <w:r w:rsidRPr="00AE0AA3">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AE0AA3">
        <w:br/>
      </w:r>
      <w:r w:rsidRPr="00AE0AA3">
        <w:br/>
      </w:r>
      <w:r w:rsidRPr="00AE0AA3">
        <w:rPr>
          <w:b/>
          <w:bCs/>
        </w:rPr>
        <w:t>Do I get a copy of this consent?</w:t>
      </w:r>
      <w:r w:rsidRPr="00AE0AA3">
        <w:br/>
      </w:r>
      <w:r w:rsidRPr="00AE0AA3">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AE0AA3" w:rsidRDefault="003C3732" w:rsidP="00CA4B61">
      <w:pPr>
        <w:pStyle w:val="Heading4"/>
      </w:pPr>
      <w:bookmarkStart w:id="57" w:name="_Toc173848425"/>
      <w:r w:rsidRPr="00AE0AA3">
        <w:t>Debrief</w:t>
      </w:r>
      <w:bookmarkEnd w:id="57"/>
    </w:p>
    <w:p w14:paraId="1411EF9D" w14:textId="77777777" w:rsidR="003C3732" w:rsidRPr="00AE0AA3" w:rsidRDefault="003C3732" w:rsidP="003C3732">
      <w:r w:rsidRPr="00AE0AA3">
        <w:t> </w:t>
      </w:r>
    </w:p>
    <w:p w14:paraId="036EDD4E" w14:textId="64FE8A71" w:rsidR="003C3732" w:rsidRPr="00AE0AA3" w:rsidRDefault="003C3732" w:rsidP="003C3732">
      <w:r w:rsidRPr="00AE0AA3">
        <w:rPr>
          <w:b/>
          <w:bCs/>
        </w:rPr>
        <w:t>[Perspectives on Current and Past Issues]</w:t>
      </w:r>
    </w:p>
    <w:p w14:paraId="4F2CBDAC" w14:textId="77777777" w:rsidR="003C3732" w:rsidRPr="00AE0AA3" w:rsidRDefault="003C3732" w:rsidP="003C3732">
      <w:r w:rsidRPr="00AE0AA3">
        <w:br/>
        <w:t>This concludes the experiment. Thank you for participating in this study. I would like to take a few additional moments to tell you a little bit more about the research and why it is being conducted.</w:t>
      </w:r>
    </w:p>
    <w:p w14:paraId="02753C24" w14:textId="77777777" w:rsidR="003C3732" w:rsidRPr="00AE0AA3" w:rsidRDefault="003C3732" w:rsidP="003C3732">
      <w:r w:rsidRPr="00AE0AA3">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AE0AA3">
        <w:br/>
      </w:r>
      <w:r w:rsidRPr="00AE0AA3">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w:t>
      </w:r>
      <w:r w:rsidRPr="00AE0AA3">
        <w:lastRenderedPageBreak/>
        <w:t xml:space="preserve">changed their mind, their stance could change as well! However, there are definitely some people who support abortion access because they feel deep in their </w:t>
      </w:r>
      <w:proofErr w:type="gramStart"/>
      <w:r w:rsidRPr="00AE0AA3">
        <w:t>hearts,</w:t>
      </w:r>
      <w:proofErr w:type="gramEnd"/>
      <w:r w:rsidRPr="00AE0AA3">
        <w:t xml:space="preserve"> that it is the 'right' thing to do and is worth fighting for.</w:t>
      </w:r>
      <w:r w:rsidRPr="00AE0AA3">
        <w:br/>
      </w:r>
      <w:r w:rsidRPr="00AE0AA3">
        <w:br/>
        <w:t>Interestingly enough, this could go in both directions! There are people who would care to restrict abortion access that could feel that way for all three of these reasons.</w:t>
      </w:r>
      <w:r w:rsidRPr="00AE0AA3">
        <w:br/>
      </w:r>
      <w:r w:rsidRPr="00AE0AA3">
        <w:br/>
        <w:t>Some topics are generally more 'morally loaded' than others, and certainly not everyone agrees as to what topics are even up for ethical debate.</w:t>
      </w:r>
      <w:r w:rsidRPr="00AE0AA3">
        <w:br/>
      </w:r>
      <w:r w:rsidRPr="00AE0AA3">
        <w:br/>
        <w:t>We designed this experiment to examine if moral conviction is something that we could change, 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AE0AA3">
        <w:br/>
      </w:r>
      <w:r w:rsidRPr="00AE0AA3">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AE0AA3">
        <w:br/>
      </w:r>
      <w:r w:rsidRPr="00AE0AA3">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AE0AA3">
        <w:br/>
      </w:r>
      <w:r w:rsidRPr="00AE0AA3">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AE0AA3">
        <w:br/>
      </w:r>
      <w:r w:rsidRPr="00AE0AA3">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AE0AA3">
        <w:br/>
      </w:r>
      <w:r w:rsidRPr="00AE0AA3">
        <w:lastRenderedPageBreak/>
        <w:br/>
      </w:r>
      <w:r w:rsidRPr="00AE0AA3">
        <w:rPr>
          <w:b/>
          <w:bCs/>
        </w:rPr>
        <w:t>Thank you, specifically</w:t>
      </w:r>
      <w:r w:rsidRPr="00AE0AA3">
        <w:t> for your participation. Really, it helps out a ton! - Sean Duan</w:t>
      </w:r>
    </w:p>
    <w:p w14:paraId="5E919949" w14:textId="0F22165B" w:rsidR="003C3732" w:rsidRPr="00AE0AA3" w:rsidRDefault="003C3732" w:rsidP="003C3732">
      <w:r w:rsidRPr="00AE0AA3">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AE0AA3" w:rsidRDefault="003C3732" w:rsidP="003C3732"/>
    <w:p w14:paraId="606C4DBF" w14:textId="59552A82" w:rsidR="003C3732" w:rsidRPr="00AE0AA3" w:rsidRDefault="00CA4B61" w:rsidP="00CA4B61">
      <w:pPr>
        <w:pStyle w:val="Heading4"/>
      </w:pPr>
      <w:r w:rsidRPr="00AE0AA3">
        <w:t>Persuasive Essays (Manipulation Conditions)</w:t>
      </w:r>
    </w:p>
    <w:p w14:paraId="2AF64EF9" w14:textId="77777777" w:rsidR="003C3732" w:rsidRPr="00AE0AA3" w:rsidRDefault="003C3732" w:rsidP="003C3732"/>
    <w:p w14:paraId="20AD4776" w14:textId="06D4C0D5" w:rsidR="003C3732" w:rsidRPr="00AE0AA3" w:rsidRDefault="003C3732" w:rsidP="003C3732">
      <w:r w:rsidRPr="00AE0AA3">
        <w:t>Moral Responsibility Essay – Universal Health Care</w:t>
      </w:r>
    </w:p>
    <w:p w14:paraId="0E51DCAB" w14:textId="718E9DD6" w:rsidR="003C3732" w:rsidRPr="00AE0AA3" w:rsidRDefault="003C3732" w:rsidP="003C3732">
      <w:r w:rsidRPr="00AE0AA3">
        <w:rPr>
          <w:b/>
          <w:bCs/>
        </w:rPr>
        <w:t>[Universal Health Care]</w:t>
      </w:r>
      <w:r w:rsidRPr="00AE0AA3">
        <w:br/>
      </w:r>
      <w:r w:rsidRPr="00AE0AA3">
        <w:br/>
        <w:t>Some countries guarantee healthcare to all citizens for free through Universal Health Care (UHC). Just guaranteeing UHC through the law isn’t enough though. The big question is, who will pay for UHC?</w:t>
      </w:r>
      <w:r w:rsidRPr="00AE0AA3">
        <w:br/>
      </w:r>
      <w:r w:rsidRPr="00AE0AA3">
        <w:br/>
        <w:t xml:space="preserve">The answer is the U.S. government. The U.S. government has an obligation to fulfill its promise of life, liberty, and the pursuit of happiness. These guaranteed rights are a moral </w:t>
      </w:r>
      <w:proofErr w:type="gramStart"/>
      <w:r w:rsidRPr="00AE0AA3">
        <w:t>issue, and</w:t>
      </w:r>
      <w:proofErr w:type="gramEnd"/>
      <w:r w:rsidRPr="00AE0AA3">
        <w:t xml:space="preserve"> require good health.</w:t>
      </w:r>
      <w:r w:rsidRPr="00AE0AA3">
        <w:br/>
      </w:r>
      <w:r w:rsidRPr="00AE0AA3">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AE0AA3">
        <w:br/>
      </w:r>
      <w:r w:rsidRPr="00AE0AA3">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AE0AA3">
        <w:br/>
      </w:r>
    </w:p>
    <w:p w14:paraId="2F620501" w14:textId="24A03E78" w:rsidR="003C3732" w:rsidRPr="00AE0AA3" w:rsidRDefault="003C3732" w:rsidP="003C3732">
      <w:r w:rsidRPr="00AE0AA3">
        <w:t>Moral Responsibility Essay – Capital Punishment</w:t>
      </w:r>
    </w:p>
    <w:p w14:paraId="58AE1834" w14:textId="70C58C84" w:rsidR="003C3732" w:rsidRPr="00AE0AA3" w:rsidRDefault="003C3732" w:rsidP="003C3732">
      <w:r w:rsidRPr="00AE0AA3">
        <w:rPr>
          <w:b/>
          <w:bCs/>
        </w:rPr>
        <w:t>[Capital Punishment]</w:t>
      </w:r>
      <w:r w:rsidRPr="00AE0AA3">
        <w:br/>
      </w:r>
      <w:r w:rsidRPr="00AE0AA3">
        <w:br/>
        <w:t>In many countries, killing is used as punishment for a crime. This is known as capital punishment (or the death penalty). Should capital punishment be used in America?</w:t>
      </w:r>
      <w:r w:rsidRPr="00AE0AA3">
        <w:br/>
      </w:r>
      <w:r w:rsidRPr="00AE0AA3">
        <w:br/>
        <w:t>Many believe that because capital punishment is an ethical wrong, we should not use it.</w:t>
      </w:r>
      <w:r w:rsidRPr="00AE0AA3">
        <w:br/>
      </w:r>
      <w:r w:rsidRPr="00AE0AA3">
        <w:br/>
      </w:r>
      <w:r w:rsidRPr="00AE0AA3">
        <w:lastRenderedPageBreak/>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AE0AA3">
        <w:br/>
      </w:r>
      <w:r w:rsidRPr="00AE0AA3">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AE0AA3">
        <w:br/>
      </w:r>
      <w:r w:rsidRPr="00AE0AA3">
        <w:br/>
        <w:t>Capital punishment is wrong. Society pays large moral costs by killing innocent people. The clear racial bias in execution is ethically unacceptable. We cannot allow this to go on. America has to stop using capital punishment.</w:t>
      </w:r>
    </w:p>
    <w:p w14:paraId="254E3BDB" w14:textId="77777777" w:rsidR="003C3732" w:rsidRPr="00AE0AA3" w:rsidRDefault="003C3732" w:rsidP="003C3732"/>
    <w:p w14:paraId="6FBAFE98" w14:textId="3403B705" w:rsidR="003C3732" w:rsidRPr="00AE0AA3" w:rsidRDefault="003C3732" w:rsidP="003C3732">
      <w:r w:rsidRPr="00AE0AA3">
        <w:t>Moral Responsibility Essay – Exercising</w:t>
      </w:r>
    </w:p>
    <w:p w14:paraId="5FD8940D" w14:textId="174252ED" w:rsidR="003C3732" w:rsidRPr="00AE0AA3" w:rsidRDefault="003C3732" w:rsidP="003C3732">
      <w:r w:rsidRPr="00AE0AA3">
        <w:rPr>
          <w:b/>
          <w:bCs/>
        </w:rPr>
        <w:t>[Exercising]</w:t>
      </w:r>
      <w:r w:rsidRPr="00AE0AA3">
        <w:br/>
      </w:r>
      <w:r w:rsidRPr="00AE0AA3">
        <w:br/>
        <w:t>Activities for physical fitness are known as exercise. One problem is that over 45% of American adults do not get enough exercise. Should Americans exercise more?</w:t>
      </w:r>
      <w:r w:rsidRPr="00AE0AA3">
        <w:br/>
      </w:r>
      <w:r w:rsidRPr="00AE0AA3">
        <w:br/>
        <w:t>One argument for exercise is that exercising grows moral character. Being healthy helps make connections with people. Exercise is a moral issue.</w:t>
      </w:r>
      <w:r w:rsidRPr="00AE0AA3">
        <w:br/>
      </w:r>
      <w:r w:rsidRPr="00AE0AA3">
        <w:br/>
        <w:t>America is a diverse country, and we don’t always agree. Taking care of your body is something that we can all agree on. When you exercise, you are getting healthy and living a more ethical life. Ignoring your own health and wellbeing has large moral costs.</w:t>
      </w:r>
      <w:r w:rsidRPr="00AE0AA3">
        <w:br/>
      </w:r>
      <w:r w:rsidRPr="00AE0AA3">
        <w:br/>
        <w:t xml:space="preserve">Wellness is a virtue. Exercise is good for you and </w:t>
      </w:r>
      <w:proofErr w:type="gramStart"/>
      <w:r w:rsidRPr="00AE0AA3">
        <w:t>moral</w:t>
      </w:r>
      <w:proofErr w:type="gramEnd"/>
      <w:r w:rsidRPr="00AE0AA3">
        <w:t>. Americans should increase their exercise. Exercising is important for a morally correct society.</w:t>
      </w:r>
    </w:p>
    <w:p w14:paraId="5334C666" w14:textId="77777777" w:rsidR="003C3732" w:rsidRPr="00AE0AA3" w:rsidRDefault="003C3732" w:rsidP="003C3732"/>
    <w:p w14:paraId="2821DB12" w14:textId="6D5BCBAC" w:rsidR="003C3732" w:rsidRPr="00AE0AA3" w:rsidRDefault="003C3732" w:rsidP="003C3732">
      <w:r w:rsidRPr="00AE0AA3">
        <w:t>Moral Responsibility Essay – Climate Change</w:t>
      </w:r>
    </w:p>
    <w:p w14:paraId="4D22EA42" w14:textId="49E462FC" w:rsidR="003C3732" w:rsidRPr="00AE0AA3" w:rsidRDefault="003C3732" w:rsidP="003C3732">
      <w:r w:rsidRPr="00AE0AA3">
        <w:rPr>
          <w:b/>
          <w:bCs/>
        </w:rPr>
        <w:t>[Climate Change]</w:t>
      </w:r>
      <w:r w:rsidRPr="00AE0AA3">
        <w:br/>
      </w:r>
      <w:r w:rsidRPr="00AE0AA3">
        <w:br/>
        <w:t>Climate change is the process of our planet heating up. Some of this is due to normal processes like summertime, or volcanos. Most climate change is due to burning oil, gas, or coal. Should Americans reduce their climate impact?</w:t>
      </w:r>
      <w:r w:rsidRPr="00AE0AA3">
        <w:br/>
      </w:r>
      <w:r w:rsidRPr="00AE0AA3">
        <w:br/>
        <w:t xml:space="preserve">One position is that climate change is a moral issue. Climate change affects basic human rights. </w:t>
      </w:r>
      <w:r w:rsidRPr="00AE0AA3">
        <w:lastRenderedPageBreak/>
        <w:t>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AE0AA3">
        <w:br/>
      </w:r>
      <w:r w:rsidRPr="00AE0AA3">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AE0AA3" w:rsidRDefault="003C3732" w:rsidP="003C3732"/>
    <w:p w14:paraId="78498CB1" w14:textId="6F6D6595" w:rsidR="003C3732" w:rsidRPr="00AE0AA3" w:rsidRDefault="003C3732" w:rsidP="003C3732">
      <w:r w:rsidRPr="00AE0AA3">
        <w:t>Moral Piggybacking Essay – Universal Health Care</w:t>
      </w:r>
    </w:p>
    <w:p w14:paraId="4F3E723F" w14:textId="3D34D0F4" w:rsidR="003C3732" w:rsidRPr="00AE0AA3" w:rsidRDefault="00FE654B" w:rsidP="003C3732">
      <w:r w:rsidRPr="00AE0AA3">
        <w:rPr>
          <w:b/>
          <w:bCs/>
        </w:rPr>
        <w:t>[Universal Health Care]</w:t>
      </w:r>
      <w:r w:rsidRPr="00AE0AA3">
        <w:br/>
      </w:r>
      <w:r w:rsidRPr="00AE0AA3">
        <w:br/>
        <w:t>Some countries guarantee healthcare to all citizens for free through Universal Health Care (UHC). Just guaranteeing UHC through the law isn’t enough though. The big question is, who will pay for UHC?</w:t>
      </w:r>
      <w:r w:rsidRPr="00AE0AA3">
        <w:br/>
      </w:r>
      <w:r w:rsidRPr="00AE0AA3">
        <w:br/>
        <w:t>The answer is the U.S. government. UHC is important because it protects the value of human life. Healthcare is fundamental for protecting human life, and all citizens can agree that human life really matters.</w:t>
      </w:r>
      <w:r w:rsidRPr="00AE0AA3">
        <w:br/>
      </w:r>
      <w:r w:rsidRPr="00AE0AA3">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AE0AA3">
        <w:br/>
      </w:r>
      <w:r w:rsidRPr="00AE0AA3">
        <w:br/>
        <w:t xml:space="preserve">Good health </w:t>
      </w:r>
      <w:proofErr w:type="gramStart"/>
      <w:r w:rsidRPr="00AE0AA3">
        <w:t>has</w:t>
      </w:r>
      <w:proofErr w:type="gramEnd"/>
      <w:r w:rsidRPr="00AE0AA3">
        <w:t xml:space="preserve"> </w:t>
      </w:r>
      <w:proofErr w:type="gramStart"/>
      <w:r w:rsidRPr="00AE0AA3">
        <w:t>no</w:t>
      </w:r>
      <w:proofErr w:type="gramEnd"/>
      <w:r w:rsidRPr="00AE0AA3">
        <w:t xml:space="preserve"> equivalent. You can choose not to replace a broken phone. However, skipping chemotherapy for cancer is unacceptable if we value lives.</w:t>
      </w:r>
      <w:r w:rsidRPr="00AE0AA3">
        <w:br/>
      </w:r>
      <w:r w:rsidRPr="00AE0AA3">
        <w:br/>
        <w:t>Healthcare is expensive. Even hard-working Americans can struggle to get healthcare. Lives have real value. To protect American lives, we need UHC.</w:t>
      </w:r>
      <w:r w:rsidRPr="00AE0AA3">
        <w:br/>
      </w:r>
    </w:p>
    <w:p w14:paraId="6BFABCBB" w14:textId="2026C148" w:rsidR="00FE654B" w:rsidRPr="00AE0AA3" w:rsidRDefault="00FE654B" w:rsidP="003C3732">
      <w:r w:rsidRPr="00AE0AA3">
        <w:t>Moral Piggybacking Essay – Capital Punishment</w:t>
      </w:r>
    </w:p>
    <w:p w14:paraId="4DF4532C" w14:textId="523EC404" w:rsidR="00FE654B" w:rsidRPr="00AE0AA3" w:rsidRDefault="00FE654B" w:rsidP="003C3732">
      <w:r w:rsidRPr="00AE0AA3">
        <w:rPr>
          <w:b/>
          <w:bCs/>
        </w:rPr>
        <w:t>[Capital Punishment]</w:t>
      </w:r>
      <w:r w:rsidRPr="00AE0AA3">
        <w:br/>
      </w:r>
      <w:r w:rsidRPr="00AE0AA3">
        <w:br/>
        <w:t>In many countries, killing is used as punishment for a crime. This is known as capital punishment (or the death penalty). Should capital punishment be used in America?</w:t>
      </w:r>
      <w:r w:rsidRPr="00AE0AA3">
        <w:br/>
      </w:r>
      <w:r w:rsidRPr="00AE0AA3">
        <w:br/>
        <w:t>Many believe that because capital punishment reduces the value of life, we should not use it.</w:t>
      </w:r>
      <w:r w:rsidRPr="00AE0AA3">
        <w:br/>
      </w:r>
      <w:r w:rsidRPr="00AE0AA3">
        <w:br/>
      </w:r>
      <w:r w:rsidRPr="00AE0AA3">
        <w:lastRenderedPageBreak/>
        <w:t xml:space="preserve">Most people agree that lives have value. Human life is precious and worth protecting. Capital punishment runs counter to this moral principle. Killing should be avoided because it is morally wrong to end life. Executing the </w:t>
      </w:r>
      <w:proofErr w:type="gramStart"/>
      <w:r w:rsidRPr="00AE0AA3">
        <w:t>guilty</w:t>
      </w:r>
      <w:proofErr w:type="gramEnd"/>
      <w:r w:rsidRPr="00AE0AA3">
        <w:t xml:space="preserve"> is not worth decreasing the value of human life. Harming others is not the goal of 'justice'. Abandoning the principles of sanctity of life is a slippery slope. Easily leading to sacrificing human lives and safety for profit.</w:t>
      </w:r>
      <w:r w:rsidRPr="00AE0AA3">
        <w:br/>
      </w:r>
      <w:r w:rsidRPr="00AE0AA3">
        <w:br/>
        <w:t xml:space="preserve">If protecting life is ethically important, then we cannot support the death penalty. Society bears large moral costs in doing so. The state-sanctioned ending of </w:t>
      </w:r>
      <w:proofErr w:type="gramStart"/>
      <w:r w:rsidRPr="00AE0AA3">
        <w:t>lives</w:t>
      </w:r>
      <w:proofErr w:type="gramEnd"/>
      <w:r w:rsidRPr="00AE0AA3">
        <w:t xml:space="preserve">, regardless of </w:t>
      </w:r>
      <w:proofErr w:type="gramStart"/>
      <w:r w:rsidRPr="00AE0AA3">
        <w:t>the life</w:t>
      </w:r>
      <w:proofErr w:type="gramEnd"/>
      <w:r w:rsidRPr="00AE0AA3">
        <w:t>, is ethically unacceptable. America needs to move past the usage of capital punishment.</w:t>
      </w:r>
    </w:p>
    <w:p w14:paraId="773C76AA" w14:textId="77777777" w:rsidR="00FE654B" w:rsidRPr="00AE0AA3" w:rsidRDefault="00FE654B" w:rsidP="003C3732"/>
    <w:p w14:paraId="7A33E4A0" w14:textId="0E177869" w:rsidR="00FE654B" w:rsidRPr="00AE0AA3" w:rsidRDefault="00FE654B" w:rsidP="003C3732">
      <w:r w:rsidRPr="00AE0AA3">
        <w:t>Moral Piggybacking Essay – Exercising</w:t>
      </w:r>
    </w:p>
    <w:p w14:paraId="493CE755" w14:textId="59125921" w:rsidR="00FE654B" w:rsidRPr="00AE0AA3" w:rsidRDefault="00FE654B" w:rsidP="003C3732">
      <w:r w:rsidRPr="00AE0AA3">
        <w:rPr>
          <w:b/>
          <w:bCs/>
        </w:rPr>
        <w:t>[Exercising]</w:t>
      </w:r>
      <w:r w:rsidRPr="00AE0AA3">
        <w:br/>
      </w:r>
      <w:r w:rsidRPr="00AE0AA3">
        <w:br/>
        <w:t>Activities for physical fitness are known as exercise. One problem is that over 45% of American adults do not get enough exercise. Should Americans exercise more?</w:t>
      </w:r>
      <w:r w:rsidRPr="00AE0AA3">
        <w:br/>
      </w:r>
      <w:r w:rsidRPr="00AE0AA3">
        <w:br/>
        <w:t xml:space="preserve">We can first think about what is important to us. If exercise helps our important values, then we should do it. For example, discipline and responsibility matter. Exercise is useful for getting more of both! These values improve your health. Not exercising can lead to some negative </w:t>
      </w:r>
      <w:proofErr w:type="gramStart"/>
      <w:r w:rsidRPr="00AE0AA3">
        <w:t>values</w:t>
      </w:r>
      <w:proofErr w:type="gramEnd"/>
      <w:r w:rsidRPr="00AE0AA3">
        <w:t xml:space="preserve"> as well. Nobody wants to be lazy and unproductive! Exercise helps fight both of these. Keeping this </w:t>
      </w:r>
      <w:proofErr w:type="gramStart"/>
      <w:r w:rsidRPr="00AE0AA3">
        <w:t>all in</w:t>
      </w:r>
      <w:proofErr w:type="gramEnd"/>
      <w:r w:rsidRPr="00AE0AA3">
        <w:t xml:space="preserve"> mind, exercise leads to a better and more moral life.</w:t>
      </w:r>
      <w:r w:rsidRPr="00AE0AA3">
        <w:br/>
      </w:r>
      <w:r w:rsidRPr="00AE0AA3">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AE0AA3" w:rsidRDefault="00FE654B" w:rsidP="003C3732"/>
    <w:p w14:paraId="6E4325AC" w14:textId="08FC508C" w:rsidR="00FE654B" w:rsidRPr="00AE0AA3" w:rsidRDefault="00FE654B" w:rsidP="003C3732">
      <w:r w:rsidRPr="00AE0AA3">
        <w:t>Moral Piggybacking Essay – Climate Change</w:t>
      </w:r>
    </w:p>
    <w:p w14:paraId="4E49642A" w14:textId="718311ED" w:rsidR="00FE654B" w:rsidRPr="00AE0AA3" w:rsidRDefault="00FE654B" w:rsidP="003C3732">
      <w:r w:rsidRPr="00AE0AA3">
        <w:rPr>
          <w:b/>
          <w:bCs/>
        </w:rPr>
        <w:t>[Climate Change]</w:t>
      </w:r>
      <w:r w:rsidRPr="00AE0AA3">
        <w:br/>
      </w:r>
      <w:r w:rsidRPr="00AE0AA3">
        <w:br/>
        <w:t>Climate change is the process of our planet heating up. Some of this is due to normal processes like summertime, or volcanos. Most climate change is due to burning oil, gas, or coal. Should Americans reduce their climate impact?</w:t>
      </w:r>
      <w:r w:rsidRPr="00AE0AA3">
        <w:br/>
      </w:r>
      <w:r w:rsidRPr="00AE0AA3">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AE0AA3">
        <w:br/>
      </w:r>
      <w:r w:rsidRPr="00AE0AA3">
        <w:br/>
      </w:r>
      <w:r w:rsidRPr="00AE0AA3">
        <w:lastRenderedPageBreak/>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AE0AA3" w:rsidRDefault="00FE654B" w:rsidP="003C3732"/>
    <w:p w14:paraId="61839FE3" w14:textId="5A562113" w:rsidR="00FE654B" w:rsidRPr="00AE0AA3" w:rsidRDefault="00FE654B" w:rsidP="003C3732">
      <w:r w:rsidRPr="00AE0AA3">
        <w:t>Pragmatic/Practical Essay – Universal Health Care</w:t>
      </w:r>
    </w:p>
    <w:p w14:paraId="67FAF58C" w14:textId="6A3161B5" w:rsidR="00FE654B" w:rsidRPr="00AE0AA3" w:rsidRDefault="00FE654B" w:rsidP="003C3732">
      <w:r w:rsidRPr="00AE0AA3">
        <w:rPr>
          <w:b/>
          <w:bCs/>
        </w:rPr>
        <w:t>[Universal Health Care]</w:t>
      </w:r>
      <w:r w:rsidRPr="00AE0AA3">
        <w:br/>
      </w:r>
      <w:r w:rsidRPr="00AE0AA3">
        <w:br/>
        <w:t>Some countries guarantee healthcare to all citizens for free through Universal Health Care (UHC). Just guaranteeing UHC through the law isn’t enough though. The big question is, who will pay for UHC?</w:t>
      </w:r>
      <w:r w:rsidRPr="00AE0AA3">
        <w:br/>
      </w:r>
      <w:r w:rsidRPr="00AE0AA3">
        <w:br/>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AE0AA3">
        <w:br/>
      </w:r>
      <w:r w:rsidRPr="00AE0AA3">
        <w:br/>
        <w:t xml:space="preserve">More healthcare coverage helps American citizens directly. UHC leads to lower healthcare costs, lower </w:t>
      </w:r>
      <w:proofErr w:type="gramStart"/>
      <w:r w:rsidRPr="00AE0AA3">
        <w:t>infant</w:t>
      </w:r>
      <w:proofErr w:type="gramEnd"/>
      <w:r w:rsidRPr="00AE0AA3">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AE0AA3">
        <w:br/>
      </w:r>
      <w:r w:rsidRPr="00AE0AA3">
        <w:br/>
        <w:t xml:space="preserve">Health care today costs too much, and America has been spending more money to get worse outcomes. This is unacceptable. American citizens should demand UHC from their government. That way, everyone can benefit from an increased </w:t>
      </w:r>
      <w:proofErr w:type="gramStart"/>
      <w:r w:rsidRPr="00AE0AA3">
        <w:t>life-span</w:t>
      </w:r>
      <w:proofErr w:type="gramEnd"/>
      <w:r w:rsidRPr="00AE0AA3">
        <w:t xml:space="preserve"> and a greater quality of life.</w:t>
      </w:r>
      <w:r w:rsidRPr="00AE0AA3">
        <w:br/>
      </w:r>
    </w:p>
    <w:p w14:paraId="337B984A" w14:textId="3B0250A4" w:rsidR="00FE654B" w:rsidRPr="00AE0AA3" w:rsidRDefault="00FE654B" w:rsidP="003C3732">
      <w:r w:rsidRPr="00AE0AA3">
        <w:t>Pragmatic/Practical Essay – Capital Punishment</w:t>
      </w:r>
    </w:p>
    <w:p w14:paraId="3CC4C613" w14:textId="09881040" w:rsidR="00FE654B" w:rsidRPr="00AE0AA3" w:rsidRDefault="00FE654B" w:rsidP="003C3732">
      <w:r w:rsidRPr="00AE0AA3">
        <w:rPr>
          <w:b/>
          <w:bCs/>
        </w:rPr>
        <w:t>[Capital Punishment]</w:t>
      </w:r>
      <w:r w:rsidRPr="00AE0AA3">
        <w:br/>
      </w:r>
      <w:r w:rsidRPr="00AE0AA3">
        <w:br/>
        <w:t>In many countries, killing is used as punishment for a crime. This is known as capital punishment (or the death penalty). Should capital punishment be used in America?</w:t>
      </w:r>
      <w:r w:rsidRPr="00AE0AA3">
        <w:br/>
      </w:r>
      <w:r w:rsidRPr="00AE0AA3">
        <w:br/>
        <w:t>Many believe that because capital punishment doesn’t make economic sense, we should not use it.</w:t>
      </w:r>
      <w:r w:rsidRPr="00AE0AA3">
        <w:br/>
      </w:r>
      <w:r w:rsidRPr="00AE0AA3">
        <w:br/>
        <w:t xml:space="preserve">Capital punishment in America is expensive. Capital punishment cases need over twice as many hearings and court filings (20 and 65, as opposed to 10 and 29). Sentencing also takes a lot </w:t>
      </w:r>
      <w:r w:rsidRPr="00AE0AA3">
        <w:lastRenderedPageBreak/>
        <w:t xml:space="preserve">longer. Capital punishment cases need about 200 days more than </w:t>
      </w:r>
      <w:proofErr w:type="gramStart"/>
      <w:r w:rsidRPr="00AE0AA3">
        <w:t>other,</w:t>
      </w:r>
      <w:proofErr w:type="gramEnd"/>
      <w:r w:rsidRPr="00AE0AA3">
        <w:t xml:space="preserve"> similar cases. Our justice system cannot handle this inflated burden.</w:t>
      </w:r>
      <w:r w:rsidRPr="00AE0AA3">
        <w:br/>
      </w:r>
      <w:r w:rsidRPr="00AE0AA3">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AE0AA3">
        <w:br/>
      </w:r>
      <w:r w:rsidRPr="00AE0AA3">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AE0AA3" w:rsidRDefault="00FE654B" w:rsidP="003C3732"/>
    <w:p w14:paraId="659FDEAF" w14:textId="1F02D984" w:rsidR="00FE654B" w:rsidRPr="00AE0AA3" w:rsidRDefault="00FE654B" w:rsidP="003C3732">
      <w:r w:rsidRPr="00AE0AA3">
        <w:t>Pragmatic/Practical Essay – Exercising</w:t>
      </w:r>
    </w:p>
    <w:p w14:paraId="648727C7" w14:textId="77777777" w:rsidR="00FE654B" w:rsidRPr="00AE0AA3" w:rsidRDefault="00FE654B" w:rsidP="003C3732"/>
    <w:p w14:paraId="2512E150" w14:textId="0292C0B1" w:rsidR="00FE654B" w:rsidRPr="00AE0AA3" w:rsidRDefault="00FE654B" w:rsidP="003C3732">
      <w:r w:rsidRPr="00AE0AA3">
        <w:rPr>
          <w:b/>
          <w:bCs/>
        </w:rPr>
        <w:t>[Exercising]</w:t>
      </w:r>
      <w:r w:rsidRPr="00AE0AA3">
        <w:br/>
      </w:r>
      <w:r w:rsidRPr="00AE0AA3">
        <w:br/>
        <w:t>Activities for physical fitness are known as exercise. One problem is that over 45% of American adults do not get enough exercise. Should Americans exercise more?</w:t>
      </w:r>
      <w:r w:rsidRPr="00AE0AA3">
        <w:br/>
      </w:r>
      <w:r w:rsidRPr="00AE0AA3">
        <w:br/>
        <w:t xml:space="preserve">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w:t>
      </w:r>
      <w:proofErr w:type="spellStart"/>
      <w:r w:rsidRPr="00AE0AA3">
        <w:t>Youtube</w:t>
      </w:r>
      <w:proofErr w:type="spellEnd"/>
      <w:r w:rsidRPr="00AE0AA3">
        <w:t xml:space="preserve"> has easy tutorials. Even using the stairs can help a little bit. Exercise is very practical.</w:t>
      </w:r>
      <w:r w:rsidRPr="00AE0AA3">
        <w:br/>
      </w:r>
      <w:r w:rsidRPr="00AE0AA3">
        <w:br/>
        <w:t>America is a diverse country, and we don’t agree on everything. Living longer is one thing we can all appreciate. You can live longer by exercising! Exercise reduces risk of death per year about 20-35%.</w:t>
      </w:r>
      <w:r w:rsidRPr="00AE0AA3">
        <w:br/>
      </w:r>
      <w:r w:rsidRPr="00AE0AA3">
        <w:br/>
        <w:t>Exercise is very practical and has obvious benefits. Exercise is for everyone, not just athletes or the rich. Thus, Americans should exercise more.</w:t>
      </w:r>
    </w:p>
    <w:p w14:paraId="627A565C" w14:textId="77777777" w:rsidR="00FE654B" w:rsidRPr="00AE0AA3" w:rsidRDefault="00FE654B" w:rsidP="003C3732"/>
    <w:p w14:paraId="394A4D6E" w14:textId="5032CEA1" w:rsidR="00FE654B" w:rsidRPr="00AE0AA3" w:rsidRDefault="00FE654B" w:rsidP="003C3732">
      <w:r w:rsidRPr="00AE0AA3">
        <w:t>Pragmatic/Practical Essay – Climate Change</w:t>
      </w:r>
    </w:p>
    <w:p w14:paraId="2047BC12" w14:textId="539A3B00" w:rsidR="00FE654B" w:rsidRPr="00AE0AA3" w:rsidRDefault="00FE654B" w:rsidP="003C3732">
      <w:r w:rsidRPr="00AE0AA3">
        <w:rPr>
          <w:b/>
          <w:bCs/>
        </w:rPr>
        <w:t>[Climate Change]</w:t>
      </w:r>
      <w:r w:rsidRPr="00AE0AA3">
        <w:br/>
      </w:r>
      <w:r w:rsidRPr="00AE0AA3">
        <w:br/>
      </w:r>
      <w:r w:rsidRPr="00AE0AA3">
        <w:lastRenderedPageBreak/>
        <w:t>Climate change is the process of our planet heating up. Some of this is due to normal processes like summertime, or volcanos. Most climate change is due to burning oil, gas, or coal. Should Americans reduce their climate impact?</w:t>
      </w:r>
      <w:r w:rsidRPr="00AE0AA3">
        <w:br/>
      </w:r>
      <w:r w:rsidRPr="00AE0AA3">
        <w:br/>
        <w:t xml:space="preserve">One perspective is the economic impact. Excess carbon costs about $51 per ton, in the form of reduced air and water quality, and extreme weather events. Carbon taxes in America set at $25 per ton </w:t>
      </w:r>
      <w:proofErr w:type="gramStart"/>
      <w:r w:rsidRPr="00AE0AA3">
        <w:t>leads</w:t>
      </w:r>
      <w:proofErr w:type="gramEnd"/>
      <w:r w:rsidRPr="00AE0AA3">
        <w:t xml:space="preserve"> to an estimated reduction of 10.5 gigatons of carbon per year. This $26 per ton net savings would result in $273 billion extra per year in the US economy. Reducing climate impact leads to a stronger economy.</w:t>
      </w:r>
      <w:r w:rsidRPr="00AE0AA3">
        <w:br/>
      </w:r>
      <w:r w:rsidRPr="00AE0AA3">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AE0AA3" w:rsidRDefault="005F6B21" w:rsidP="003C3732"/>
    <w:p w14:paraId="450FBB87" w14:textId="49ADADB5" w:rsidR="005F6B21" w:rsidRPr="00AE0AA3" w:rsidRDefault="005F6B21" w:rsidP="003C3732">
      <w:r w:rsidRPr="00AE0AA3">
        <w:t>Personal/Hedonic Essay – Universal Health Care</w:t>
      </w:r>
    </w:p>
    <w:p w14:paraId="270F4A10" w14:textId="085E8559" w:rsidR="00E33BC4" w:rsidRPr="00AE0AA3" w:rsidRDefault="00E33BC4" w:rsidP="003C3732">
      <w:r w:rsidRPr="00AE0AA3">
        <w:rPr>
          <w:b/>
          <w:bCs/>
        </w:rPr>
        <w:t>[Universal Health Care]</w:t>
      </w:r>
      <w:r w:rsidRPr="00AE0AA3">
        <w:br/>
      </w:r>
      <w:r w:rsidRPr="00AE0AA3">
        <w:br/>
        <w:t>Some countries guarantee healthcare to all citizens for free through Universal Health Care (UHC). Just guaranteeing UHC through the law isn’t enough though. The big question is, who will pay for UHC?</w:t>
      </w:r>
      <w:r w:rsidRPr="00AE0AA3">
        <w:br/>
      </w:r>
      <w:r w:rsidRPr="00AE0AA3">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w:t>
      </w:r>
      <w:proofErr w:type="gramStart"/>
      <w:r w:rsidRPr="00AE0AA3">
        <w:t>trip, or</w:t>
      </w:r>
      <w:proofErr w:type="gramEnd"/>
      <w:r w:rsidRPr="00AE0AA3">
        <w:t xml:space="preserve"> hiking in a national park is much more relaxing, and your costs are covered if you hurt yourself.</w:t>
      </w:r>
      <w:r w:rsidRPr="00AE0AA3">
        <w:br/>
      </w:r>
      <w:r w:rsidRPr="00AE0AA3">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AE0AA3">
        <w:br/>
      </w:r>
      <w:r w:rsidRPr="00AE0AA3">
        <w:br/>
        <w:t>Directly helping ordinary Americans is a significant part of why UHC matters. American citizens should demand UHC from their government. That way, you can benefit from more money in your own pocket, and an increased quality of life.</w:t>
      </w:r>
      <w:r w:rsidRPr="00AE0AA3">
        <w:br/>
      </w:r>
    </w:p>
    <w:p w14:paraId="31F96A14" w14:textId="7ADB93D9" w:rsidR="00E33BC4" w:rsidRPr="00AE0AA3" w:rsidRDefault="00E33BC4" w:rsidP="003C3732">
      <w:r w:rsidRPr="00AE0AA3">
        <w:t>Personal/Hedonic Essay – Capital Punishment</w:t>
      </w:r>
    </w:p>
    <w:p w14:paraId="7BC16153" w14:textId="0D1E7965" w:rsidR="00E33BC4" w:rsidRPr="00AE0AA3" w:rsidRDefault="00E33BC4" w:rsidP="003C3732">
      <w:r w:rsidRPr="00AE0AA3">
        <w:rPr>
          <w:b/>
          <w:bCs/>
        </w:rPr>
        <w:lastRenderedPageBreak/>
        <w:t>[Capital Punishment]</w:t>
      </w:r>
      <w:r w:rsidRPr="00AE0AA3">
        <w:br/>
      </w:r>
      <w:r w:rsidRPr="00AE0AA3">
        <w:br/>
        <w:t>In many countries, killing is used as punishment for a crime. This is known as capital punishment (or the death penalty). Should capital punishment be used in America?</w:t>
      </w:r>
      <w:r w:rsidRPr="00AE0AA3">
        <w:br/>
      </w:r>
      <w:r w:rsidRPr="00AE0AA3">
        <w:br/>
        <w:t>Many believe because capital punishment doesn’t benefit themselves, we should not use it.</w:t>
      </w:r>
      <w:r w:rsidRPr="00AE0AA3">
        <w:br/>
      </w:r>
      <w:r w:rsidRPr="00AE0AA3">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AE0AA3">
        <w:br/>
      </w:r>
      <w:r w:rsidRPr="00AE0AA3">
        <w:br/>
        <w:t xml:space="preserve">The average American does not benefit from execution compared to life imprisonment. Execution leads to higher </w:t>
      </w:r>
      <w:proofErr w:type="gramStart"/>
      <w:r w:rsidRPr="00AE0AA3">
        <w:t>taxes .</w:t>
      </w:r>
      <w:proofErr w:type="gramEnd"/>
      <w:r w:rsidRPr="00AE0AA3">
        <w:t xml:space="preserve"> Overall, capital punishment doesn’t help anybody -- including you. America needs to move past the usage of capital punishment.</w:t>
      </w:r>
    </w:p>
    <w:p w14:paraId="0FF6C287" w14:textId="77777777" w:rsidR="00E33BC4" w:rsidRPr="00AE0AA3" w:rsidRDefault="00E33BC4" w:rsidP="003C3732"/>
    <w:p w14:paraId="4EC23836" w14:textId="176EDE73" w:rsidR="00E33BC4" w:rsidRPr="00AE0AA3" w:rsidRDefault="00E33BC4" w:rsidP="003C3732">
      <w:r w:rsidRPr="00AE0AA3">
        <w:t>Personal/Hedonic Essay – Exercising</w:t>
      </w:r>
    </w:p>
    <w:p w14:paraId="4B84657F" w14:textId="5F230861" w:rsidR="00E33BC4" w:rsidRPr="00AE0AA3" w:rsidRDefault="00E33BC4" w:rsidP="003C3732">
      <w:r w:rsidRPr="00AE0AA3">
        <w:rPr>
          <w:b/>
          <w:bCs/>
        </w:rPr>
        <w:t>[Exercising]</w:t>
      </w:r>
      <w:r w:rsidRPr="00AE0AA3">
        <w:br/>
      </w:r>
      <w:r w:rsidRPr="00AE0AA3">
        <w:br/>
        <w:t>Activities for physical fitness are known as exercise. One problem is that over 45% of American adults do not get enough exercise. Should Americans exercise more?</w:t>
      </w:r>
      <w:r w:rsidRPr="00AE0AA3">
        <w:br/>
      </w:r>
      <w:r w:rsidRPr="00AE0AA3">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AE0AA3">
        <w:br/>
      </w:r>
      <w:r w:rsidRPr="00AE0AA3">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AE0AA3">
        <w:br/>
      </w:r>
      <w:r w:rsidRPr="00AE0AA3">
        <w:br/>
        <w:t>Exercise can really improve your own quality of life. Americans should indeed take steps to increase their exercise, as this leads to better financial and mental health.</w:t>
      </w:r>
    </w:p>
    <w:p w14:paraId="612D0DDA" w14:textId="77777777" w:rsidR="00E33BC4" w:rsidRPr="00AE0AA3" w:rsidRDefault="00E33BC4" w:rsidP="003C3732"/>
    <w:p w14:paraId="038C148D" w14:textId="28D8A46D" w:rsidR="00E33BC4" w:rsidRPr="00AE0AA3" w:rsidRDefault="00E33BC4" w:rsidP="003C3732">
      <w:r w:rsidRPr="00AE0AA3">
        <w:t>Personal/Hedonic Essay – Climate Change</w:t>
      </w:r>
    </w:p>
    <w:p w14:paraId="24D95FA9" w14:textId="6A2926E3" w:rsidR="00E33BC4" w:rsidRPr="00AE0AA3" w:rsidRDefault="00E33BC4" w:rsidP="003C3732">
      <w:r w:rsidRPr="00AE0AA3">
        <w:rPr>
          <w:b/>
          <w:bCs/>
        </w:rPr>
        <w:t>[Climate Change]</w:t>
      </w:r>
      <w:r w:rsidRPr="00AE0AA3">
        <w:br/>
      </w:r>
      <w:r w:rsidRPr="00AE0AA3">
        <w:br/>
        <w:t>Climate change is the process of our planet heating up. Some of this is due to normal processes like summertime, or volcanos. Most climate change is due to burning oil, gas, or coal. Should Americans reduce their climate impact?</w:t>
      </w:r>
      <w:r w:rsidRPr="00AE0AA3">
        <w:br/>
      </w:r>
      <w:r w:rsidRPr="00AE0AA3">
        <w:br/>
        <w:t xml:space="preserve">One perspective is how climate change affects you directly. Millions of premature deaths occur every year due to air pollution. Nobody wants to live in a place where the air smells awful </w:t>
      </w:r>
      <w:proofErr w:type="gramStart"/>
      <w:r w:rsidRPr="00AE0AA3">
        <w:t>and</w:t>
      </w:r>
      <w:proofErr w:type="gramEnd"/>
      <w:r w:rsidRPr="00AE0AA3">
        <w:t xml:space="preserve">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AE0AA3">
        <w:br/>
      </w:r>
      <w:r w:rsidRPr="00AE0AA3">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AE0AA3" w:rsidRDefault="005F6B21" w:rsidP="003C3732"/>
    <w:p w14:paraId="082E47BD" w14:textId="5C00E027" w:rsidR="003C3732" w:rsidRPr="00AE0AA3" w:rsidRDefault="003C3732" w:rsidP="00CA4B61">
      <w:pPr>
        <w:pStyle w:val="Heading4"/>
      </w:pPr>
      <w:bookmarkStart w:id="58" w:name="_Toc173848427"/>
      <w:r w:rsidRPr="00AE0AA3">
        <w:t>Measures</w:t>
      </w:r>
      <w:bookmarkEnd w:id="58"/>
    </w:p>
    <w:p w14:paraId="1FB7994C" w14:textId="6A087671" w:rsidR="00B14020" w:rsidRPr="00AE0AA3" w:rsidRDefault="00B14020" w:rsidP="00B14020"/>
    <w:p w14:paraId="6DFCC1C3" w14:textId="29F65E4F" w:rsidR="00B14020" w:rsidRPr="00AE0AA3" w:rsidRDefault="00B14020" w:rsidP="00B14020">
      <w:r w:rsidRPr="00AE0AA3">
        <w:t>Openness to Belief Change on [Topic] – Example item for UHC</w:t>
      </w:r>
    </w:p>
    <w:p w14:paraId="12ED1661" w14:textId="1A3DB901" w:rsidR="00B14020" w:rsidRPr="00AE0AA3" w:rsidRDefault="00B14020" w:rsidP="00B14020">
      <w:r w:rsidRPr="00AE0AA3">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AE0AA3" w:rsidRDefault="00F91160" w:rsidP="00B14020">
      <w:r w:rsidRPr="00AE0AA3">
        <w:t>Moral conviction on [Topic] – Example item for UHC</w:t>
      </w:r>
    </w:p>
    <w:p w14:paraId="40EF4865" w14:textId="0E997EEF" w:rsidR="00F91160" w:rsidRPr="00AE0AA3" w:rsidRDefault="00F91160" w:rsidP="00B14020">
      <w:r w:rsidRPr="00AE0AA3">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AE0AA3" w:rsidRDefault="00F91160" w:rsidP="00B14020">
      <w:r w:rsidRPr="00AE0AA3">
        <w:t>Persuasiveness of Essay on [Topic] - Example item for UHC</w:t>
      </w:r>
    </w:p>
    <w:p w14:paraId="2F260098" w14:textId="2F4B5995" w:rsidR="009F4E7A" w:rsidRPr="00AE0AA3" w:rsidRDefault="00F91160" w:rsidP="009F4E7A">
      <w:r w:rsidRPr="00AE0AA3">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bookmarkStart w:id="59" w:name="_Toc173848428"/>
    </w:p>
    <w:p w14:paraId="4C4FDFD9" w14:textId="5AD00E16" w:rsidR="009F4E7A" w:rsidRPr="00AE0AA3" w:rsidRDefault="009F4E7A" w:rsidP="009F4E7A">
      <w:r w:rsidRPr="00AE0AA3">
        <w:br w:type="page"/>
      </w:r>
    </w:p>
    <w:p w14:paraId="5525E75E" w14:textId="21F419DB" w:rsidR="009F4E7A" w:rsidRPr="00AE0AA3" w:rsidRDefault="009F4E7A" w:rsidP="009F4E7A">
      <w:pPr>
        <w:pStyle w:val="Heading3"/>
      </w:pPr>
      <w:bookmarkStart w:id="60" w:name="_Toc195620969"/>
      <w:r w:rsidRPr="00AE0AA3">
        <w:lastRenderedPageBreak/>
        <w:t>Exploratory Analyses</w:t>
      </w:r>
      <w:bookmarkEnd w:id="60"/>
    </w:p>
    <w:p w14:paraId="0EF52EF1" w14:textId="77777777" w:rsidR="009F4E7A" w:rsidRPr="00AE0AA3" w:rsidRDefault="009F4E7A" w:rsidP="009F4E7A"/>
    <w:p w14:paraId="077180A1" w14:textId="77777777" w:rsidR="009F4E7A" w:rsidRPr="00AE0AA3" w:rsidRDefault="009F4E7A" w:rsidP="00B176E4">
      <w:pPr>
        <w:spacing w:after="100" w:afterAutospacing="1" w:line="480" w:lineRule="auto"/>
        <w:ind w:firstLine="720"/>
        <w:rPr>
          <w:rFonts w:eastAsia="Calibri" w:cstheme="minorHAnsi"/>
          <w:szCs w:val="24"/>
        </w:rPr>
      </w:pPr>
      <w:r w:rsidRPr="00AE0AA3">
        <w:rPr>
          <w:rFonts w:eastAsia="Calibri" w:cstheme="minorHAnsi"/>
          <w:szCs w:val="24"/>
        </w:rPr>
        <w:t>In addition to our planned analyses, we also wanted to determine if our moral conviction manipulation had an effect on support for each topic. Our moral conviction manipulation had no main effect on support for: 1) UHC, (</w:t>
      </w:r>
      <w:r w:rsidRPr="00AE0AA3">
        <w:rPr>
          <w:rFonts w:eastAsia="Calibri" w:cstheme="minorHAnsi"/>
          <w:i/>
          <w:iCs/>
          <w:szCs w:val="24"/>
        </w:rPr>
        <w:t>F</w:t>
      </w:r>
      <w:r w:rsidRPr="00AE0AA3">
        <w:rPr>
          <w:rFonts w:eastAsia="Calibri" w:cstheme="minorHAnsi"/>
          <w:szCs w:val="24"/>
        </w:rPr>
        <w:t xml:space="preserve"> (4, 198) = 0.235, </w:t>
      </w:r>
      <w:r w:rsidRPr="00AE0AA3">
        <w:rPr>
          <w:rFonts w:eastAsia="Calibri" w:cstheme="minorHAnsi"/>
          <w:i/>
          <w:iCs/>
          <w:szCs w:val="24"/>
        </w:rPr>
        <w:t>p</w:t>
      </w:r>
      <w:r w:rsidRPr="00AE0AA3">
        <w:rPr>
          <w:rFonts w:eastAsia="Calibri" w:cstheme="minorHAnsi"/>
          <w:szCs w:val="24"/>
        </w:rPr>
        <w:t xml:space="preserve"> = 0.918); 2) capital punishment, (</w:t>
      </w:r>
      <w:r w:rsidRPr="00AE0AA3">
        <w:rPr>
          <w:rFonts w:eastAsia="Calibri" w:cstheme="minorHAnsi"/>
          <w:i/>
          <w:iCs/>
          <w:szCs w:val="24"/>
        </w:rPr>
        <w:t>F</w:t>
      </w:r>
      <w:r w:rsidRPr="00AE0AA3">
        <w:rPr>
          <w:rFonts w:eastAsia="Calibri" w:cstheme="minorHAnsi"/>
          <w:szCs w:val="24"/>
        </w:rPr>
        <w:t xml:space="preserve"> (4, 201) = 0.901, </w:t>
      </w:r>
      <w:r w:rsidRPr="00AE0AA3">
        <w:rPr>
          <w:rFonts w:eastAsia="Calibri" w:cstheme="minorHAnsi"/>
          <w:i/>
          <w:iCs/>
          <w:szCs w:val="24"/>
        </w:rPr>
        <w:t>p</w:t>
      </w:r>
      <w:r w:rsidRPr="00AE0AA3">
        <w:rPr>
          <w:rFonts w:eastAsia="Calibri" w:cstheme="minorHAnsi"/>
          <w:szCs w:val="24"/>
        </w:rPr>
        <w:t xml:space="preserve"> = 0.464); 3) climate change, (</w:t>
      </w:r>
      <w:r w:rsidRPr="00AE0AA3">
        <w:rPr>
          <w:rFonts w:eastAsia="Calibri" w:cstheme="minorHAnsi"/>
          <w:i/>
          <w:iCs/>
          <w:szCs w:val="24"/>
        </w:rPr>
        <w:t>F</w:t>
      </w:r>
      <w:r w:rsidRPr="00AE0AA3">
        <w:rPr>
          <w:rFonts w:eastAsia="Calibri" w:cstheme="minorHAnsi"/>
          <w:szCs w:val="24"/>
        </w:rPr>
        <w:t xml:space="preserve"> (4, 199) = 0.364, </w:t>
      </w:r>
      <w:r w:rsidRPr="00AE0AA3">
        <w:rPr>
          <w:rFonts w:eastAsia="Calibri" w:cstheme="minorHAnsi"/>
          <w:i/>
          <w:iCs/>
          <w:szCs w:val="24"/>
        </w:rPr>
        <w:t>p</w:t>
      </w:r>
      <w:r w:rsidRPr="00AE0AA3">
        <w:rPr>
          <w:rFonts w:eastAsia="Calibri" w:cstheme="minorHAnsi"/>
          <w:szCs w:val="24"/>
        </w:rPr>
        <w:t xml:space="preserve"> = 0.834); or 4) exercise, (</w:t>
      </w:r>
      <w:r w:rsidRPr="00AE0AA3">
        <w:rPr>
          <w:rFonts w:eastAsia="Calibri" w:cstheme="minorHAnsi"/>
          <w:i/>
          <w:iCs/>
          <w:szCs w:val="24"/>
        </w:rPr>
        <w:t>F</w:t>
      </w:r>
      <w:r w:rsidRPr="00AE0AA3">
        <w:rPr>
          <w:rFonts w:eastAsia="Calibri" w:cstheme="minorHAnsi"/>
          <w:szCs w:val="24"/>
        </w:rPr>
        <w:t xml:space="preserve"> (4, 200) = 1.442, </w:t>
      </w:r>
      <w:r w:rsidRPr="00AE0AA3">
        <w:rPr>
          <w:rFonts w:eastAsia="Calibri" w:cstheme="minorHAnsi"/>
          <w:i/>
          <w:iCs/>
          <w:szCs w:val="24"/>
        </w:rPr>
        <w:t>p</w:t>
      </w:r>
      <w:r w:rsidRPr="00AE0AA3">
        <w:rPr>
          <w:rFonts w:eastAsia="Calibri" w:cstheme="minorHAnsi"/>
          <w:szCs w:val="24"/>
        </w:rPr>
        <w:t xml:space="preserve"> = 0.222). However, there was a significant main effect of openness to belief change on support for UHC (</w:t>
      </w:r>
      <w:r w:rsidRPr="00AE0AA3">
        <w:rPr>
          <w:rFonts w:eastAsia="Calibri" w:cstheme="minorHAnsi"/>
          <w:i/>
          <w:iCs/>
          <w:szCs w:val="24"/>
        </w:rPr>
        <w:t>F</w:t>
      </w:r>
      <w:r w:rsidRPr="00AE0AA3">
        <w:rPr>
          <w:rFonts w:eastAsia="Calibri" w:cstheme="minorHAnsi"/>
          <w:szCs w:val="24"/>
        </w:rPr>
        <w:t xml:space="preserve"> (1, 198) = 6.825, </w:t>
      </w:r>
      <w:r w:rsidRPr="00AE0AA3">
        <w:rPr>
          <w:rFonts w:eastAsia="Calibri" w:cstheme="minorHAnsi"/>
          <w:i/>
          <w:iCs/>
          <w:szCs w:val="24"/>
        </w:rPr>
        <w:t>p</w:t>
      </w:r>
      <w:r w:rsidRPr="00AE0AA3">
        <w:rPr>
          <w:rFonts w:eastAsia="Calibri" w:cstheme="minorHAnsi"/>
          <w:szCs w:val="24"/>
        </w:rPr>
        <w:t xml:space="preserve"> &lt; .001) and exercise (</w:t>
      </w:r>
      <w:r w:rsidRPr="00AE0AA3">
        <w:rPr>
          <w:rFonts w:eastAsia="Calibri" w:cstheme="minorHAnsi"/>
          <w:i/>
          <w:iCs/>
          <w:szCs w:val="24"/>
        </w:rPr>
        <w:t>F</w:t>
      </w:r>
      <w:r w:rsidRPr="00AE0AA3">
        <w:rPr>
          <w:rFonts w:eastAsia="Calibri" w:cstheme="minorHAnsi"/>
          <w:szCs w:val="24"/>
        </w:rPr>
        <w:t xml:space="preserve"> (1, 200) = 2.819, </w:t>
      </w:r>
      <w:r w:rsidRPr="00AE0AA3">
        <w:rPr>
          <w:rFonts w:eastAsia="Calibri" w:cstheme="minorHAnsi"/>
          <w:i/>
          <w:iCs/>
          <w:szCs w:val="24"/>
        </w:rPr>
        <w:t>p</w:t>
      </w:r>
      <w:r w:rsidRPr="00AE0AA3">
        <w:rPr>
          <w:rFonts w:eastAsia="Calibri" w:cstheme="minorHAnsi"/>
          <w:szCs w:val="24"/>
        </w:rPr>
        <w:t xml:space="preserve"> &lt; .01). Further examination indicated that the homogeneity of variance assumption was violated, as the ‘experimental condition’ x ‘openness to belief change’ interaction was significant for the topic of UHC (</w:t>
      </w:r>
      <w:r w:rsidRPr="00AE0AA3">
        <w:rPr>
          <w:rFonts w:eastAsia="Calibri" w:cstheme="minorHAnsi"/>
          <w:i/>
          <w:iCs/>
          <w:szCs w:val="24"/>
        </w:rPr>
        <w:t>F</w:t>
      </w:r>
      <w:r w:rsidRPr="00AE0AA3">
        <w:rPr>
          <w:rFonts w:eastAsia="Calibri" w:cstheme="minorHAnsi"/>
          <w:szCs w:val="24"/>
        </w:rPr>
        <w:t xml:space="preserve"> (4, 198) = 3.924, </w:t>
      </w:r>
      <w:r w:rsidRPr="00AE0AA3">
        <w:rPr>
          <w:rFonts w:eastAsia="Calibri" w:cstheme="minorHAnsi"/>
          <w:i/>
          <w:iCs/>
          <w:szCs w:val="24"/>
        </w:rPr>
        <w:t>p</w:t>
      </w:r>
      <w:r w:rsidRPr="00AE0AA3">
        <w:rPr>
          <w:rFonts w:eastAsia="Calibri" w:cstheme="minorHAnsi"/>
          <w:szCs w:val="24"/>
        </w:rPr>
        <w:t xml:space="preserve"> &lt; .01). Given that this assumption was violated, we re-examined this data with a multiple regression model instead, predicting support for our topic with the predictors of experimental </w:t>
      </w:r>
      <w:proofErr w:type="gramStart"/>
      <w:r w:rsidRPr="00AE0AA3">
        <w:rPr>
          <w:rFonts w:eastAsia="Calibri" w:cstheme="minorHAnsi"/>
          <w:szCs w:val="24"/>
        </w:rPr>
        <w:t>condition, ‘</w:t>
      </w:r>
      <w:proofErr w:type="gramEnd"/>
      <w:r w:rsidRPr="00AE0AA3">
        <w:rPr>
          <w:rFonts w:eastAsia="Calibri" w:cstheme="minorHAnsi"/>
          <w:szCs w:val="24"/>
        </w:rPr>
        <w:t xml:space="preserve">openness to belief change’, and their interaction. For the topic of UHC, we found a significant main effect of openness to belief change (ß = 0.3919, </w:t>
      </w:r>
      <w:r w:rsidRPr="00AE0AA3">
        <w:rPr>
          <w:rFonts w:eastAsia="Calibri" w:cstheme="minorHAnsi"/>
          <w:i/>
          <w:iCs/>
          <w:szCs w:val="24"/>
        </w:rPr>
        <w:t>p</w:t>
      </w:r>
      <w:r w:rsidRPr="00AE0AA3">
        <w:rPr>
          <w:rFonts w:eastAsia="Calibri" w:cstheme="minorHAnsi"/>
          <w:szCs w:val="24"/>
        </w:rPr>
        <w:t xml:space="preserve"> &lt; .01) and the pragmatic condition (ß = 11.816, </w:t>
      </w:r>
      <w:r w:rsidRPr="00AE0AA3">
        <w:rPr>
          <w:rFonts w:eastAsia="Calibri" w:cstheme="minorHAnsi"/>
          <w:i/>
          <w:iCs/>
          <w:szCs w:val="24"/>
        </w:rPr>
        <w:t>p</w:t>
      </w:r>
      <w:r w:rsidRPr="00AE0AA3">
        <w:rPr>
          <w:rFonts w:eastAsia="Calibri" w:cstheme="minorHAnsi"/>
          <w:szCs w:val="24"/>
        </w:rPr>
        <w:t xml:space="preserve"> &lt; .05), as well as significant interactions between openness to belief change and the pragmatic conditions (ß = -0.5181, </w:t>
      </w:r>
      <w:r w:rsidRPr="00AE0AA3">
        <w:rPr>
          <w:rFonts w:eastAsia="Calibri" w:cstheme="minorHAnsi"/>
          <w:i/>
          <w:iCs/>
          <w:szCs w:val="24"/>
        </w:rPr>
        <w:t>p</w:t>
      </w:r>
      <w:r w:rsidRPr="00AE0AA3">
        <w:rPr>
          <w:rFonts w:eastAsia="Calibri" w:cstheme="minorHAnsi"/>
          <w:szCs w:val="24"/>
        </w:rPr>
        <w:t xml:space="preserve"> &lt; .01).</w:t>
      </w:r>
    </w:p>
    <w:p w14:paraId="2860669F" w14:textId="77777777" w:rsidR="009F4E7A" w:rsidRPr="00AE0AA3" w:rsidRDefault="009F4E7A" w:rsidP="009F4E7A">
      <w:pPr>
        <w:spacing w:after="100" w:afterAutospacing="1" w:line="480" w:lineRule="auto"/>
        <w:ind w:firstLine="720"/>
        <w:rPr>
          <w:rFonts w:eastAsia="Calibri" w:cstheme="minorHAnsi"/>
          <w:szCs w:val="24"/>
        </w:rPr>
      </w:pPr>
      <w:r w:rsidRPr="00AE0AA3">
        <w:rPr>
          <w:rFonts w:eastAsia="Calibri" w:cstheme="minorHAnsi"/>
          <w:szCs w:val="24"/>
        </w:rPr>
        <w:t>Additionally, we conducted exploratory analyses on baseline differences in moral conviction and openness to belief change by topic. We used a simple one-way ANOVA predicting moral conviction or openness to belief change, with topic (e.g., UHC, Climate Change, etc.) as our main predictor.</w:t>
      </w:r>
      <w:r w:rsidRPr="00AE0AA3">
        <w:rPr>
          <w:rFonts w:cstheme="minorHAnsi"/>
          <w:szCs w:val="24"/>
        </w:rPr>
        <w:t xml:space="preserve"> Our first</w:t>
      </w:r>
      <w:r w:rsidRPr="00AE0AA3">
        <w:rPr>
          <w:rFonts w:eastAsia="Calibri" w:cstheme="minorHAnsi"/>
          <w:szCs w:val="24"/>
        </w:rPr>
        <w:t xml:space="preserve"> one-way ANOVA revealed that there was a statistically significant difference in openness to belief change between at least two of our topics (</w:t>
      </w:r>
      <w:r w:rsidRPr="00AE0AA3">
        <w:rPr>
          <w:rFonts w:eastAsia="Calibri" w:cstheme="minorHAnsi"/>
          <w:i/>
          <w:iCs/>
          <w:szCs w:val="24"/>
        </w:rPr>
        <w:t>F</w:t>
      </w:r>
      <w:r w:rsidRPr="00AE0AA3">
        <w:rPr>
          <w:rFonts w:eastAsia="Calibri" w:cstheme="minorHAnsi"/>
          <w:szCs w:val="24"/>
        </w:rPr>
        <w:t xml:space="preserve"> (3, 822) </w:t>
      </w:r>
      <w:r w:rsidRPr="00AE0AA3">
        <w:rPr>
          <w:rFonts w:eastAsia="Calibri" w:cstheme="minorHAnsi"/>
          <w:szCs w:val="24"/>
        </w:rPr>
        <w:lastRenderedPageBreak/>
        <w:t xml:space="preserve">= 6.443, </w:t>
      </w:r>
      <w:r w:rsidRPr="00AE0AA3">
        <w:rPr>
          <w:rFonts w:eastAsia="Calibri" w:cstheme="minorHAnsi"/>
          <w:i/>
          <w:iCs/>
          <w:szCs w:val="24"/>
        </w:rPr>
        <w:t>p</w:t>
      </w:r>
      <w:r w:rsidRPr="00AE0AA3">
        <w:rPr>
          <w:rFonts w:eastAsia="Calibri" w:cstheme="minorHAnsi"/>
          <w:szCs w:val="24"/>
        </w:rPr>
        <w:t xml:space="preserve"> &lt; .001). A post hoc Tukey test showed that </w:t>
      </w:r>
      <w:proofErr w:type="gramStart"/>
      <w:r w:rsidRPr="00AE0AA3">
        <w:rPr>
          <w:rFonts w:eastAsia="Calibri" w:cstheme="minorHAnsi"/>
          <w:szCs w:val="24"/>
        </w:rPr>
        <w:t>topic</w:t>
      </w:r>
      <w:proofErr w:type="gramEnd"/>
      <w:r w:rsidRPr="00AE0AA3">
        <w:rPr>
          <w:rFonts w:eastAsia="Calibri" w:cstheme="minorHAnsi"/>
          <w:szCs w:val="24"/>
        </w:rPr>
        <w:t xml:space="preserve"> of UHC had significantly greater openness to belief change at p &lt; .05; there were no significant differences between any of the other topics on openness to belief change. </w:t>
      </w:r>
    </w:p>
    <w:p w14:paraId="154DBC34" w14:textId="77777777" w:rsidR="009F4E7A" w:rsidRPr="00AE0AA3" w:rsidRDefault="009F4E7A" w:rsidP="009F4E7A">
      <w:pPr>
        <w:spacing w:after="100" w:afterAutospacing="1" w:line="480" w:lineRule="auto"/>
        <w:ind w:firstLine="720"/>
        <w:rPr>
          <w:rFonts w:eastAsia="Calibri" w:cstheme="minorHAnsi"/>
          <w:szCs w:val="24"/>
        </w:rPr>
      </w:pPr>
      <w:r w:rsidRPr="00AE0AA3">
        <w:rPr>
          <w:rFonts w:eastAsia="Calibri" w:cstheme="minorHAnsi"/>
          <w:noProof/>
          <w:szCs w:val="24"/>
        </w:rPr>
        <w:drawing>
          <wp:inline distT="0" distB="0" distL="0" distR="0" wp14:anchorId="6D92B73A" wp14:editId="308C2861">
            <wp:extent cx="5934710" cy="4744720"/>
            <wp:effectExtent l="0" t="0" r="8890" b="0"/>
            <wp:docPr id="586354076"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6239D395" w14:textId="77777777" w:rsidR="009F4E7A" w:rsidRPr="00AE0AA3" w:rsidRDefault="009F4E7A" w:rsidP="009F4E7A">
      <w:pPr>
        <w:pStyle w:val="BodyText"/>
        <w:spacing w:line="480" w:lineRule="auto"/>
      </w:pPr>
      <w:r w:rsidRPr="00AE0AA3">
        <w:rPr>
          <w:rFonts w:cstheme="minorHAnsi"/>
          <w:szCs w:val="24"/>
        </w:rPr>
        <w:t>Our Second</w:t>
      </w:r>
      <w:r w:rsidRPr="00AE0AA3">
        <w:rPr>
          <w:rFonts w:eastAsia="Calibri" w:cstheme="minorHAnsi"/>
          <w:szCs w:val="24"/>
        </w:rPr>
        <w:t xml:space="preserve"> one-way ANOVA revealed that there was a statistically significant difference in level of moral conviction between at least two of our topics (</w:t>
      </w:r>
      <w:r w:rsidRPr="00AE0AA3">
        <w:rPr>
          <w:rFonts w:eastAsia="Calibri" w:cstheme="minorHAnsi"/>
          <w:i/>
          <w:iCs/>
          <w:szCs w:val="24"/>
        </w:rPr>
        <w:t>F</w:t>
      </w:r>
      <w:r w:rsidRPr="00AE0AA3">
        <w:rPr>
          <w:rFonts w:eastAsia="Calibri" w:cstheme="minorHAnsi"/>
          <w:szCs w:val="24"/>
        </w:rPr>
        <w:t xml:space="preserve"> (3, 822) = 67.33, </w:t>
      </w:r>
      <w:r w:rsidRPr="00AE0AA3">
        <w:rPr>
          <w:rFonts w:eastAsia="Calibri" w:cstheme="minorHAnsi"/>
          <w:i/>
          <w:iCs/>
          <w:szCs w:val="24"/>
        </w:rPr>
        <w:t>p</w:t>
      </w:r>
      <w:r w:rsidRPr="00AE0AA3">
        <w:rPr>
          <w:rFonts w:eastAsia="Calibri" w:cstheme="minorHAnsi"/>
          <w:szCs w:val="24"/>
        </w:rPr>
        <w:t xml:space="preserve"> &lt; .001). A post hoc Tukey test showed that </w:t>
      </w:r>
      <w:proofErr w:type="gramStart"/>
      <w:r w:rsidRPr="00AE0AA3">
        <w:rPr>
          <w:rFonts w:eastAsia="Calibri" w:cstheme="minorHAnsi"/>
          <w:szCs w:val="24"/>
        </w:rPr>
        <w:t>topic</w:t>
      </w:r>
      <w:proofErr w:type="gramEnd"/>
      <w:r w:rsidRPr="00AE0AA3">
        <w:rPr>
          <w:rFonts w:eastAsia="Calibri" w:cstheme="minorHAnsi"/>
          <w:szCs w:val="24"/>
        </w:rPr>
        <w:t xml:space="preserve"> of exercise had significantly lower levels of moral conviction at p &lt; .05; there were no significant differences between any of the other topics on moral conviction. Additionally, our exploratory analyses replicated previous findings by Wright and colleagues, </w:t>
      </w:r>
      <w:r w:rsidRPr="00AE0AA3">
        <w:rPr>
          <w:rFonts w:eastAsia="Calibri" w:cstheme="minorHAnsi"/>
          <w:szCs w:val="24"/>
        </w:rPr>
        <w:lastRenderedPageBreak/>
        <w:t>indicating that exercise is a topic not generally viewed with moral conviction, and that climate change, capital punishment, and universal health care are.</w:t>
      </w:r>
    </w:p>
    <w:p w14:paraId="5F76D9E9" w14:textId="77777777" w:rsidR="009F4E7A" w:rsidRPr="00AE0AA3" w:rsidRDefault="009F4E7A" w:rsidP="009F4E7A">
      <w:pPr>
        <w:spacing w:after="100" w:afterAutospacing="1" w:line="480" w:lineRule="auto"/>
        <w:ind w:firstLine="720"/>
        <w:rPr>
          <w:rFonts w:cstheme="minorHAnsi"/>
          <w:szCs w:val="24"/>
        </w:rPr>
      </w:pPr>
      <w:r w:rsidRPr="00AE0AA3">
        <w:rPr>
          <w:rFonts w:cstheme="minorHAnsi"/>
          <w:noProof/>
          <w:szCs w:val="24"/>
        </w:rPr>
        <w:drawing>
          <wp:inline distT="0" distB="0" distL="0" distR="0" wp14:anchorId="0BF5D1E8" wp14:editId="70825B63">
            <wp:extent cx="5934710" cy="4744720"/>
            <wp:effectExtent l="0" t="0" r="8890" b="0"/>
            <wp:docPr id="921493281"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0E9F1190" w14:textId="77777777" w:rsidR="009F4E7A" w:rsidRPr="00AE0AA3" w:rsidRDefault="009F4E7A" w:rsidP="009F4E7A"/>
    <w:p w14:paraId="42DD337C" w14:textId="60015BA7" w:rsidR="001A4A69" w:rsidRPr="00AE0AA3" w:rsidRDefault="001A4A69" w:rsidP="001A4A69">
      <w:pPr>
        <w:pStyle w:val="Heading2"/>
      </w:pPr>
      <w:bookmarkStart w:id="61" w:name="_Toc195620970"/>
      <w:r w:rsidRPr="00AE0AA3">
        <w:t>Appendix C –</w:t>
      </w:r>
      <w:r w:rsidR="00303CE5" w:rsidRPr="00AE0AA3">
        <w:t xml:space="preserve"> </w:t>
      </w:r>
      <w:r w:rsidRPr="00AE0AA3">
        <w:t>Study 3</w:t>
      </w:r>
      <w:bookmarkEnd w:id="59"/>
      <w:bookmarkEnd w:id="61"/>
    </w:p>
    <w:p w14:paraId="46532EE9" w14:textId="2D4F0692" w:rsidR="00E116F2" w:rsidRPr="00AE0AA3" w:rsidRDefault="004F0DA5" w:rsidP="004F0DA5">
      <w:pPr>
        <w:pStyle w:val="Heading3"/>
      </w:pPr>
      <w:bookmarkStart w:id="62" w:name="_Toc195620971"/>
      <w:r w:rsidRPr="00AE0AA3">
        <w:t>Study Materials</w:t>
      </w:r>
      <w:bookmarkEnd w:id="62"/>
    </w:p>
    <w:p w14:paraId="79DDCB5F" w14:textId="04121F9B" w:rsidR="001A4A69" w:rsidRPr="00AE0AA3" w:rsidRDefault="001A4A69" w:rsidP="004F0DA5">
      <w:pPr>
        <w:pStyle w:val="Heading4"/>
      </w:pPr>
      <w:r w:rsidRPr="00AE0AA3">
        <w:t>Cover Letter</w:t>
      </w:r>
    </w:p>
    <w:p w14:paraId="226B290A" w14:textId="201D9BF3" w:rsidR="00E116F2" w:rsidRPr="00AE0AA3" w:rsidRDefault="00E116F2" w:rsidP="00E116F2">
      <w:pPr>
        <w:pStyle w:val="BodyText"/>
      </w:pPr>
      <w:r w:rsidRPr="00AE0AA3">
        <w:rPr>
          <w:b/>
          <w:bCs/>
        </w:rPr>
        <w:t>[Moral Conviction and Recollection of Social Memory on Current and Past Issues]</w:t>
      </w:r>
      <w:r w:rsidRPr="00AE0AA3">
        <w:br/>
      </w:r>
      <w:r w:rsidRPr="00AE0AA3">
        <w:br/>
      </w:r>
      <w:r w:rsidRPr="00AE0AA3">
        <w:br/>
      </w:r>
      <w:r w:rsidRPr="00AE0AA3">
        <w:rPr>
          <w:b/>
          <w:bCs/>
        </w:rPr>
        <w:t>Key Information About the Study:</w:t>
      </w:r>
      <w:r w:rsidRPr="00AE0AA3">
        <w:br/>
      </w:r>
      <w:r w:rsidRPr="00AE0AA3">
        <w:br/>
        <w:t xml:space="preserve">You are being asked to participate in a research study. The purpose of the research study is to </w:t>
      </w:r>
      <w:r w:rsidRPr="00AE0AA3">
        <w:lastRenderedPageBreak/>
        <w:t xml:space="preserve">examine how moral conviction towards issues as well as individual </w:t>
      </w:r>
      <w:proofErr w:type="gramStart"/>
      <w:r w:rsidRPr="00AE0AA3">
        <w:t>differences,</w:t>
      </w:r>
      <w:proofErr w:type="gramEnd"/>
      <w:r w:rsidRPr="00AE0AA3">
        <w:t xml:space="preserve"> affects recollection of past issues.</w:t>
      </w:r>
      <w:r w:rsidRPr="00AE0AA3">
        <w:br/>
      </w:r>
      <w:r w:rsidRPr="00AE0AA3">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AE0AA3">
        <w:br/>
      </w:r>
      <w:r w:rsidRPr="00AE0AA3">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AE0AA3">
        <w:br/>
      </w:r>
      <w:r w:rsidRPr="00AE0AA3">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AE0AA3">
        <w:br/>
      </w:r>
      <w:r w:rsidRPr="00AE0AA3">
        <w:br/>
      </w:r>
      <w:r w:rsidRPr="00AE0AA3">
        <w:rPr>
          <w:b/>
          <w:bCs/>
        </w:rPr>
        <w:t>Purpose of the Research</w:t>
      </w:r>
      <w:r w:rsidRPr="00AE0AA3">
        <w:rPr>
          <w:b/>
          <w:bCs/>
        </w:rPr>
        <w:br/>
      </w:r>
      <w:r w:rsidRPr="00AE0AA3">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w:t>
      </w:r>
      <w:proofErr w:type="spellStart"/>
      <w:proofErr w:type="gramStart"/>
      <w:r w:rsidRPr="00AE0AA3">
        <w:t>a</w:t>
      </w:r>
      <w:proofErr w:type="spellEnd"/>
      <w:proofErr w:type="gramEnd"/>
      <w:r w:rsidRPr="00AE0AA3">
        <w:t xml:space="preserve">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numeracy, and demographic information.</w:t>
      </w:r>
      <w:r w:rsidRPr="00AE0AA3">
        <w:br/>
      </w:r>
      <w:r w:rsidRPr="00AE0AA3">
        <w:br/>
        <w:t>Your participation is expected to last less than 30 minutes.</w:t>
      </w:r>
      <w:r w:rsidRPr="00AE0AA3">
        <w:br/>
      </w:r>
      <w:r w:rsidRPr="00AE0AA3">
        <w:br/>
      </w:r>
      <w:r w:rsidRPr="00AE0AA3">
        <w:rPr>
          <w:b/>
          <w:bCs/>
        </w:rPr>
        <w:t>What are the expected benefits of the study?</w:t>
      </w:r>
      <w:r w:rsidRPr="00AE0AA3">
        <w:rPr>
          <w:b/>
          <w:bCs/>
        </w:rPr>
        <w:br/>
      </w:r>
      <w:r w:rsidRPr="00AE0AA3">
        <w:br/>
        <w:t xml:space="preserve">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w:t>
      </w:r>
      <w:r w:rsidRPr="00AE0AA3">
        <w:lastRenderedPageBreak/>
        <w:t>Ideally, this could lead to media coverage of pertinent events being even more easily memorable to the general public, enhancing mass understanding of contemporary issues.</w:t>
      </w:r>
      <w:r w:rsidRPr="00AE0AA3">
        <w:br/>
      </w:r>
      <w:r w:rsidRPr="00AE0AA3">
        <w:br/>
      </w:r>
      <w:r w:rsidRPr="00AE0AA3">
        <w:rPr>
          <w:b/>
          <w:bCs/>
        </w:rPr>
        <w:t>What are the possible risks of participating in this study?</w:t>
      </w:r>
      <w:r w:rsidRPr="00AE0AA3">
        <w:br/>
      </w:r>
      <w:r w:rsidRPr="00AE0AA3">
        <w:br/>
        <w:t xml:space="preserve">There are minimal risks expected when taking part in this study. The most likely risk will be discomfort if our participant strongly disagrees with the information on </w:t>
      </w:r>
      <w:proofErr w:type="gramStart"/>
      <w:r w:rsidRPr="00AE0AA3">
        <w:t>the  topics</w:t>
      </w:r>
      <w:proofErr w:type="gramEnd"/>
      <w:r w:rsidRPr="00AE0AA3">
        <w:t xml:space="preserve"> that we have </w:t>
      </w:r>
      <w:proofErr w:type="gramStart"/>
      <w:r w:rsidRPr="00AE0AA3">
        <w:t>presented, or</w:t>
      </w:r>
      <w:proofErr w:type="gramEnd"/>
      <w:r w:rsidRPr="00AE0AA3">
        <w:t xml:space="preserve">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AE0AA3">
        <w:br/>
      </w:r>
      <w:r w:rsidRPr="00AE0AA3">
        <w:br/>
      </w:r>
      <w:r w:rsidRPr="00AE0AA3">
        <w:rPr>
          <w:b/>
          <w:bCs/>
        </w:rPr>
        <w:t>What other choices do I have if I don’t want to be in this study?</w:t>
      </w:r>
      <w:r w:rsidRPr="00AE0AA3">
        <w:br/>
      </w:r>
      <w:r w:rsidRPr="00AE0AA3">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AE0AA3">
        <w:t>by instead</w:t>
      </w:r>
      <w:proofErr w:type="gramEnd"/>
      <w:r w:rsidRPr="00AE0AA3">
        <w:t xml:space="preserve"> writing an essay and submitting it to your primary instructor, for each research credit you would like to replace.</w:t>
      </w:r>
      <w:r w:rsidRPr="00AE0AA3">
        <w:br/>
      </w:r>
      <w:r w:rsidRPr="00AE0AA3">
        <w:br/>
      </w:r>
      <w:r w:rsidRPr="00AE0AA3">
        <w:rPr>
          <w:b/>
          <w:bCs/>
        </w:rPr>
        <w:t>Will I receive compensation for taking part in this study?</w:t>
      </w:r>
      <w:r w:rsidRPr="00AE0AA3">
        <w:br/>
      </w:r>
      <w:r w:rsidRPr="00AE0AA3">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AE0AA3">
        <w:br/>
      </w:r>
      <w:r w:rsidRPr="00AE0AA3">
        <w:br/>
      </w:r>
      <w:r w:rsidRPr="00AE0AA3">
        <w:rPr>
          <w:b/>
          <w:bCs/>
        </w:rPr>
        <w:t>Will information about me be kept private?</w:t>
      </w:r>
      <w:r w:rsidRPr="00AE0AA3">
        <w:br/>
      </w:r>
      <w:r w:rsidRPr="00AE0AA3">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AE0AA3">
        <w:t>information</w:t>
      </w:r>
      <w:proofErr w:type="gramEnd"/>
      <w:r w:rsidRPr="00AE0AA3">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AE0AA3">
        <w:br/>
      </w:r>
      <w:r w:rsidRPr="00AE0AA3">
        <w:br/>
      </w:r>
      <w:r w:rsidRPr="00AE0AA3">
        <w:rPr>
          <w:b/>
          <w:bCs/>
        </w:rPr>
        <w:t>Who do I contact if I have questions or concerns?</w:t>
      </w:r>
      <w:r w:rsidRPr="00AE0AA3">
        <w:br/>
      </w:r>
      <w:r w:rsidRPr="00AE0AA3">
        <w:br/>
      </w:r>
      <w:r w:rsidRPr="00AE0AA3">
        <w:lastRenderedPageBreak/>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AE0AA3">
        <w:br/>
      </w:r>
      <w:r w:rsidRPr="00AE0AA3">
        <w:br/>
      </w:r>
      <w:r w:rsidRPr="00AE0AA3">
        <w:rPr>
          <w:b/>
          <w:bCs/>
        </w:rPr>
        <w:t>Do I get a copy of this consent?</w:t>
      </w:r>
      <w:r w:rsidRPr="00AE0AA3">
        <w:br/>
      </w:r>
      <w:r w:rsidRPr="00AE0AA3">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AE0AA3" w:rsidRDefault="001A4A69" w:rsidP="004F0DA5">
      <w:pPr>
        <w:pStyle w:val="Heading4"/>
      </w:pPr>
      <w:r w:rsidRPr="00AE0AA3">
        <w:t>Debrief</w:t>
      </w:r>
    </w:p>
    <w:p w14:paraId="7547B2FF" w14:textId="77777777" w:rsidR="00E116F2" w:rsidRPr="00AE0AA3" w:rsidRDefault="00E116F2" w:rsidP="00E116F2">
      <w:pPr>
        <w:pStyle w:val="BodyText"/>
      </w:pPr>
    </w:p>
    <w:p w14:paraId="758B1D92" w14:textId="77777777" w:rsidR="00E116F2" w:rsidRPr="00AE0AA3" w:rsidRDefault="00E116F2" w:rsidP="00E116F2">
      <w:pPr>
        <w:pStyle w:val="BodyText"/>
      </w:pPr>
      <w:r w:rsidRPr="00AE0AA3">
        <w:t> </w:t>
      </w:r>
    </w:p>
    <w:p w14:paraId="74FA704F" w14:textId="77777777" w:rsidR="00E116F2" w:rsidRPr="00AE0AA3" w:rsidRDefault="00E116F2" w:rsidP="00E116F2">
      <w:pPr>
        <w:pStyle w:val="BodyText"/>
      </w:pPr>
      <w:r w:rsidRPr="00AE0AA3">
        <w:rPr>
          <w:b/>
          <w:bCs/>
        </w:rPr>
        <w:t>Impact of Moral Conviction on Social Consensus</w:t>
      </w:r>
      <w:r w:rsidRPr="00AE0AA3">
        <w:br/>
        <w:t> </w:t>
      </w:r>
    </w:p>
    <w:p w14:paraId="46B373B8" w14:textId="77777777" w:rsidR="00E116F2" w:rsidRPr="00AE0AA3" w:rsidRDefault="00E116F2" w:rsidP="00E116F2">
      <w:pPr>
        <w:pStyle w:val="BodyText"/>
      </w:pPr>
      <w:r w:rsidRPr="00AE0AA3">
        <w:t>Dear Participant,</w:t>
      </w:r>
    </w:p>
    <w:p w14:paraId="6D6B3EC5" w14:textId="77777777" w:rsidR="00E116F2" w:rsidRPr="00AE0AA3" w:rsidRDefault="00E116F2" w:rsidP="00E116F2">
      <w:pPr>
        <w:pStyle w:val="BodyText"/>
      </w:pPr>
      <w:r w:rsidRPr="00AE0AA3">
        <w:t> </w:t>
      </w:r>
    </w:p>
    <w:p w14:paraId="4653FF1B" w14:textId="77777777" w:rsidR="00E116F2" w:rsidRPr="00AE0AA3" w:rsidRDefault="00E116F2" w:rsidP="00E116F2">
      <w:pPr>
        <w:pStyle w:val="BodyText"/>
      </w:pPr>
      <w:r w:rsidRPr="00AE0AA3">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AE0AA3" w:rsidRDefault="00E116F2" w:rsidP="00E116F2">
      <w:pPr>
        <w:pStyle w:val="BodyText"/>
      </w:pPr>
      <w:r w:rsidRPr="00AE0AA3">
        <w:t> </w:t>
      </w:r>
    </w:p>
    <w:p w14:paraId="6F0713C4" w14:textId="77777777" w:rsidR="00E116F2" w:rsidRPr="00AE0AA3" w:rsidRDefault="00E116F2" w:rsidP="00E116F2">
      <w:pPr>
        <w:pStyle w:val="BodyText"/>
      </w:pPr>
      <w:r w:rsidRPr="00AE0AA3">
        <w:t xml:space="preserve">You were told that the purpose of the research study was to examine how moral conviction affects the accuracy of recollections. The actual purpose of the study was to investigate how differing levels of moral conviction </w:t>
      </w:r>
      <w:proofErr w:type="gramStart"/>
      <w:r w:rsidRPr="00AE0AA3">
        <w:t>interacts</w:t>
      </w:r>
      <w:proofErr w:type="gramEnd"/>
      <w:r w:rsidRPr="00AE0AA3">
        <w:t xml:space="preserve"> with the persuasiveness of a social consensus, and if this persuasion (as well as individual differences in people) could or would have a direct effect on support for Universal Health Care.</w:t>
      </w:r>
    </w:p>
    <w:p w14:paraId="7D8E3FF5" w14:textId="77777777" w:rsidR="00E116F2" w:rsidRPr="00AE0AA3" w:rsidRDefault="00E116F2" w:rsidP="00E116F2">
      <w:pPr>
        <w:pStyle w:val="BodyText"/>
      </w:pPr>
      <w:r w:rsidRPr="00AE0AA3">
        <w:t> </w:t>
      </w:r>
    </w:p>
    <w:p w14:paraId="5538A0A6" w14:textId="77777777" w:rsidR="00E116F2" w:rsidRPr="00AE0AA3" w:rsidRDefault="00E116F2" w:rsidP="00E116F2">
      <w:pPr>
        <w:pStyle w:val="BodyText"/>
      </w:pPr>
      <w:r w:rsidRPr="00AE0AA3">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AE0AA3" w:rsidRDefault="00E116F2" w:rsidP="00E116F2">
      <w:pPr>
        <w:pStyle w:val="BodyText"/>
      </w:pPr>
      <w:r w:rsidRPr="00AE0AA3">
        <w:lastRenderedPageBreak/>
        <w:t> </w:t>
      </w:r>
    </w:p>
    <w:p w14:paraId="2B5433F5" w14:textId="77777777" w:rsidR="00E116F2" w:rsidRPr="00AE0AA3" w:rsidRDefault="00E116F2" w:rsidP="00E116F2">
      <w:pPr>
        <w:pStyle w:val="BodyText"/>
      </w:pPr>
      <w:r w:rsidRPr="00AE0AA3">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AE0AA3" w:rsidRDefault="00E116F2" w:rsidP="00E116F2">
      <w:pPr>
        <w:pStyle w:val="BodyText"/>
      </w:pPr>
      <w:r w:rsidRPr="00AE0AA3">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AE0AA3" w:rsidRDefault="00E116F2" w:rsidP="00E116F2">
      <w:pPr>
        <w:pStyle w:val="BodyText"/>
      </w:pPr>
      <w:r w:rsidRPr="00AE0AA3">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w:t>
      </w:r>
      <w:proofErr w:type="gramStart"/>
      <w:r w:rsidRPr="00AE0AA3">
        <w:t>hearts,</w:t>
      </w:r>
      <w:proofErr w:type="gramEnd"/>
      <w:r w:rsidRPr="00AE0AA3">
        <w:t xml:space="preserve"> that it is the 'right' thing to do and is worth fighting for.</w:t>
      </w:r>
    </w:p>
    <w:p w14:paraId="7202F564" w14:textId="77777777" w:rsidR="00E116F2" w:rsidRPr="00AE0AA3" w:rsidRDefault="00E116F2" w:rsidP="00E116F2">
      <w:pPr>
        <w:pStyle w:val="BodyText"/>
      </w:pPr>
      <w:r w:rsidRPr="00AE0AA3">
        <w:br/>
        <w:t xml:space="preserve">Interestingly enough, this could go in both directions! There are people who would </w:t>
      </w:r>
      <w:proofErr w:type="gramStart"/>
      <w:r w:rsidRPr="00AE0AA3">
        <w:t>care</w:t>
      </w:r>
      <w:proofErr w:type="gramEnd"/>
      <w:r w:rsidRPr="00AE0AA3">
        <w:t xml:space="preserv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AE0AA3" w:rsidRDefault="00E116F2" w:rsidP="00E116F2">
      <w:pPr>
        <w:pStyle w:val="BodyText"/>
      </w:pPr>
      <w:r w:rsidRPr="00AE0AA3">
        <w:t> </w:t>
      </w:r>
    </w:p>
    <w:p w14:paraId="1904064C" w14:textId="77777777" w:rsidR="00E116F2" w:rsidRPr="00AE0AA3" w:rsidRDefault="00E116F2" w:rsidP="00E116F2">
      <w:pPr>
        <w:pStyle w:val="BodyText"/>
      </w:pPr>
      <w:r w:rsidRPr="00AE0AA3">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AE0AA3" w:rsidRDefault="00E116F2" w:rsidP="00E116F2">
      <w:pPr>
        <w:pStyle w:val="BodyText"/>
      </w:pPr>
      <w:r w:rsidRPr="00AE0AA3">
        <w:t> </w:t>
      </w:r>
    </w:p>
    <w:p w14:paraId="1F8E8F1C" w14:textId="77777777" w:rsidR="00E116F2" w:rsidRPr="00AE0AA3" w:rsidRDefault="00E116F2" w:rsidP="00E116F2">
      <w:pPr>
        <w:pStyle w:val="BodyText"/>
      </w:pPr>
      <w:r w:rsidRPr="00AE0AA3">
        <w:t>Of note, the actual values from real, recent surveys, circa 2017-2019 are provided below for your edification.</w:t>
      </w:r>
      <w:r w:rsidRPr="00AE0AA3">
        <w:br/>
      </w:r>
      <w:r w:rsidRPr="00AE0AA3">
        <w:br/>
      </w:r>
      <w:r w:rsidRPr="00AE0AA3">
        <w:rPr>
          <w:b/>
          <w:bCs/>
        </w:rPr>
        <w:t>63%</w:t>
      </w:r>
      <w:r w:rsidRPr="00AE0AA3">
        <w:t> of the American Public agrees that the US government needs to implement Universal Health Care because basic population needs are not being met.</w:t>
      </w:r>
      <w:r w:rsidRPr="00AE0AA3">
        <w:br/>
      </w:r>
      <w:r w:rsidRPr="00AE0AA3">
        <w:br/>
      </w:r>
      <w:r w:rsidRPr="00AE0AA3">
        <w:rPr>
          <w:b/>
          <w:bCs/>
        </w:rPr>
        <w:t>60%</w:t>
      </w:r>
      <w:r w:rsidRPr="00AE0AA3">
        <w:t> of the American Public agrees that Capital Punishment (the Death Penalty) is necessary in the US.</w:t>
      </w:r>
      <w:r w:rsidRPr="00AE0AA3">
        <w:br/>
      </w:r>
      <w:r w:rsidRPr="00AE0AA3">
        <w:br/>
      </w:r>
      <w:r w:rsidRPr="00AE0AA3">
        <w:lastRenderedPageBreak/>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AE0AA3">
        <w:br/>
      </w:r>
      <w:r w:rsidRPr="00AE0AA3">
        <w:br/>
        <w:t>Now that you have been told the true purpose of the study, you have the option to have your data removed from the study. Please let the researcher know if you do not want your data to be used in this research and it will be removed.</w:t>
      </w:r>
      <w:r w:rsidRPr="00AE0AA3">
        <w:br/>
      </w:r>
      <w:r w:rsidRPr="00AE0AA3">
        <w:br/>
      </w:r>
      <w:r w:rsidRPr="00AE0AA3">
        <w:rPr>
          <w:b/>
          <w:bCs/>
        </w:rPr>
        <w:t>The responses in this study cannot be linked to you.</w:t>
      </w:r>
      <w:r w:rsidRPr="00AE0AA3">
        <w:br/>
      </w:r>
      <w:r w:rsidRPr="00AE0AA3">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AE0AA3">
        <w:br/>
      </w:r>
      <w:r w:rsidRPr="00AE0AA3">
        <w:br/>
      </w:r>
      <w:r w:rsidRPr="00AE0AA3">
        <w:rPr>
          <w:b/>
          <w:bCs/>
        </w:rPr>
        <w:t>Thank you, specifically</w:t>
      </w:r>
      <w:r w:rsidRPr="00AE0AA3">
        <w:t> for your participation. Really, it helps out a ton! - Sean Duan</w:t>
      </w:r>
    </w:p>
    <w:p w14:paraId="3B14F678" w14:textId="77777777" w:rsidR="00E116F2" w:rsidRPr="00AE0AA3" w:rsidRDefault="00E116F2" w:rsidP="00E116F2">
      <w:pPr>
        <w:pStyle w:val="BodyText"/>
      </w:pPr>
      <w:r w:rsidRPr="00AE0AA3">
        <w:t> </w:t>
      </w:r>
    </w:p>
    <w:p w14:paraId="2E403682" w14:textId="77777777" w:rsidR="00E116F2" w:rsidRPr="00AE0AA3" w:rsidRDefault="00E116F2" w:rsidP="00E116F2">
      <w:pPr>
        <w:pStyle w:val="BodyText"/>
      </w:pPr>
      <w:r w:rsidRPr="00AE0AA3">
        <w:t>If you have questions about your rights as a research participant or want to report a complaint, please contact the Institutional Review Board at the University of Missouri at 573-882-3181, 310 Jesse Hall, Columbia, MO 65211, or at umcresearchcirb@missouri.edu</w:t>
      </w:r>
    </w:p>
    <w:p w14:paraId="6398786C" w14:textId="77777777" w:rsidR="004F0DA5" w:rsidRPr="00AE0AA3" w:rsidRDefault="004F0DA5" w:rsidP="004F0DA5">
      <w:pPr>
        <w:pStyle w:val="Heading4"/>
      </w:pPr>
      <w:r w:rsidRPr="00AE0AA3">
        <w:t>Persuasive Essays (Manipulation Conditions)</w:t>
      </w:r>
    </w:p>
    <w:p w14:paraId="6B50AC16" w14:textId="77777777" w:rsidR="004F0DA5" w:rsidRPr="00AE0AA3" w:rsidRDefault="004F0DA5" w:rsidP="004F0DA5"/>
    <w:p w14:paraId="10E6B491" w14:textId="77777777" w:rsidR="004F0DA5" w:rsidRPr="00AE0AA3" w:rsidRDefault="004F0DA5" w:rsidP="004F0DA5">
      <w:r w:rsidRPr="00AE0AA3">
        <w:t>Moral Responsibility Essay – Universal Health Care</w:t>
      </w:r>
    </w:p>
    <w:p w14:paraId="1452C999" w14:textId="77777777" w:rsidR="00130C98" w:rsidRPr="00AE0AA3" w:rsidRDefault="004F0DA5" w:rsidP="00130C98">
      <w:r w:rsidRPr="00AE0AA3">
        <w:rPr>
          <w:b/>
          <w:bCs/>
        </w:rPr>
        <w:t>[Universal Health Care]</w:t>
      </w:r>
      <w:r w:rsidRPr="00AE0AA3">
        <w:br/>
      </w:r>
      <w:r w:rsidRPr="00AE0AA3">
        <w:br/>
      </w:r>
      <w:r w:rsidR="00130C98" w:rsidRPr="00AE0AA3">
        <w:t>Some countries guarantee healthcare to all citizens for free through Universal Health Care (UHC). Just guaranteeing UHC through the law isn’t enough though. The big question is, who will pay for UHC?</w:t>
      </w:r>
    </w:p>
    <w:p w14:paraId="4D762629" w14:textId="77777777" w:rsidR="00130C98" w:rsidRPr="00AE0AA3" w:rsidRDefault="00130C98" w:rsidP="00130C98">
      <w:r w:rsidRPr="00AE0AA3">
        <w:t xml:space="preserve">The answer is the U.S. government. The U.S. government has an obligation to fulfill its promise of life, liberty, and the pursuit of happiness. These guaranteed rights are a moral </w:t>
      </w:r>
      <w:proofErr w:type="gramStart"/>
      <w:r w:rsidRPr="00AE0AA3">
        <w:t>issue, and</w:t>
      </w:r>
      <w:proofErr w:type="gramEnd"/>
      <w:r w:rsidRPr="00AE0AA3">
        <w:t xml:space="preserve"> require good health.</w:t>
      </w:r>
    </w:p>
    <w:p w14:paraId="2A0DA907" w14:textId="77777777" w:rsidR="00130C98" w:rsidRPr="00AE0AA3" w:rsidRDefault="00130C98" w:rsidP="00130C98">
      <w:r w:rsidRPr="00AE0AA3">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p>
    <w:p w14:paraId="7DA9D9CA" w14:textId="304F25D6" w:rsidR="004F0DA5" w:rsidRPr="00AE0AA3" w:rsidRDefault="00130C98" w:rsidP="00130C98">
      <w:r w:rsidRPr="00AE0AA3">
        <w:lastRenderedPageBreak/>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p>
    <w:p w14:paraId="1A89CBCC" w14:textId="77777777" w:rsidR="00130C98" w:rsidRPr="00AE0AA3" w:rsidRDefault="00130C98" w:rsidP="004F0DA5"/>
    <w:p w14:paraId="781526A5" w14:textId="676B4D85" w:rsidR="004F0DA5" w:rsidRPr="00AE0AA3" w:rsidRDefault="004F0DA5" w:rsidP="004F0DA5">
      <w:r w:rsidRPr="00AE0AA3">
        <w:t>Moral Responsibility Essay – Capital Punishment</w:t>
      </w:r>
    </w:p>
    <w:p w14:paraId="097B7BFC" w14:textId="77777777" w:rsidR="00130C98" w:rsidRPr="00AE0AA3" w:rsidRDefault="004F0DA5" w:rsidP="00130C98">
      <w:r w:rsidRPr="00AE0AA3">
        <w:rPr>
          <w:b/>
          <w:bCs/>
        </w:rPr>
        <w:t>[Capital Punishment]</w:t>
      </w:r>
      <w:r w:rsidRPr="00AE0AA3">
        <w:br/>
      </w:r>
      <w:r w:rsidRPr="00AE0AA3">
        <w:br/>
      </w:r>
      <w:r w:rsidR="00130C98" w:rsidRPr="00AE0AA3">
        <w:t>In many countries, killing is used as punishment for a crime. This is capital punishment (or the death penalty). Should this be used in America?</w:t>
      </w:r>
    </w:p>
    <w:p w14:paraId="5B763E59" w14:textId="77777777" w:rsidR="00130C98" w:rsidRPr="00AE0AA3" w:rsidRDefault="00130C98" w:rsidP="00130C98">
      <w:r w:rsidRPr="00AE0AA3">
        <w:t xml:space="preserve">Many believe that capital punishment is ethical. Those who murder or do </w:t>
      </w:r>
      <w:proofErr w:type="gramStart"/>
      <w:r w:rsidRPr="00AE0AA3">
        <w:t>worse,</w:t>
      </w:r>
      <w:proofErr w:type="gramEnd"/>
      <w:r w:rsidRPr="00AE0AA3">
        <w:t xml:space="preserve"> give up their right to life. Capital punishment is a fair form of retribution.</w:t>
      </w:r>
    </w:p>
    <w:p w14:paraId="38AED57B" w14:textId="77777777" w:rsidR="00130C98" w:rsidRPr="00AE0AA3" w:rsidRDefault="00130C98" w:rsidP="00130C98">
      <w:r w:rsidRPr="00AE0AA3">
        <w:t>Capital punishment in America deters potential killers from murdering. Protecting the lives of the guilty over innocents is morally wrong. Those who are executed cannot kill again.</w:t>
      </w:r>
    </w:p>
    <w:p w14:paraId="5139C31E" w14:textId="15BAB923" w:rsidR="004F0DA5" w:rsidRPr="00AE0AA3" w:rsidRDefault="00130C98" w:rsidP="00130C98">
      <w:r w:rsidRPr="00AE0AA3">
        <w:t>Capital punishment is an ethical thing to do. Society pays large moral costs when it keeps its worst criminals alive. America has to allow capital punishment to be used.</w:t>
      </w:r>
    </w:p>
    <w:p w14:paraId="7BD7B98A" w14:textId="6C806A9B" w:rsidR="00476A40" w:rsidRPr="00AE0AA3" w:rsidRDefault="00476A40" w:rsidP="00476A40">
      <w:r w:rsidRPr="00AE0AA3">
        <w:t>Moral Responsibility Essay – AI in the Workplace</w:t>
      </w:r>
    </w:p>
    <w:p w14:paraId="1DBF1D74" w14:textId="283DF17A" w:rsidR="009760D9" w:rsidRPr="00AE0AA3" w:rsidRDefault="009760D9" w:rsidP="009760D9">
      <w:r w:rsidRPr="00AE0AA3">
        <w:rPr>
          <w:b/>
          <w:bCs/>
        </w:rPr>
        <w:t>[AI in the Workplace]</w:t>
      </w:r>
      <w:r w:rsidRPr="00AE0AA3">
        <w:br/>
      </w:r>
      <w:r w:rsidRPr="00AE0AA3">
        <w:br/>
      </w:r>
      <w:r w:rsidR="0019524B" w:rsidRPr="00AE0AA3">
        <w:t>Artificial intelligence (AI) is the science of making computers that can think like humans. Nowadays, many people use AI as a replacement for traditional writing. However, should ordinary Americans use AI for a job application?</w:t>
      </w:r>
      <w:r w:rsidR="0019524B" w:rsidRPr="00AE0AA3">
        <w:br/>
      </w:r>
      <w:r w:rsidR="0019524B" w:rsidRPr="00AE0AA3">
        <w:br/>
        <w:t>One view is that since jobs are a necessity, making it easier for people to get those jobs is ethical. Many Americans will lose or quit a job at some point in their life and getting a new job is a must-have. Also, many employers use AI to evaluate their workers and grow their business. It is immoral and unfair to prevent ordinary Americans from ‘leveling the playing field’ with AI themselves.</w:t>
      </w:r>
      <w:r w:rsidR="0019524B" w:rsidRPr="00AE0AA3">
        <w:br/>
      </w:r>
      <w:r w:rsidR="0019524B" w:rsidRPr="00AE0AA3">
        <w:br/>
        <w:t>The use of AI in job applications is ethical. Using new technology to improve productivity and grow opportunity is the morally right thing to do.</w:t>
      </w:r>
    </w:p>
    <w:p w14:paraId="31B46480" w14:textId="77777777" w:rsidR="00484D17" w:rsidRPr="00AE0AA3" w:rsidRDefault="00484D17" w:rsidP="004F0DA5"/>
    <w:p w14:paraId="7D2491AA" w14:textId="69C47B20" w:rsidR="004F0DA5" w:rsidRPr="00AE0AA3" w:rsidRDefault="004F0DA5" w:rsidP="004F0DA5">
      <w:r w:rsidRPr="00AE0AA3">
        <w:t>Pragmatic/Practical Essay – Universal Health Care</w:t>
      </w:r>
    </w:p>
    <w:p w14:paraId="6FD357E9" w14:textId="77777777" w:rsidR="00D30732" w:rsidRPr="00AE0AA3" w:rsidRDefault="004F0DA5" w:rsidP="00D30732">
      <w:r w:rsidRPr="00AE0AA3">
        <w:rPr>
          <w:b/>
          <w:bCs/>
        </w:rPr>
        <w:t>[Universal Health Care]</w:t>
      </w:r>
      <w:r w:rsidRPr="00AE0AA3">
        <w:br/>
      </w:r>
      <w:r w:rsidRPr="00AE0AA3">
        <w:br/>
      </w:r>
      <w:r w:rsidR="00D30732" w:rsidRPr="00AE0AA3">
        <w:lastRenderedPageBreak/>
        <w:t>Some countries guarantee healthcare to all citizens for free through Universal Health Care (UHC). Just guaranteeing UHC through the law isn’t enough though. The big question is, who will pay for UHC?</w:t>
      </w:r>
    </w:p>
    <w:p w14:paraId="19E0713F" w14:textId="77777777" w:rsidR="00D30732" w:rsidRPr="00AE0AA3" w:rsidRDefault="00D30732" w:rsidP="00D30732">
      <w:r w:rsidRPr="00AE0AA3">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p>
    <w:p w14:paraId="52652B11" w14:textId="77777777" w:rsidR="00D30732" w:rsidRPr="00AE0AA3" w:rsidRDefault="00D30732" w:rsidP="00D30732">
      <w:r w:rsidRPr="00AE0AA3">
        <w:t xml:space="preserve">More healthcare coverage helps American citizens directly. UHC leads to lower healthcare costs, lower </w:t>
      </w:r>
      <w:proofErr w:type="gramStart"/>
      <w:r w:rsidRPr="00AE0AA3">
        <w:t>infant</w:t>
      </w:r>
      <w:proofErr w:type="gramEnd"/>
      <w:r w:rsidRPr="00AE0AA3">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p>
    <w:p w14:paraId="0E321953" w14:textId="77777777" w:rsidR="00D30732" w:rsidRPr="00AE0AA3" w:rsidRDefault="00D30732" w:rsidP="00D30732">
      <w:r w:rsidRPr="00AE0AA3">
        <w:t xml:space="preserve">Health care today costs too much, and America has been spending more money to get worse outcomes. This is unacceptable. American citizens should demand UHC from their government. That way, everyone can benefit from an increased </w:t>
      </w:r>
      <w:proofErr w:type="gramStart"/>
      <w:r w:rsidRPr="00AE0AA3">
        <w:t>life-span</w:t>
      </w:r>
      <w:proofErr w:type="gramEnd"/>
      <w:r w:rsidRPr="00AE0AA3">
        <w:t xml:space="preserve"> and a greater quality of life.</w:t>
      </w:r>
    </w:p>
    <w:p w14:paraId="735DE103" w14:textId="77777777" w:rsidR="00925C90" w:rsidRPr="00AE0AA3" w:rsidRDefault="00925C90" w:rsidP="004F0DA5"/>
    <w:p w14:paraId="1E5A57BD" w14:textId="3B20C622" w:rsidR="004F0DA5" w:rsidRPr="00AE0AA3" w:rsidRDefault="004F0DA5" w:rsidP="004F0DA5">
      <w:r w:rsidRPr="00AE0AA3">
        <w:t>Pragmatic/Practical Essay – Capital Punishment</w:t>
      </w:r>
    </w:p>
    <w:p w14:paraId="0AE4B79E" w14:textId="33C6185A" w:rsidR="004F0DA5" w:rsidRPr="00AE0AA3" w:rsidRDefault="004F0DA5" w:rsidP="004F0DA5">
      <w:r w:rsidRPr="00AE0AA3">
        <w:rPr>
          <w:b/>
          <w:bCs/>
        </w:rPr>
        <w:t>[Capital Punishment]</w:t>
      </w:r>
      <w:r w:rsidRPr="00AE0AA3">
        <w:br/>
      </w:r>
      <w:r w:rsidRPr="00AE0AA3">
        <w:br/>
      </w:r>
      <w:r w:rsidR="00D30732" w:rsidRPr="00AE0AA3">
        <w:t>In many countries, killing is used as punishment for a crime. This is capital punishment (or the death penalty). Should this be used in America?</w:t>
      </w:r>
      <w:r w:rsidR="00D30732" w:rsidRPr="00AE0AA3">
        <w:br/>
      </w:r>
      <w:r w:rsidR="00D30732" w:rsidRPr="00AE0AA3">
        <w:br/>
        <w:t>Many believe that capital punishment is a practical choice. The cost of an execution is a one-time thing. Keeping a criminal in prison instead drains tax dollars for the rest of their life.</w:t>
      </w:r>
      <w:r w:rsidR="00D30732" w:rsidRPr="00AE0AA3">
        <w:br/>
        <w:t>Capital punishment is reasonable because it is proportional. Those who have done good things deserve good treatment. It is likewise rational to punish killers with death. Those who are executed cannot kill again.</w:t>
      </w:r>
      <w:r w:rsidR="00D30732" w:rsidRPr="00AE0AA3">
        <w:br/>
      </w:r>
      <w:r w:rsidR="00D30732" w:rsidRPr="00AE0AA3">
        <w:br/>
        <w:t>Capital punishment is a practical thing to do. Society pays large costs when it keeps its worst criminals alive. America has to allow capital punishment to be used.</w:t>
      </w:r>
    </w:p>
    <w:p w14:paraId="778149FA" w14:textId="77777777" w:rsidR="004F010F" w:rsidRPr="00AE0AA3" w:rsidRDefault="004F010F" w:rsidP="004F010F"/>
    <w:p w14:paraId="7154AFA9" w14:textId="0B327EA9" w:rsidR="004F010F" w:rsidRPr="00AE0AA3" w:rsidRDefault="004F010F" w:rsidP="004F010F">
      <w:r w:rsidRPr="00AE0AA3">
        <w:t>Pragmatic/Practical Essay – AI in the Workplace</w:t>
      </w:r>
    </w:p>
    <w:p w14:paraId="58E3D91C" w14:textId="6F14944B" w:rsidR="004F010F" w:rsidRPr="00AE0AA3" w:rsidRDefault="004F010F" w:rsidP="004F010F">
      <w:r w:rsidRPr="00AE0AA3">
        <w:rPr>
          <w:b/>
          <w:bCs/>
        </w:rPr>
        <w:t>[AI in the Workplace]</w:t>
      </w:r>
      <w:r w:rsidRPr="00AE0AA3">
        <w:br/>
      </w:r>
      <w:r w:rsidRPr="00AE0AA3">
        <w:br/>
        <w:t xml:space="preserve">Artificial intelligence (AI) is the science of making computers that can think like humans. </w:t>
      </w:r>
      <w:r w:rsidRPr="00AE0AA3">
        <w:lastRenderedPageBreak/>
        <w:t>Nowadays, many people use AI as a replacement for traditional writing. However, should ordinary Americans use AI for a job application?</w:t>
      </w:r>
      <w:r w:rsidRPr="00AE0AA3">
        <w:br/>
      </w:r>
      <w:r w:rsidRPr="00AE0AA3">
        <w:br/>
        <w:t>One perspective is that employers are already using these tools, so workers should do the same. Research shows that more than 95% of Fortune 500 companies rely on ‘automated screening’. Additionally, AI can increase weekly application output from ~10 to 30, 40, or even 50! Many Americans will lose or quit a job at some point in their life and getting a new job is a must-have.</w:t>
      </w:r>
      <w:r w:rsidRPr="00AE0AA3">
        <w:br/>
      </w:r>
      <w:r w:rsidRPr="00AE0AA3">
        <w:br/>
        <w:t>The use of AI in job applications is practical. Using new technology to improve productivity and grow opportunity makes economic sense.</w:t>
      </w:r>
    </w:p>
    <w:p w14:paraId="68EAC4FD" w14:textId="77777777" w:rsidR="00E116F2" w:rsidRPr="00AE0AA3" w:rsidRDefault="00E116F2" w:rsidP="00E116F2">
      <w:pPr>
        <w:pStyle w:val="BodyText"/>
      </w:pPr>
    </w:p>
    <w:p w14:paraId="1C98AC99" w14:textId="77777777" w:rsidR="00927723" w:rsidRPr="00AE0AA3" w:rsidRDefault="00927723" w:rsidP="00927723">
      <w:pPr>
        <w:pStyle w:val="Heading4"/>
      </w:pPr>
      <w:r w:rsidRPr="00AE0AA3">
        <w:t>Measures</w:t>
      </w:r>
    </w:p>
    <w:p w14:paraId="675409D6" w14:textId="77777777" w:rsidR="00A84D9E" w:rsidRPr="00AE0AA3" w:rsidRDefault="00A84D9E" w:rsidP="00A84D9E"/>
    <w:p w14:paraId="4CC3F583" w14:textId="13921C4A" w:rsidR="00A84D9E" w:rsidRPr="00AE0AA3" w:rsidRDefault="00A84D9E" w:rsidP="00A84D9E">
      <w:r w:rsidRPr="00AE0AA3">
        <w:t>Ethical Standards of Judgement Questionnaire – Utilitarian Subscale</w:t>
      </w:r>
    </w:p>
    <w:p w14:paraId="14AE6FEB" w14:textId="77777777" w:rsidR="00A84D9E" w:rsidRPr="00AE0AA3" w:rsidRDefault="00A84D9E" w:rsidP="00A84D9E">
      <w:r w:rsidRPr="00AE0AA3">
        <w:rPr>
          <w:noProof/>
        </w:rPr>
        <w:drawing>
          <wp:inline distT="0" distB="0" distL="0" distR="0" wp14:anchorId="78ABBEE1" wp14:editId="13AFC88A">
            <wp:extent cx="5932805" cy="2113915"/>
            <wp:effectExtent l="0" t="0" r="0" b="635"/>
            <wp:docPr id="967572318" name="Picture 2"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2318" name="Picture 2" descr="A screenshot of a survey&#10;&#10;AI-generated content may be incorrect."/>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03084F3C" w14:textId="77777777" w:rsidR="00A84D9E" w:rsidRPr="00AE0AA3" w:rsidRDefault="00A84D9E" w:rsidP="00A84D9E"/>
    <w:p w14:paraId="70D4617F" w14:textId="77777777" w:rsidR="00A84D9E" w:rsidRPr="00AE0AA3" w:rsidRDefault="00A84D9E" w:rsidP="00A84D9E">
      <w:r w:rsidRPr="00AE0AA3">
        <w:t>Ethical Standards of Judgement Questionnaire – Deontological Subscale</w:t>
      </w:r>
    </w:p>
    <w:p w14:paraId="1EAD47E4" w14:textId="77777777" w:rsidR="00A84D9E" w:rsidRPr="00AE0AA3" w:rsidRDefault="00A84D9E" w:rsidP="00A84D9E">
      <w:r w:rsidRPr="00AE0AA3">
        <w:rPr>
          <w:noProof/>
        </w:rPr>
        <w:drawing>
          <wp:inline distT="0" distB="0" distL="0" distR="0" wp14:anchorId="370431C7" wp14:editId="0E55FBF6">
            <wp:extent cx="5939790" cy="1741170"/>
            <wp:effectExtent l="0" t="0" r="3810" b="0"/>
            <wp:docPr id="1941954564" name="Picture 3" descr="A group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4564" name="Picture 3" descr="A group of black dots&#10;&#10;AI-generated content may be incorrect."/>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28223BC8" w14:textId="77777777" w:rsidR="00927723" w:rsidRPr="00AE0AA3" w:rsidRDefault="00927723" w:rsidP="00927723"/>
    <w:p w14:paraId="445C2519" w14:textId="77777777" w:rsidR="00927723" w:rsidRPr="00AE0AA3" w:rsidRDefault="00927723" w:rsidP="00927723">
      <w:r w:rsidRPr="00AE0AA3">
        <w:lastRenderedPageBreak/>
        <w:t>Openness to Belief Change on [Topic] – Example item for UHC</w:t>
      </w:r>
    </w:p>
    <w:p w14:paraId="1E0807D3" w14:textId="77777777" w:rsidR="00927723" w:rsidRPr="00AE0AA3" w:rsidRDefault="00927723" w:rsidP="00927723">
      <w:r w:rsidRPr="00AE0AA3">
        <w:rPr>
          <w:noProof/>
        </w:rPr>
        <w:drawing>
          <wp:inline distT="0" distB="0" distL="0" distR="0" wp14:anchorId="6402BC1E" wp14:editId="27A47555">
            <wp:extent cx="5932805" cy="1741170"/>
            <wp:effectExtent l="0" t="0" r="0" b="0"/>
            <wp:docPr id="206924605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6051" name="Picture 20" descr="A screenshot of a computer&#10;&#10;AI-generated content may be incorrec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3520F807" w14:textId="77777777" w:rsidR="00927723" w:rsidRPr="00AE0AA3" w:rsidRDefault="00927723" w:rsidP="00927723">
      <w:r w:rsidRPr="00AE0AA3">
        <w:t>Moral conviction on [Topic] – Example item for UHC</w:t>
      </w:r>
    </w:p>
    <w:p w14:paraId="4CD7FE3B" w14:textId="77777777" w:rsidR="00927723" w:rsidRPr="00AE0AA3" w:rsidRDefault="00927723" w:rsidP="00927723">
      <w:r w:rsidRPr="00AE0AA3">
        <w:rPr>
          <w:noProof/>
        </w:rPr>
        <w:drawing>
          <wp:inline distT="0" distB="0" distL="0" distR="0" wp14:anchorId="52E7D34A" wp14:editId="6B35F4B9">
            <wp:extent cx="5939790" cy="5010785"/>
            <wp:effectExtent l="0" t="0" r="3810" b="0"/>
            <wp:docPr id="1808624549" name="Picture 21" descr="A white and gray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24549" name="Picture 21" descr="A white and gray text box&#10;&#10;AI-generated content may be incorrec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15410789" w14:textId="77777777" w:rsidR="00927723" w:rsidRPr="00AE0AA3" w:rsidRDefault="00927723" w:rsidP="00927723">
      <w:r w:rsidRPr="00AE0AA3">
        <w:t>Persuasiveness of Essay on [Topic] - Example item for UHC</w:t>
      </w:r>
    </w:p>
    <w:p w14:paraId="7ACACE09" w14:textId="77777777" w:rsidR="00927723" w:rsidRPr="00AE0AA3" w:rsidRDefault="00927723" w:rsidP="00927723">
      <w:r w:rsidRPr="00AE0AA3">
        <w:rPr>
          <w:noProof/>
        </w:rPr>
        <w:lastRenderedPageBreak/>
        <w:drawing>
          <wp:inline distT="0" distB="0" distL="0" distR="0" wp14:anchorId="2B1E5333" wp14:editId="0FFA5BEA">
            <wp:extent cx="5939790" cy="2019300"/>
            <wp:effectExtent l="0" t="0" r="3810" b="0"/>
            <wp:docPr id="907666325" name="Picture 22"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66325" name="Picture 22" descr="A screenshot of a test&#10;&#10;AI-generated content may be incorrec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13640BED" w14:textId="77777777" w:rsidR="00A84D9E" w:rsidRPr="00AE0AA3" w:rsidRDefault="00A84D9E" w:rsidP="00927723"/>
    <w:p w14:paraId="514F231C" w14:textId="77777777" w:rsidR="00927723" w:rsidRPr="00AE0AA3" w:rsidRDefault="00927723" w:rsidP="00927723">
      <w:r w:rsidRPr="00AE0AA3">
        <w:br w:type="page"/>
      </w:r>
    </w:p>
    <w:p w14:paraId="142A2C63" w14:textId="7FFFDB2F" w:rsidR="00E116F2" w:rsidRPr="00AE0AA3" w:rsidRDefault="00B176E4" w:rsidP="00B176E4">
      <w:pPr>
        <w:pStyle w:val="Heading3"/>
      </w:pPr>
      <w:bookmarkStart w:id="63" w:name="_Toc195620972"/>
      <w:r w:rsidRPr="00AE0AA3">
        <w:lastRenderedPageBreak/>
        <w:t>Exploratory Analyses</w:t>
      </w:r>
      <w:bookmarkEnd w:id="63"/>
    </w:p>
    <w:p w14:paraId="2FFC1BF5" w14:textId="77777777" w:rsidR="00B176E4" w:rsidRPr="00AE0AA3" w:rsidRDefault="00B176E4" w:rsidP="00B176E4">
      <w:pPr>
        <w:spacing w:after="100" w:afterAutospacing="1" w:line="480" w:lineRule="auto"/>
        <w:rPr>
          <w:rFonts w:ascii="Calibri" w:eastAsia="Calibri" w:hAnsi="Calibri" w:cs="Times New Roman"/>
          <w:i/>
          <w:iCs/>
        </w:rPr>
      </w:pPr>
    </w:p>
    <w:p w14:paraId="26CBA7E2" w14:textId="5EF31F14" w:rsidR="00B176E4" w:rsidRPr="00AE0AA3" w:rsidRDefault="00B176E4" w:rsidP="00B176E4">
      <w:pPr>
        <w:spacing w:after="100" w:afterAutospacing="1" w:line="480" w:lineRule="auto"/>
        <w:rPr>
          <w:rFonts w:ascii="Calibri" w:eastAsia="Calibri" w:hAnsi="Calibri" w:cs="Times New Roman"/>
          <w:i/>
          <w:iCs/>
        </w:rPr>
      </w:pPr>
      <w:r w:rsidRPr="00AE0AA3">
        <w:rPr>
          <w:rFonts w:ascii="Calibri" w:eastAsia="Calibri" w:hAnsi="Calibri" w:cs="Times New Roman"/>
          <w:i/>
          <w:iCs/>
        </w:rPr>
        <w:t>Individual Difference Measures</w:t>
      </w:r>
    </w:p>
    <w:p w14:paraId="6DF44292" w14:textId="77777777" w:rsidR="00B176E4" w:rsidRPr="00AE0AA3" w:rsidRDefault="00B176E4" w:rsidP="00B176E4">
      <w:pPr>
        <w:spacing w:after="100" w:afterAutospacing="1" w:line="480" w:lineRule="auto"/>
        <w:ind w:firstLine="720"/>
        <w:rPr>
          <w:rFonts w:ascii="Calibri" w:eastAsia="Calibri" w:hAnsi="Calibri" w:cs="Calibri"/>
        </w:rPr>
      </w:pPr>
      <w:r w:rsidRPr="00AE0AA3">
        <w:rPr>
          <w:rFonts w:ascii="Calibri" w:hAnsi="Calibri" w:cs="Calibri"/>
        </w:rPr>
        <w:t xml:space="preserve">Before examining the hypotheses, we examined whether participants differed in openness to belief change on the three topics. A </w:t>
      </w:r>
      <w:r w:rsidRPr="00AE0AA3">
        <w:rPr>
          <w:rFonts w:ascii="Calibri" w:eastAsia="Calibri" w:hAnsi="Calibri" w:cs="Calibri"/>
        </w:rPr>
        <w:t>one-way ANOVA revealed that there was a statistically significant difference in openness to belief change (</w:t>
      </w:r>
      <w:r w:rsidRPr="00AE0AA3">
        <w:rPr>
          <w:rFonts w:ascii="Calibri" w:eastAsia="Calibri" w:hAnsi="Calibri" w:cs="Calibri"/>
          <w:i/>
          <w:iCs/>
        </w:rPr>
        <w:t>F</w:t>
      </w:r>
      <w:r w:rsidRPr="00AE0AA3">
        <w:rPr>
          <w:rFonts w:ascii="Calibri" w:eastAsia="Calibri" w:hAnsi="Calibri" w:cs="Calibri"/>
        </w:rPr>
        <w:t xml:space="preserve"> (2, 1470) = 37.44, </w:t>
      </w:r>
      <w:r w:rsidRPr="00AE0AA3">
        <w:rPr>
          <w:rFonts w:ascii="Calibri" w:eastAsia="Calibri" w:hAnsi="Calibri" w:cs="Calibri"/>
          <w:i/>
          <w:iCs/>
        </w:rPr>
        <w:t>p</w:t>
      </w:r>
      <w:r w:rsidRPr="00AE0AA3">
        <w:rPr>
          <w:rFonts w:ascii="Calibri" w:eastAsia="Calibri" w:hAnsi="Calibri" w:cs="Calibri"/>
        </w:rPr>
        <w:t xml:space="preserve"> &lt; .001). A post hoc Tukey test showed that all three of our topics had significant differences in baseline openness to belief change at p &lt; .05. Compared to our exploratory analysis from Study 2, we replicated the result that support for UHC is seen as significantly more open to belief change than the topic of capital punishment. Additionally, we see significant differences for openness to belief change regarding AI in the workplace, which we did not see for our other two topics in Study 2 (climate change and exercise). This baseline difference in openness to belief change was relevant because t</w:t>
      </w:r>
      <w:r w:rsidRPr="00AE0AA3">
        <w:rPr>
          <w:rFonts w:ascii="Calibri" w:eastAsia="Calibri" w:hAnsi="Calibri" w:cs="Times New Roman"/>
        </w:rPr>
        <w:t xml:space="preserve">here was a significant main effect of openness to belief change on support for: 1) </w:t>
      </w:r>
      <w:r w:rsidRPr="00AE0AA3">
        <w:rPr>
          <w:rFonts w:ascii="Calibri" w:eastAsia="Calibri" w:hAnsi="Calibri" w:cs="Times New Roman"/>
          <w:u w:val="single"/>
        </w:rPr>
        <w:t>Universal Health Care</w:t>
      </w:r>
      <w:r w:rsidRPr="00AE0AA3">
        <w:rPr>
          <w:rFonts w:ascii="Calibri" w:eastAsia="Calibri" w:hAnsi="Calibri" w:cs="Times New Roman"/>
        </w:rPr>
        <w:t xml:space="preserve">, (ß= 0.0629, </w:t>
      </w:r>
      <w:r w:rsidRPr="00AE0AA3">
        <w:rPr>
          <w:rFonts w:ascii="Calibri" w:eastAsia="Calibri" w:hAnsi="Calibri" w:cs="Times New Roman"/>
          <w:i/>
          <w:iCs/>
        </w:rPr>
        <w:t>p</w:t>
      </w:r>
      <w:r w:rsidRPr="00AE0AA3">
        <w:rPr>
          <w:rFonts w:ascii="Calibri" w:eastAsia="Calibri" w:hAnsi="Calibri" w:cs="Times New Roman"/>
        </w:rPr>
        <w:t xml:space="preserve"> = 0.05); 2) </w:t>
      </w:r>
      <w:r w:rsidRPr="00AE0AA3">
        <w:rPr>
          <w:rFonts w:ascii="Calibri" w:eastAsia="Calibri" w:hAnsi="Calibri" w:cs="Times New Roman"/>
          <w:u w:val="single"/>
        </w:rPr>
        <w:t>Capital Punishment</w:t>
      </w:r>
      <w:r w:rsidRPr="00AE0AA3">
        <w:rPr>
          <w:rFonts w:ascii="Calibri" w:eastAsia="Calibri" w:hAnsi="Calibri" w:cs="Times New Roman"/>
        </w:rPr>
        <w:t xml:space="preserve">, (ß= 0.121, </w:t>
      </w:r>
      <w:r w:rsidRPr="00AE0AA3">
        <w:rPr>
          <w:rFonts w:ascii="Calibri" w:eastAsia="Calibri" w:hAnsi="Calibri" w:cs="Times New Roman"/>
          <w:i/>
          <w:iCs/>
        </w:rPr>
        <w:t>p</w:t>
      </w:r>
      <w:r w:rsidRPr="00AE0AA3">
        <w:rPr>
          <w:rFonts w:ascii="Calibri" w:eastAsia="Calibri" w:hAnsi="Calibri" w:cs="Times New Roman"/>
        </w:rPr>
        <w:t xml:space="preserve"> &lt; .001); and 3) </w:t>
      </w:r>
      <w:r w:rsidRPr="00AE0AA3">
        <w:rPr>
          <w:rFonts w:ascii="Calibri" w:eastAsia="Calibri" w:hAnsi="Calibri" w:cs="Times New Roman"/>
          <w:u w:val="single"/>
        </w:rPr>
        <w:t>AI in the Workplace</w:t>
      </w:r>
      <w:r w:rsidRPr="00AE0AA3">
        <w:rPr>
          <w:rFonts w:ascii="Calibri" w:eastAsia="Calibri" w:hAnsi="Calibri" w:cs="Times New Roman"/>
        </w:rPr>
        <w:t xml:space="preserve">, (ß= 0.1745, </w:t>
      </w:r>
      <w:r w:rsidRPr="00AE0AA3">
        <w:rPr>
          <w:rFonts w:ascii="Calibri" w:eastAsia="Calibri" w:hAnsi="Calibri" w:cs="Times New Roman"/>
          <w:i/>
          <w:iCs/>
        </w:rPr>
        <w:t>p</w:t>
      </w:r>
      <w:r w:rsidRPr="00AE0AA3">
        <w:rPr>
          <w:rFonts w:ascii="Calibri" w:eastAsia="Calibri" w:hAnsi="Calibri" w:cs="Times New Roman"/>
        </w:rPr>
        <w:t xml:space="preserve"> &lt; .001).</w:t>
      </w:r>
      <w:r w:rsidRPr="00AE0AA3">
        <w:rPr>
          <w:rFonts w:ascii="Calibri" w:eastAsia="Calibri" w:hAnsi="Calibri" w:cs="Calibri"/>
        </w:rPr>
        <w:t xml:space="preserve"> </w:t>
      </w:r>
    </w:p>
    <w:p w14:paraId="4EAAC117"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rPr>
        <w:t>We also compared ratings of familiarity across the three topics, and a one-way ANOVA revealed that there was a significant main effect of topic familiarity (</w:t>
      </w:r>
      <w:r w:rsidRPr="00AE0AA3">
        <w:rPr>
          <w:rFonts w:ascii="Calibri" w:eastAsia="Calibri" w:hAnsi="Calibri" w:cs="Times New Roman"/>
          <w:i/>
          <w:iCs/>
        </w:rPr>
        <w:t>F</w:t>
      </w:r>
      <w:r w:rsidRPr="00AE0AA3">
        <w:rPr>
          <w:rFonts w:ascii="Calibri" w:eastAsia="Calibri" w:hAnsi="Calibri" w:cs="Times New Roman"/>
        </w:rPr>
        <w:t xml:space="preserve"> (2, 1470) = 132.7, </w:t>
      </w:r>
      <w:r w:rsidRPr="00AE0AA3">
        <w:rPr>
          <w:rFonts w:ascii="Calibri" w:eastAsia="Calibri" w:hAnsi="Calibri" w:cs="Times New Roman"/>
          <w:i/>
          <w:iCs/>
        </w:rPr>
        <w:t>p</w:t>
      </w:r>
      <w:r w:rsidRPr="00AE0AA3">
        <w:rPr>
          <w:rFonts w:ascii="Calibri" w:eastAsia="Calibri" w:hAnsi="Calibri" w:cs="Times New Roman"/>
        </w:rPr>
        <w:t xml:space="preserve"> &lt; .001). A post hoc Tukey test showed that all three of our topics had significant differences in topic familiarity at p &lt; .05. We found that, contrary to </w:t>
      </w:r>
      <w:r w:rsidRPr="00AE0AA3">
        <w:rPr>
          <w:rFonts w:ascii="Calibri" w:eastAsia="Calibri" w:hAnsi="Calibri" w:cs="Times New Roman"/>
          <w:i/>
          <w:iCs/>
        </w:rPr>
        <w:t>a-priori</w:t>
      </w:r>
      <w:r w:rsidRPr="00AE0AA3">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w:t>
      </w:r>
      <w:r w:rsidRPr="00AE0AA3">
        <w:rPr>
          <w:rFonts w:ascii="Calibri" w:eastAsia="Calibri" w:hAnsi="Calibri" w:cs="Times New Roman"/>
        </w:rPr>
        <w:lastRenderedPageBreak/>
        <w:t>firmly in the range of ‘moderately’ familiar, which is unexpected, given the relative novelty of the field of AI as a whole (as compared to universal health care, or capital punishment, which has been in existence for decades).</w:t>
      </w:r>
    </w:p>
    <w:p w14:paraId="07BE787C"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One additional exploratory analysis was to determine if the effects of the social consensus and moral conviction manipulations were related to </w:t>
      </w:r>
      <w:proofErr w:type="gramStart"/>
      <w:r w:rsidRPr="00AE0AA3">
        <w:rPr>
          <w:rFonts w:ascii="Calibri" w:eastAsia="Calibri" w:hAnsi="Calibri" w:cs="Times New Roman"/>
        </w:rPr>
        <w:t>initial</w:t>
      </w:r>
      <w:proofErr w:type="gramEnd"/>
      <w:r w:rsidRPr="00AE0AA3">
        <w:rPr>
          <w:rFonts w:ascii="Calibri" w:eastAsia="Calibri" w:hAnsi="Calibri" w:cs="Times New Roman"/>
        </w:rPr>
        <w:t xml:space="preserve"> level of support for a topic. We performed this exploratory analysis by first creating a categorical variable based on initial level of support, wherein participants that rated initial support from -50 to -5 were classified as ‘negative’, -5 to 5 were classified as ‘neutral’, and 5 to 50 were classified as ‘positive’. Then, our analysis was the same analysis as that done for H1, but with the addition of ‘initial level of support by category’ as an interaction with our original two-way interaction between social consensus and moral conviction condition (e.g., we are also looking at a potential three-way interaction). The table below indicates how many </w:t>
      </w:r>
      <w:proofErr w:type="gramStart"/>
      <w:r w:rsidRPr="00AE0AA3">
        <w:rPr>
          <w:rFonts w:ascii="Calibri" w:eastAsia="Calibri" w:hAnsi="Calibri" w:cs="Times New Roman"/>
        </w:rPr>
        <w:t>individuals</w:t>
      </w:r>
      <w:proofErr w:type="gramEnd"/>
      <w:r w:rsidRPr="00AE0AA3">
        <w:rPr>
          <w:rFonts w:ascii="Calibri" w:eastAsia="Calibri" w:hAnsi="Calibri" w:cs="Times New Roman"/>
        </w:rPr>
        <w:t xml:space="preserve"> were in each </w:t>
      </w:r>
      <w:proofErr w:type="gramStart"/>
      <w:r w:rsidRPr="00AE0AA3">
        <w:rPr>
          <w:rFonts w:ascii="Calibri" w:eastAsia="Calibri" w:hAnsi="Calibri" w:cs="Times New Roman"/>
        </w:rPr>
        <w:t>category,</w:t>
      </w:r>
      <w:proofErr w:type="gramEnd"/>
      <w:r w:rsidRPr="00AE0AA3">
        <w:rPr>
          <w:rFonts w:ascii="Calibri" w:eastAsia="Calibri" w:hAnsi="Calibri" w:cs="Times New Roman"/>
        </w:rPr>
        <w:t xml:space="preserve"> for each topic. Additionally, the graphs below </w:t>
      </w:r>
      <w:proofErr w:type="gramStart"/>
      <w:r w:rsidRPr="00AE0AA3">
        <w:rPr>
          <w:rFonts w:ascii="Calibri" w:eastAsia="Calibri" w:hAnsi="Calibri" w:cs="Times New Roman"/>
        </w:rPr>
        <w:t>shows</w:t>
      </w:r>
      <w:proofErr w:type="gramEnd"/>
      <w:r w:rsidRPr="00AE0AA3">
        <w:rPr>
          <w:rFonts w:ascii="Calibri" w:eastAsia="Calibri" w:hAnsi="Calibri" w:cs="Times New Roman"/>
        </w:rPr>
        <w:t xml:space="preserve"> how this pattern of results repeats across all three topics.</w:t>
      </w:r>
    </w:p>
    <w:tbl>
      <w:tblPr>
        <w:tblStyle w:val="TableGrid"/>
        <w:tblW w:w="0" w:type="auto"/>
        <w:tblLook w:val="04A0" w:firstRow="1" w:lastRow="0" w:firstColumn="1" w:lastColumn="0" w:noHBand="0" w:noVBand="1"/>
      </w:tblPr>
      <w:tblGrid>
        <w:gridCol w:w="2337"/>
        <w:gridCol w:w="2337"/>
        <w:gridCol w:w="2338"/>
        <w:gridCol w:w="2338"/>
      </w:tblGrid>
      <w:tr w:rsidR="00B176E4" w:rsidRPr="00AE0AA3" w14:paraId="415D6148" w14:textId="77777777" w:rsidTr="00630FB2">
        <w:tc>
          <w:tcPr>
            <w:tcW w:w="2337" w:type="dxa"/>
          </w:tcPr>
          <w:p w14:paraId="3120DA74" w14:textId="77777777" w:rsidR="00B176E4" w:rsidRPr="00AE0AA3" w:rsidRDefault="00B176E4" w:rsidP="00630FB2">
            <w:pPr>
              <w:spacing w:after="100" w:afterAutospacing="1" w:line="480" w:lineRule="auto"/>
              <w:rPr>
                <w:rFonts w:ascii="Calibri" w:eastAsia="Calibri" w:hAnsi="Calibri" w:cs="Times New Roman"/>
              </w:rPr>
            </w:pPr>
          </w:p>
        </w:tc>
        <w:tc>
          <w:tcPr>
            <w:tcW w:w="2337" w:type="dxa"/>
          </w:tcPr>
          <w:p w14:paraId="546970D3"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Negative</w:t>
            </w:r>
          </w:p>
        </w:tc>
        <w:tc>
          <w:tcPr>
            <w:tcW w:w="2338" w:type="dxa"/>
          </w:tcPr>
          <w:p w14:paraId="6C1A42F0"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Neutral</w:t>
            </w:r>
          </w:p>
        </w:tc>
        <w:tc>
          <w:tcPr>
            <w:tcW w:w="2338" w:type="dxa"/>
          </w:tcPr>
          <w:p w14:paraId="4686EDCB"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Positive</w:t>
            </w:r>
          </w:p>
        </w:tc>
      </w:tr>
      <w:tr w:rsidR="00B176E4" w:rsidRPr="00AE0AA3" w14:paraId="00981683" w14:textId="77777777" w:rsidTr="00630FB2">
        <w:tc>
          <w:tcPr>
            <w:tcW w:w="2337" w:type="dxa"/>
          </w:tcPr>
          <w:p w14:paraId="3669ED82"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UHC</w:t>
            </w:r>
          </w:p>
        </w:tc>
        <w:tc>
          <w:tcPr>
            <w:tcW w:w="2337" w:type="dxa"/>
          </w:tcPr>
          <w:p w14:paraId="18C972B7"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72</w:t>
            </w:r>
          </w:p>
        </w:tc>
        <w:tc>
          <w:tcPr>
            <w:tcW w:w="2338" w:type="dxa"/>
          </w:tcPr>
          <w:p w14:paraId="03428BD5"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47</w:t>
            </w:r>
          </w:p>
        </w:tc>
        <w:tc>
          <w:tcPr>
            <w:tcW w:w="2338" w:type="dxa"/>
          </w:tcPr>
          <w:p w14:paraId="2AFB2A72"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372</w:t>
            </w:r>
          </w:p>
        </w:tc>
      </w:tr>
      <w:tr w:rsidR="00B176E4" w:rsidRPr="00AE0AA3" w14:paraId="0DF78C23" w14:textId="77777777" w:rsidTr="00630FB2">
        <w:tc>
          <w:tcPr>
            <w:tcW w:w="2337" w:type="dxa"/>
          </w:tcPr>
          <w:p w14:paraId="65A44175"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Capital Punishment</w:t>
            </w:r>
          </w:p>
        </w:tc>
        <w:tc>
          <w:tcPr>
            <w:tcW w:w="2337" w:type="dxa"/>
          </w:tcPr>
          <w:p w14:paraId="6970033D"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260</w:t>
            </w:r>
          </w:p>
        </w:tc>
        <w:tc>
          <w:tcPr>
            <w:tcW w:w="2338" w:type="dxa"/>
          </w:tcPr>
          <w:p w14:paraId="09392962"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51</w:t>
            </w:r>
          </w:p>
        </w:tc>
        <w:tc>
          <w:tcPr>
            <w:tcW w:w="2338" w:type="dxa"/>
          </w:tcPr>
          <w:p w14:paraId="70F54F7E"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180</w:t>
            </w:r>
          </w:p>
        </w:tc>
      </w:tr>
      <w:tr w:rsidR="00B176E4" w:rsidRPr="00AE0AA3" w14:paraId="00627903" w14:textId="77777777" w:rsidTr="00630FB2">
        <w:tc>
          <w:tcPr>
            <w:tcW w:w="2337" w:type="dxa"/>
          </w:tcPr>
          <w:p w14:paraId="6CC7DBD3"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AI in the Workplace</w:t>
            </w:r>
          </w:p>
        </w:tc>
        <w:tc>
          <w:tcPr>
            <w:tcW w:w="2337" w:type="dxa"/>
          </w:tcPr>
          <w:p w14:paraId="4A4927EF"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279</w:t>
            </w:r>
          </w:p>
        </w:tc>
        <w:tc>
          <w:tcPr>
            <w:tcW w:w="2338" w:type="dxa"/>
          </w:tcPr>
          <w:p w14:paraId="738DE672"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50</w:t>
            </w:r>
          </w:p>
        </w:tc>
        <w:tc>
          <w:tcPr>
            <w:tcW w:w="2338" w:type="dxa"/>
          </w:tcPr>
          <w:p w14:paraId="25CE8F76"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162</w:t>
            </w:r>
          </w:p>
        </w:tc>
      </w:tr>
    </w:tbl>
    <w:p w14:paraId="5CC92514" w14:textId="77777777" w:rsidR="00B176E4" w:rsidRPr="00AE0AA3" w:rsidRDefault="00B176E4" w:rsidP="00B176E4">
      <w:pPr>
        <w:spacing w:after="100" w:afterAutospacing="1" w:line="480" w:lineRule="auto"/>
        <w:ind w:firstLine="720"/>
        <w:rPr>
          <w:rFonts w:ascii="Calibri" w:eastAsia="Calibri" w:hAnsi="Calibri" w:cs="Times New Roman"/>
        </w:rPr>
      </w:pPr>
    </w:p>
    <w:p w14:paraId="2BA06AED"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noProof/>
        </w:rPr>
        <w:lastRenderedPageBreak/>
        <w:drawing>
          <wp:inline distT="0" distB="0" distL="0" distR="0" wp14:anchorId="0824239D" wp14:editId="6D76FA5A">
            <wp:extent cx="5287754" cy="3686175"/>
            <wp:effectExtent l="0" t="0" r="8255" b="0"/>
            <wp:docPr id="1493724063" name="Content Placeholder 5" descr="A graph of a patient&#10;&#10;AI-generated content may be incorrect.">
              <a:extLst xmlns:a="http://schemas.openxmlformats.org/drawingml/2006/main">
                <a:ext uri="{FF2B5EF4-FFF2-40B4-BE49-F238E27FC236}">
                  <a16:creationId xmlns:a16="http://schemas.microsoft.com/office/drawing/2014/main" id="{2A5129C3-C02B-0F4C-C8E7-139233CD7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patient&#10;&#10;AI-generated content may be incorrect.">
                      <a:extLst>
                        <a:ext uri="{FF2B5EF4-FFF2-40B4-BE49-F238E27FC236}">
                          <a16:creationId xmlns:a16="http://schemas.microsoft.com/office/drawing/2014/main" id="{2A5129C3-C02B-0F4C-C8E7-139233CD7C7B}"/>
                        </a:ext>
                      </a:extLst>
                    </pic:cNvPr>
                    <pic:cNvPicPr>
                      <a:picLocks noGrp="1" noChangeAspect="1"/>
                    </pic:cNvPicPr>
                  </pic:nvPicPr>
                  <pic:blipFill>
                    <a:blip r:embed="rId118">
                      <a:extLst>
                        <a:ext uri="{28A0092B-C50C-407E-A947-70E740481C1C}">
                          <a14:useLocalDpi xmlns:a14="http://schemas.microsoft.com/office/drawing/2010/main" val="0"/>
                        </a:ext>
                      </a:extLst>
                    </a:blip>
                    <a:srcRect/>
                    <a:stretch/>
                  </pic:blipFill>
                  <pic:spPr>
                    <a:xfrm>
                      <a:off x="0" y="0"/>
                      <a:ext cx="5294333" cy="3690761"/>
                    </a:xfrm>
                    <a:prstGeom prst="rect">
                      <a:avLst/>
                    </a:prstGeom>
                  </pic:spPr>
                </pic:pic>
              </a:graphicData>
            </a:graphic>
          </wp:inline>
        </w:drawing>
      </w:r>
    </w:p>
    <w:p w14:paraId="4432D539"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noProof/>
        </w:rPr>
        <w:drawing>
          <wp:inline distT="0" distB="0" distL="0" distR="0" wp14:anchorId="086F3101" wp14:editId="2CB7B2D4">
            <wp:extent cx="4981575" cy="3472733"/>
            <wp:effectExtent l="0" t="0" r="0" b="0"/>
            <wp:docPr id="6" name="Content Placeholder 5" descr="A graph of a graph&#10;&#10;AI-generated content may be incorrect.">
              <a:extLst xmlns:a="http://schemas.openxmlformats.org/drawingml/2006/main">
                <a:ext uri="{FF2B5EF4-FFF2-40B4-BE49-F238E27FC236}">
                  <a16:creationId xmlns:a16="http://schemas.microsoft.com/office/drawing/2014/main" id="{EA2056CA-EFED-4A50-20B7-5E066F4F2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graph&#10;&#10;AI-generated content may be incorrect.">
                      <a:extLst>
                        <a:ext uri="{FF2B5EF4-FFF2-40B4-BE49-F238E27FC236}">
                          <a16:creationId xmlns:a16="http://schemas.microsoft.com/office/drawing/2014/main" id="{EA2056CA-EFED-4A50-20B7-5E066F4F289E}"/>
                        </a:ext>
                      </a:extLst>
                    </pic:cNvPr>
                    <pic:cNvPicPr>
                      <a:picLocks noGrp="1" noChangeAspect="1"/>
                    </pic:cNvPicPr>
                  </pic:nvPicPr>
                  <pic:blipFill>
                    <a:blip r:embed="rId119">
                      <a:extLst>
                        <a:ext uri="{28A0092B-C50C-407E-A947-70E740481C1C}">
                          <a14:useLocalDpi xmlns:a14="http://schemas.microsoft.com/office/drawing/2010/main" val="0"/>
                        </a:ext>
                      </a:extLst>
                    </a:blip>
                    <a:srcRect/>
                    <a:stretch/>
                  </pic:blipFill>
                  <pic:spPr>
                    <a:xfrm>
                      <a:off x="0" y="0"/>
                      <a:ext cx="4986317" cy="3476039"/>
                    </a:xfrm>
                    <a:prstGeom prst="rect">
                      <a:avLst/>
                    </a:prstGeom>
                  </pic:spPr>
                </pic:pic>
              </a:graphicData>
            </a:graphic>
          </wp:inline>
        </w:drawing>
      </w:r>
    </w:p>
    <w:p w14:paraId="6D2ABE5A"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noProof/>
        </w:rPr>
        <w:lastRenderedPageBreak/>
        <w:drawing>
          <wp:inline distT="0" distB="0" distL="0" distR="0" wp14:anchorId="1E544316" wp14:editId="219E7531">
            <wp:extent cx="5191125" cy="3618813"/>
            <wp:effectExtent l="0" t="0" r="0" b="1270"/>
            <wp:docPr id="573553403" name="Content Placeholder 5" descr="A graph with lines and dots&#10;&#10;AI-generated content may be incorrect.">
              <a:extLst xmlns:a="http://schemas.openxmlformats.org/drawingml/2006/main">
                <a:ext uri="{FF2B5EF4-FFF2-40B4-BE49-F238E27FC236}">
                  <a16:creationId xmlns:a16="http://schemas.microsoft.com/office/drawing/2014/main" id="{CD8B89D3-B109-47BC-33C0-1A49C1700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553403" name="Content Placeholder 5" descr="A graph with lines and dots&#10;&#10;AI-generated content may be incorrect.">
                      <a:extLst>
                        <a:ext uri="{FF2B5EF4-FFF2-40B4-BE49-F238E27FC236}">
                          <a16:creationId xmlns:a16="http://schemas.microsoft.com/office/drawing/2014/main" id="{CD8B89D3-B109-47BC-33C0-1A49C1700B47}"/>
                        </a:ext>
                      </a:extLst>
                    </pic:cNvPr>
                    <pic:cNvPicPr>
                      <a:picLocks noGrp="1" noChangeAspect="1"/>
                    </pic:cNvPicPr>
                  </pic:nvPicPr>
                  <pic:blipFill>
                    <a:blip r:embed="rId120">
                      <a:extLst>
                        <a:ext uri="{28A0092B-C50C-407E-A947-70E740481C1C}">
                          <a14:useLocalDpi xmlns:a14="http://schemas.microsoft.com/office/drawing/2010/main" val="0"/>
                        </a:ext>
                      </a:extLst>
                    </a:blip>
                    <a:srcRect/>
                    <a:stretch/>
                  </pic:blipFill>
                  <pic:spPr>
                    <a:xfrm>
                      <a:off x="0" y="0"/>
                      <a:ext cx="5194148" cy="3620920"/>
                    </a:xfrm>
                    <a:prstGeom prst="rect">
                      <a:avLst/>
                    </a:prstGeom>
                  </pic:spPr>
                </pic:pic>
              </a:graphicData>
            </a:graphic>
          </wp:inline>
        </w:drawing>
      </w:r>
    </w:p>
    <w:p w14:paraId="1BD569F3" w14:textId="77777777" w:rsidR="00B176E4" w:rsidRPr="00AE0AA3" w:rsidRDefault="00B176E4" w:rsidP="00B176E4">
      <w:pPr>
        <w:spacing w:after="100" w:afterAutospacing="1" w:line="480" w:lineRule="auto"/>
        <w:ind w:firstLine="720"/>
      </w:pPr>
      <w:r w:rsidRPr="00AE0AA3">
        <w:rPr>
          <w:rFonts w:ascii="Calibri" w:eastAsia="Calibri" w:hAnsi="Calibri" w:cs="Times New Roman"/>
        </w:rPr>
        <w:t xml:space="preserve">Our exploratory analysis on the effect of initial support for a topic by category (e.g., negative, neutral, or positive) revealed that there was a significant two-way interaction between social consensus and initial categorically positive support (ß = -9.86, </w:t>
      </w:r>
      <w:r w:rsidRPr="00AE0AA3">
        <w:rPr>
          <w:rFonts w:ascii="Calibri" w:eastAsia="Calibri" w:hAnsi="Calibri" w:cs="Times New Roman"/>
          <w:i/>
          <w:iCs/>
        </w:rPr>
        <w:t>p</w:t>
      </w:r>
      <w:r w:rsidRPr="00AE0AA3">
        <w:rPr>
          <w:rFonts w:ascii="Calibri" w:eastAsia="Calibri" w:hAnsi="Calibri" w:cs="Times New Roman"/>
        </w:rPr>
        <w:t xml:space="preserve"> = 0.0420) and a significant three-way interaction between conviction condition, social consensus, and categorically positive support (ß = 14.18, </w:t>
      </w:r>
      <w:r w:rsidRPr="00AE0AA3">
        <w:rPr>
          <w:rFonts w:ascii="Calibri" w:eastAsia="Calibri" w:hAnsi="Calibri" w:cs="Times New Roman"/>
          <w:i/>
          <w:iCs/>
        </w:rPr>
        <w:t>p</w:t>
      </w:r>
      <w:r w:rsidRPr="00AE0AA3">
        <w:rPr>
          <w:rFonts w:ascii="Calibri" w:eastAsia="Calibri" w:hAnsi="Calibri" w:cs="Times New Roman"/>
        </w:rPr>
        <w:t xml:space="preserve"> = 0.0463) for the topic of UHC, but not for capital punishment or usage of AI in the workplace. </w:t>
      </w:r>
      <w:r w:rsidRPr="00AE0AA3">
        <w:rPr>
          <w:rFonts w:ascii="Calibri" w:eastAsia="Calibri" w:hAnsi="Calibri" w:cs="Times New Roman"/>
          <w:szCs w:val="24"/>
        </w:rPr>
        <w:t>Primarily, the pattern indicated that the effect of the interventions on support is significantly greater for those starting at a negative or neutral level of support. Given that all interventions resulted in an increase in support, this is perhaps indicative of a ceiling effect.</w:t>
      </w:r>
    </w:p>
    <w:p w14:paraId="654E4E71" w14:textId="77777777" w:rsidR="00B176E4" w:rsidRPr="00AE0AA3" w:rsidRDefault="00B176E4" w:rsidP="00B176E4">
      <w:pPr>
        <w:spacing w:after="100" w:afterAutospacing="1" w:line="480" w:lineRule="auto"/>
        <w:ind w:firstLine="720"/>
      </w:pPr>
      <w:r w:rsidRPr="00AE0AA3">
        <w:t>Lastly,</w:t>
      </w:r>
      <w:r w:rsidRPr="00AE0AA3">
        <w:rPr>
          <w:rFonts w:ascii="Calibri" w:eastAsia="Calibri" w:hAnsi="Calibri" w:cs="Times New Roman"/>
        </w:rPr>
        <w:t xml:space="preserve"> a sensitivity analysis indicated that, in theory, unobserved confounders explaining 7.71% of the residual variance for both the treatment and outcome would be sufficiently strong </w:t>
      </w:r>
      <w:r w:rsidRPr="00AE0AA3">
        <w:rPr>
          <w:rFonts w:ascii="Calibri" w:eastAsia="Calibri" w:hAnsi="Calibri" w:cs="Times New Roman"/>
        </w:rPr>
        <w:lastRenderedPageBreak/>
        <w:t>to explain away all the observed effect. Conversely, this indicates that unobserved confounders that do not explain at least 7.71% of the residual variance for both the treatment and the outcome would not be sufficiently strong enough to explain our observed effect.</w:t>
      </w:r>
      <w:r w:rsidRPr="00AE0AA3">
        <w:rPr>
          <w:rFonts w:ascii="Calibri" w:eastAsia="Calibri" w:hAnsi="Calibri" w:cs="Times New Roman"/>
          <w:szCs w:val="24"/>
        </w:rPr>
        <w:t xml:space="preserve"> </w:t>
      </w:r>
    </w:p>
    <w:p w14:paraId="2A38036E" w14:textId="77777777" w:rsidR="00235E75" w:rsidRPr="00AE0AA3" w:rsidRDefault="00235E75" w:rsidP="00E116F2">
      <w:pPr>
        <w:pStyle w:val="BodyText"/>
      </w:pPr>
    </w:p>
    <w:p w14:paraId="3BFFBD9D" w14:textId="5C579CA4" w:rsidR="0078572C" w:rsidRPr="00AE0AA3" w:rsidRDefault="00235E75" w:rsidP="0078572C">
      <w:pPr>
        <w:pStyle w:val="Heading1"/>
      </w:pPr>
      <w:r w:rsidRPr="00AE0AA3">
        <w:br w:type="page"/>
      </w:r>
      <w:bookmarkStart w:id="64" w:name="_Toc195620973"/>
      <w:r w:rsidR="0078572C" w:rsidRPr="00AE0AA3">
        <w:lastRenderedPageBreak/>
        <w:t>VITA</w:t>
      </w:r>
      <w:bookmarkEnd w:id="64"/>
    </w:p>
    <w:p w14:paraId="5D19F1E5" w14:textId="77777777" w:rsidR="0078572C" w:rsidRPr="00AE0AA3" w:rsidRDefault="0078572C" w:rsidP="0078572C">
      <w:pPr>
        <w:jc w:val="center"/>
      </w:pPr>
    </w:p>
    <w:p w14:paraId="1F33C1B2" w14:textId="4BE0B487" w:rsidR="00BB2656" w:rsidRDefault="0088719E" w:rsidP="00676051">
      <w:r>
        <w:t>Sean Xiaohao Duan</w:t>
      </w:r>
      <w:r w:rsidR="00BB2656">
        <w:t xml:space="preserve"> was born in </w:t>
      </w:r>
      <w:r>
        <w:t xml:space="preserve">Lanzhou, China. He then immigrated with his mother and father to America – First to Pennsylvania, then to Iowa, then Missouri. </w:t>
      </w:r>
      <w:r w:rsidR="00E07AFB">
        <w:t xml:space="preserve">He loves to read, think critically about human decision making, and build/test statistical models. </w:t>
      </w:r>
      <w:r>
        <w:t>He</w:t>
      </w:r>
      <w:r w:rsidR="00BB2656">
        <w:t xml:space="preserve"> received </w:t>
      </w:r>
      <w:r>
        <w:t>his</w:t>
      </w:r>
      <w:r w:rsidR="00BB2656">
        <w:t xml:space="preserve"> </w:t>
      </w:r>
      <w:r w:rsidR="005E7A6D">
        <w:t>bachelor’s degree in biology and psychology</w:t>
      </w:r>
      <w:r>
        <w:t xml:space="preserve">, two </w:t>
      </w:r>
      <w:r w:rsidR="005E7A6D">
        <w:t>master’s degrees in psychology</w:t>
      </w:r>
      <w:r>
        <w:t xml:space="preserve"> and </w:t>
      </w:r>
      <w:r w:rsidR="005E7A6D">
        <w:t>s</w:t>
      </w:r>
      <w:r>
        <w:t xml:space="preserve">tatistics, and a PhD </w:t>
      </w:r>
      <w:r w:rsidR="005E7A6D">
        <w:t>in quantitative psychology</w:t>
      </w:r>
      <w:r w:rsidR="008D0360">
        <w:t>, all at the University of Missouri-Columbia</w:t>
      </w:r>
      <w:r w:rsidR="003955A8">
        <w:t>, in Columbia, MO</w:t>
      </w:r>
      <w:r w:rsidR="005E7A6D">
        <w:t xml:space="preserve">. </w:t>
      </w:r>
      <w:r w:rsidR="00A24AAC">
        <w:t xml:space="preserve">Here, he was </w:t>
      </w:r>
      <w:r w:rsidR="003955A8">
        <w:t>gifted with</w:t>
      </w:r>
      <w:r w:rsidR="00A24AAC">
        <w:t xml:space="preserve"> his cat, Scipio Africanus.</w:t>
      </w:r>
    </w:p>
    <w:p w14:paraId="1F9A7CC4" w14:textId="77777777" w:rsidR="00BB2656" w:rsidRPr="00B67B0E" w:rsidRDefault="00BB2656" w:rsidP="00BB2656">
      <w:pPr>
        <w:rPr>
          <w:color w:val="000000" w:themeColor="text1"/>
        </w:rPr>
      </w:pPr>
      <w:r w:rsidRPr="00B67B0E">
        <w:rPr>
          <w:color w:val="000000"/>
        </w:rPr>
        <w:t xml:space="preserve"> </w:t>
      </w:r>
    </w:p>
    <w:p w14:paraId="0EAC50BD" w14:textId="77777777" w:rsidR="0078572C" w:rsidRPr="00B67B0E" w:rsidRDefault="0078572C" w:rsidP="0078572C">
      <w:pPr>
        <w:rPr>
          <w:color w:val="000000" w:themeColor="text1"/>
        </w:rPr>
      </w:pPr>
      <w:r w:rsidRPr="00B67B0E">
        <w:rPr>
          <w:color w:val="000000"/>
        </w:rPr>
        <w:t xml:space="preserve"> </w:t>
      </w:r>
    </w:p>
    <w:p w14:paraId="1C62D669" w14:textId="03A22C18" w:rsidR="00235E75" w:rsidRDefault="00235E75"/>
    <w:sectPr w:rsidR="00235E75" w:rsidSect="00C95013">
      <w:headerReference w:type="first" r:id="rId121"/>
      <w:footerReference w:type="first" r:id="rId1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4DF16" w14:textId="77777777" w:rsidR="00066F91" w:rsidRDefault="00066F91" w:rsidP="009C230E">
      <w:pPr>
        <w:spacing w:after="0" w:line="240" w:lineRule="auto"/>
      </w:pPr>
      <w:r>
        <w:separator/>
      </w:r>
    </w:p>
  </w:endnote>
  <w:endnote w:type="continuationSeparator" w:id="0">
    <w:p w14:paraId="3863CEE1" w14:textId="77777777" w:rsidR="00066F91" w:rsidRDefault="00066F91" w:rsidP="009C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98572276"/>
      <w:docPartObj>
        <w:docPartGallery w:val="Page Numbers (Bottom of Page)"/>
        <w:docPartUnique/>
      </w:docPartObj>
    </w:sdtPr>
    <w:sdtContent>
      <w:p w14:paraId="5D2BD10F" w14:textId="21CF3F13" w:rsidR="004F3A3D" w:rsidRDefault="004F3A3D" w:rsidP="00F04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1B6A42" w14:textId="77777777" w:rsidR="009C230E" w:rsidRDefault="009C230E" w:rsidP="00BF3E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0C224" w14:textId="77777777" w:rsidR="009C230E" w:rsidRDefault="009C230E" w:rsidP="00BF3ED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F4257" w14:textId="0F088433" w:rsidR="00F47786" w:rsidRDefault="00F47786">
    <w:pPr>
      <w:pStyle w:val="Footer"/>
      <w:jc w:val="right"/>
    </w:pPr>
  </w:p>
  <w:p w14:paraId="0C9FF8C5" w14:textId="77777777" w:rsidR="00F47786" w:rsidRDefault="00F477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2410439"/>
      <w:docPartObj>
        <w:docPartGallery w:val="Page Numbers (Bottom of Page)"/>
        <w:docPartUnique/>
      </w:docPartObj>
    </w:sdtPr>
    <w:sdtEndPr>
      <w:rPr>
        <w:noProof/>
      </w:rPr>
    </w:sdtEndPr>
    <w:sdtContent>
      <w:p w14:paraId="17D3D86A" w14:textId="77777777" w:rsidR="00F47786" w:rsidRDefault="00F477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2221C4" w14:textId="77777777" w:rsidR="00F47786" w:rsidRDefault="00F47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8326227"/>
      <w:docPartObj>
        <w:docPartGallery w:val="Page Numbers (Bottom of Page)"/>
        <w:docPartUnique/>
      </w:docPartObj>
    </w:sdtPr>
    <w:sdtEndPr>
      <w:rPr>
        <w:noProof/>
      </w:rPr>
    </w:sdtEndPr>
    <w:sdtContent>
      <w:p w14:paraId="0BE05959" w14:textId="7F1A439C" w:rsidR="00C95013" w:rsidRDefault="00C95013">
        <w:pPr>
          <w:pStyle w:val="Footer"/>
          <w:jc w:val="right"/>
        </w:pPr>
        <w:r>
          <w:fldChar w:fldCharType="begin"/>
        </w:r>
        <w:r>
          <w:instrText xml:space="preserve"> PAGE  \* Arabic  \* MERGEFORMAT </w:instrText>
        </w:r>
        <w:r>
          <w:fldChar w:fldCharType="separate"/>
        </w:r>
        <w:r>
          <w:rPr>
            <w:noProof/>
          </w:rPr>
          <w:t>12</w:t>
        </w:r>
        <w:r>
          <w:fldChar w:fldCharType="end"/>
        </w:r>
      </w:p>
    </w:sdtContent>
  </w:sdt>
  <w:p w14:paraId="007BFB8A" w14:textId="77777777" w:rsidR="00C95013" w:rsidRDefault="00C95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B2ABB" w14:textId="77777777" w:rsidR="00066F91" w:rsidRDefault="00066F91" w:rsidP="009C230E">
      <w:pPr>
        <w:spacing w:after="0" w:line="240" w:lineRule="auto"/>
      </w:pPr>
      <w:r>
        <w:separator/>
      </w:r>
    </w:p>
  </w:footnote>
  <w:footnote w:type="continuationSeparator" w:id="0">
    <w:p w14:paraId="29154B03" w14:textId="77777777" w:rsidR="00066F91" w:rsidRDefault="00066F91" w:rsidP="009C23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9933F" w14:textId="77777777" w:rsidR="00C95013" w:rsidRDefault="00C950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7A9CE" w14:textId="77777777" w:rsidR="00C95013" w:rsidRDefault="00C950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an, Sean (MU-Student)">
    <w15:presenceInfo w15:providerId="AD" w15:userId="S::sxdff5@umsystem.edu::b9866d13-2382-44e1-bd01-d5a655a2be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51AD"/>
    <w:rsid w:val="00006014"/>
    <w:rsid w:val="0000709A"/>
    <w:rsid w:val="00007F5D"/>
    <w:rsid w:val="000102DB"/>
    <w:rsid w:val="00010AAA"/>
    <w:rsid w:val="00012E6F"/>
    <w:rsid w:val="000130B1"/>
    <w:rsid w:val="00013B8D"/>
    <w:rsid w:val="000147D7"/>
    <w:rsid w:val="000157AE"/>
    <w:rsid w:val="00017A8C"/>
    <w:rsid w:val="0002093F"/>
    <w:rsid w:val="000220B0"/>
    <w:rsid w:val="00022377"/>
    <w:rsid w:val="000267EB"/>
    <w:rsid w:val="00030B52"/>
    <w:rsid w:val="000312A3"/>
    <w:rsid w:val="00031A92"/>
    <w:rsid w:val="00031CC1"/>
    <w:rsid w:val="0003269C"/>
    <w:rsid w:val="000344AD"/>
    <w:rsid w:val="00034840"/>
    <w:rsid w:val="0003610D"/>
    <w:rsid w:val="00036953"/>
    <w:rsid w:val="000374FA"/>
    <w:rsid w:val="00037DDD"/>
    <w:rsid w:val="00040103"/>
    <w:rsid w:val="000406A6"/>
    <w:rsid w:val="00041829"/>
    <w:rsid w:val="00043625"/>
    <w:rsid w:val="00043635"/>
    <w:rsid w:val="00044DF6"/>
    <w:rsid w:val="00047ABC"/>
    <w:rsid w:val="00050062"/>
    <w:rsid w:val="0005078C"/>
    <w:rsid w:val="00050C0A"/>
    <w:rsid w:val="00050D4C"/>
    <w:rsid w:val="000525FD"/>
    <w:rsid w:val="00054717"/>
    <w:rsid w:val="00055454"/>
    <w:rsid w:val="00056273"/>
    <w:rsid w:val="00057C0F"/>
    <w:rsid w:val="000606EE"/>
    <w:rsid w:val="000613E1"/>
    <w:rsid w:val="00062489"/>
    <w:rsid w:val="0006277F"/>
    <w:rsid w:val="00062933"/>
    <w:rsid w:val="000659D5"/>
    <w:rsid w:val="00066F91"/>
    <w:rsid w:val="0006707F"/>
    <w:rsid w:val="00067F13"/>
    <w:rsid w:val="0007040A"/>
    <w:rsid w:val="00070753"/>
    <w:rsid w:val="0007184C"/>
    <w:rsid w:val="00071A12"/>
    <w:rsid w:val="00072093"/>
    <w:rsid w:val="00073288"/>
    <w:rsid w:val="000738EF"/>
    <w:rsid w:val="00073C0B"/>
    <w:rsid w:val="00074BFE"/>
    <w:rsid w:val="00075F58"/>
    <w:rsid w:val="0007602C"/>
    <w:rsid w:val="0007627F"/>
    <w:rsid w:val="0007735E"/>
    <w:rsid w:val="00077F56"/>
    <w:rsid w:val="00080016"/>
    <w:rsid w:val="000815CA"/>
    <w:rsid w:val="00081940"/>
    <w:rsid w:val="0008210A"/>
    <w:rsid w:val="0008211F"/>
    <w:rsid w:val="00082169"/>
    <w:rsid w:val="000825FF"/>
    <w:rsid w:val="00083B71"/>
    <w:rsid w:val="00085ADB"/>
    <w:rsid w:val="00086EE1"/>
    <w:rsid w:val="0008769C"/>
    <w:rsid w:val="00090D5F"/>
    <w:rsid w:val="00091093"/>
    <w:rsid w:val="00092003"/>
    <w:rsid w:val="000922AD"/>
    <w:rsid w:val="000934B9"/>
    <w:rsid w:val="00093F8E"/>
    <w:rsid w:val="00094833"/>
    <w:rsid w:val="000949D2"/>
    <w:rsid w:val="00096478"/>
    <w:rsid w:val="0009670F"/>
    <w:rsid w:val="0009761F"/>
    <w:rsid w:val="000A2C14"/>
    <w:rsid w:val="000A2E0D"/>
    <w:rsid w:val="000A35E0"/>
    <w:rsid w:val="000A3842"/>
    <w:rsid w:val="000A53F7"/>
    <w:rsid w:val="000A5673"/>
    <w:rsid w:val="000A633E"/>
    <w:rsid w:val="000A6674"/>
    <w:rsid w:val="000A6D15"/>
    <w:rsid w:val="000B1423"/>
    <w:rsid w:val="000B1CDD"/>
    <w:rsid w:val="000B23DF"/>
    <w:rsid w:val="000B24EA"/>
    <w:rsid w:val="000B26C2"/>
    <w:rsid w:val="000B3095"/>
    <w:rsid w:val="000B366C"/>
    <w:rsid w:val="000B72B4"/>
    <w:rsid w:val="000B7D4D"/>
    <w:rsid w:val="000C1336"/>
    <w:rsid w:val="000C1622"/>
    <w:rsid w:val="000C2546"/>
    <w:rsid w:val="000C31D2"/>
    <w:rsid w:val="000C31E5"/>
    <w:rsid w:val="000C3CFA"/>
    <w:rsid w:val="000C4350"/>
    <w:rsid w:val="000C4504"/>
    <w:rsid w:val="000C52F7"/>
    <w:rsid w:val="000C5D42"/>
    <w:rsid w:val="000C746B"/>
    <w:rsid w:val="000D0BD6"/>
    <w:rsid w:val="000D0FFF"/>
    <w:rsid w:val="000D36DF"/>
    <w:rsid w:val="000D3910"/>
    <w:rsid w:val="000D3BA6"/>
    <w:rsid w:val="000D459E"/>
    <w:rsid w:val="000D5A8C"/>
    <w:rsid w:val="000D5B28"/>
    <w:rsid w:val="000D7B4D"/>
    <w:rsid w:val="000E0476"/>
    <w:rsid w:val="000E1260"/>
    <w:rsid w:val="000E1674"/>
    <w:rsid w:val="000E24E6"/>
    <w:rsid w:val="000E2C79"/>
    <w:rsid w:val="000E2D84"/>
    <w:rsid w:val="000E2F46"/>
    <w:rsid w:val="000E46AE"/>
    <w:rsid w:val="000E6075"/>
    <w:rsid w:val="000E6674"/>
    <w:rsid w:val="000E6AB4"/>
    <w:rsid w:val="000F0A44"/>
    <w:rsid w:val="000F1135"/>
    <w:rsid w:val="000F312E"/>
    <w:rsid w:val="000F4AC4"/>
    <w:rsid w:val="000F4B60"/>
    <w:rsid w:val="000F59F8"/>
    <w:rsid w:val="000F65AE"/>
    <w:rsid w:val="000F760E"/>
    <w:rsid w:val="000F7C46"/>
    <w:rsid w:val="001022EE"/>
    <w:rsid w:val="00104239"/>
    <w:rsid w:val="00105046"/>
    <w:rsid w:val="00105681"/>
    <w:rsid w:val="00105EF3"/>
    <w:rsid w:val="001064F8"/>
    <w:rsid w:val="00106B04"/>
    <w:rsid w:val="00106BE4"/>
    <w:rsid w:val="001104CC"/>
    <w:rsid w:val="001107EB"/>
    <w:rsid w:val="00111126"/>
    <w:rsid w:val="001121BC"/>
    <w:rsid w:val="0011346B"/>
    <w:rsid w:val="0011372E"/>
    <w:rsid w:val="00113E91"/>
    <w:rsid w:val="00116231"/>
    <w:rsid w:val="00116662"/>
    <w:rsid w:val="001206DD"/>
    <w:rsid w:val="00120B52"/>
    <w:rsid w:val="0012232D"/>
    <w:rsid w:val="00125C28"/>
    <w:rsid w:val="00125C34"/>
    <w:rsid w:val="00126984"/>
    <w:rsid w:val="00130C98"/>
    <w:rsid w:val="00130FB5"/>
    <w:rsid w:val="0013120B"/>
    <w:rsid w:val="00132580"/>
    <w:rsid w:val="00133DE3"/>
    <w:rsid w:val="001345A6"/>
    <w:rsid w:val="00134A25"/>
    <w:rsid w:val="00134ECC"/>
    <w:rsid w:val="00135B24"/>
    <w:rsid w:val="00136BE5"/>
    <w:rsid w:val="001419B4"/>
    <w:rsid w:val="00141EDF"/>
    <w:rsid w:val="00142C7B"/>
    <w:rsid w:val="00143EA2"/>
    <w:rsid w:val="001447D2"/>
    <w:rsid w:val="001449E8"/>
    <w:rsid w:val="00145396"/>
    <w:rsid w:val="00145943"/>
    <w:rsid w:val="00145DE0"/>
    <w:rsid w:val="00147EE7"/>
    <w:rsid w:val="001512B7"/>
    <w:rsid w:val="001531CF"/>
    <w:rsid w:val="00153491"/>
    <w:rsid w:val="00153ADB"/>
    <w:rsid w:val="00153AFA"/>
    <w:rsid w:val="001543E6"/>
    <w:rsid w:val="00154B81"/>
    <w:rsid w:val="00154D31"/>
    <w:rsid w:val="001550F3"/>
    <w:rsid w:val="0015589C"/>
    <w:rsid w:val="00155952"/>
    <w:rsid w:val="00155B7F"/>
    <w:rsid w:val="00155DC1"/>
    <w:rsid w:val="00156385"/>
    <w:rsid w:val="001570C5"/>
    <w:rsid w:val="0016058D"/>
    <w:rsid w:val="0016099B"/>
    <w:rsid w:val="00160CB7"/>
    <w:rsid w:val="001610DF"/>
    <w:rsid w:val="00161171"/>
    <w:rsid w:val="00161495"/>
    <w:rsid w:val="001616AD"/>
    <w:rsid w:val="00162DEB"/>
    <w:rsid w:val="00163283"/>
    <w:rsid w:val="00163319"/>
    <w:rsid w:val="0016359C"/>
    <w:rsid w:val="00164D12"/>
    <w:rsid w:val="001650BA"/>
    <w:rsid w:val="00165360"/>
    <w:rsid w:val="00165669"/>
    <w:rsid w:val="00173063"/>
    <w:rsid w:val="001731D0"/>
    <w:rsid w:val="0017353E"/>
    <w:rsid w:val="0017446C"/>
    <w:rsid w:val="0017633D"/>
    <w:rsid w:val="001778ED"/>
    <w:rsid w:val="001800D0"/>
    <w:rsid w:val="00180559"/>
    <w:rsid w:val="00182251"/>
    <w:rsid w:val="0018282D"/>
    <w:rsid w:val="00182F92"/>
    <w:rsid w:val="00187F6A"/>
    <w:rsid w:val="00187FBA"/>
    <w:rsid w:val="00190451"/>
    <w:rsid w:val="00191815"/>
    <w:rsid w:val="0019182E"/>
    <w:rsid w:val="0019254B"/>
    <w:rsid w:val="00192E8A"/>
    <w:rsid w:val="00192F10"/>
    <w:rsid w:val="001944C8"/>
    <w:rsid w:val="00194CD1"/>
    <w:rsid w:val="0019524B"/>
    <w:rsid w:val="00196364"/>
    <w:rsid w:val="00196427"/>
    <w:rsid w:val="00196F53"/>
    <w:rsid w:val="001977D0"/>
    <w:rsid w:val="001A18B7"/>
    <w:rsid w:val="001A276F"/>
    <w:rsid w:val="001A4A18"/>
    <w:rsid w:val="001A4A69"/>
    <w:rsid w:val="001A4D4B"/>
    <w:rsid w:val="001A5ED5"/>
    <w:rsid w:val="001A64E0"/>
    <w:rsid w:val="001A69CB"/>
    <w:rsid w:val="001B0C87"/>
    <w:rsid w:val="001B1381"/>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2C29"/>
    <w:rsid w:val="001C56A8"/>
    <w:rsid w:val="001C5F13"/>
    <w:rsid w:val="001C6F01"/>
    <w:rsid w:val="001C7147"/>
    <w:rsid w:val="001C7ADE"/>
    <w:rsid w:val="001D00A5"/>
    <w:rsid w:val="001D0146"/>
    <w:rsid w:val="001D023E"/>
    <w:rsid w:val="001D15E1"/>
    <w:rsid w:val="001D29E1"/>
    <w:rsid w:val="001D39F2"/>
    <w:rsid w:val="001D5178"/>
    <w:rsid w:val="001D5411"/>
    <w:rsid w:val="001D6517"/>
    <w:rsid w:val="001D6CEB"/>
    <w:rsid w:val="001D7167"/>
    <w:rsid w:val="001E28A7"/>
    <w:rsid w:val="001E29C4"/>
    <w:rsid w:val="001E2DE6"/>
    <w:rsid w:val="001E3DDE"/>
    <w:rsid w:val="001E4518"/>
    <w:rsid w:val="001E4F3D"/>
    <w:rsid w:val="001E4FE9"/>
    <w:rsid w:val="001E502C"/>
    <w:rsid w:val="001E5078"/>
    <w:rsid w:val="001E5282"/>
    <w:rsid w:val="001E6D40"/>
    <w:rsid w:val="001E71B9"/>
    <w:rsid w:val="001F2779"/>
    <w:rsid w:val="001F281E"/>
    <w:rsid w:val="001F3413"/>
    <w:rsid w:val="001F5823"/>
    <w:rsid w:val="001F761F"/>
    <w:rsid w:val="00200DDB"/>
    <w:rsid w:val="00202130"/>
    <w:rsid w:val="00202908"/>
    <w:rsid w:val="0020378D"/>
    <w:rsid w:val="00205B81"/>
    <w:rsid w:val="00207804"/>
    <w:rsid w:val="002107FA"/>
    <w:rsid w:val="0021090F"/>
    <w:rsid w:val="002115F1"/>
    <w:rsid w:val="002118DD"/>
    <w:rsid w:val="00214E6E"/>
    <w:rsid w:val="002156F7"/>
    <w:rsid w:val="00215878"/>
    <w:rsid w:val="00217CF2"/>
    <w:rsid w:val="00217D5F"/>
    <w:rsid w:val="00221A72"/>
    <w:rsid w:val="002234C0"/>
    <w:rsid w:val="0022387B"/>
    <w:rsid w:val="002247A6"/>
    <w:rsid w:val="00224AA2"/>
    <w:rsid w:val="00225143"/>
    <w:rsid w:val="00225B0A"/>
    <w:rsid w:val="0022776E"/>
    <w:rsid w:val="00231F3D"/>
    <w:rsid w:val="00233CAB"/>
    <w:rsid w:val="00234B1B"/>
    <w:rsid w:val="00234D29"/>
    <w:rsid w:val="002357E7"/>
    <w:rsid w:val="00235815"/>
    <w:rsid w:val="00235D5E"/>
    <w:rsid w:val="00235E75"/>
    <w:rsid w:val="002366FA"/>
    <w:rsid w:val="002368B7"/>
    <w:rsid w:val="00236B86"/>
    <w:rsid w:val="00240775"/>
    <w:rsid w:val="00240FCB"/>
    <w:rsid w:val="0024154A"/>
    <w:rsid w:val="00241A97"/>
    <w:rsid w:val="00242186"/>
    <w:rsid w:val="002421CD"/>
    <w:rsid w:val="00243154"/>
    <w:rsid w:val="00244917"/>
    <w:rsid w:val="00244CF4"/>
    <w:rsid w:val="00245BDF"/>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3B2E"/>
    <w:rsid w:val="0026458B"/>
    <w:rsid w:val="0026570F"/>
    <w:rsid w:val="00266B25"/>
    <w:rsid w:val="002702B1"/>
    <w:rsid w:val="0027303A"/>
    <w:rsid w:val="00273F22"/>
    <w:rsid w:val="00273FB3"/>
    <w:rsid w:val="00274AB3"/>
    <w:rsid w:val="00275331"/>
    <w:rsid w:val="002753CB"/>
    <w:rsid w:val="00275F12"/>
    <w:rsid w:val="002776B1"/>
    <w:rsid w:val="0028022B"/>
    <w:rsid w:val="00280E8C"/>
    <w:rsid w:val="0028118E"/>
    <w:rsid w:val="002835AE"/>
    <w:rsid w:val="0028752F"/>
    <w:rsid w:val="00287B78"/>
    <w:rsid w:val="00287E29"/>
    <w:rsid w:val="00287E84"/>
    <w:rsid w:val="0029094F"/>
    <w:rsid w:val="002909D6"/>
    <w:rsid w:val="002910CB"/>
    <w:rsid w:val="002911A2"/>
    <w:rsid w:val="00292C65"/>
    <w:rsid w:val="00292DA3"/>
    <w:rsid w:val="002932B1"/>
    <w:rsid w:val="0029377E"/>
    <w:rsid w:val="002942E8"/>
    <w:rsid w:val="00296832"/>
    <w:rsid w:val="002A19BB"/>
    <w:rsid w:val="002A1D93"/>
    <w:rsid w:val="002A25FA"/>
    <w:rsid w:val="002A2ECA"/>
    <w:rsid w:val="002A37BE"/>
    <w:rsid w:val="002A4456"/>
    <w:rsid w:val="002B0DF8"/>
    <w:rsid w:val="002B28F5"/>
    <w:rsid w:val="002B2A0A"/>
    <w:rsid w:val="002B40B1"/>
    <w:rsid w:val="002B4867"/>
    <w:rsid w:val="002B623F"/>
    <w:rsid w:val="002B6344"/>
    <w:rsid w:val="002B69B6"/>
    <w:rsid w:val="002C00AD"/>
    <w:rsid w:val="002C011E"/>
    <w:rsid w:val="002C0400"/>
    <w:rsid w:val="002C1D79"/>
    <w:rsid w:val="002C2B5F"/>
    <w:rsid w:val="002C359D"/>
    <w:rsid w:val="002C3BA9"/>
    <w:rsid w:val="002C52D4"/>
    <w:rsid w:val="002C562D"/>
    <w:rsid w:val="002C6C59"/>
    <w:rsid w:val="002C73A1"/>
    <w:rsid w:val="002C7916"/>
    <w:rsid w:val="002C7B61"/>
    <w:rsid w:val="002D3041"/>
    <w:rsid w:val="002D36E7"/>
    <w:rsid w:val="002D4462"/>
    <w:rsid w:val="002D5023"/>
    <w:rsid w:val="002D524A"/>
    <w:rsid w:val="002D52C1"/>
    <w:rsid w:val="002D68EE"/>
    <w:rsid w:val="002D7FD8"/>
    <w:rsid w:val="002E03DD"/>
    <w:rsid w:val="002E15D3"/>
    <w:rsid w:val="002E1B69"/>
    <w:rsid w:val="002E210E"/>
    <w:rsid w:val="002E23D5"/>
    <w:rsid w:val="002E26DA"/>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94"/>
    <w:rsid w:val="003001C0"/>
    <w:rsid w:val="003022A1"/>
    <w:rsid w:val="003030D0"/>
    <w:rsid w:val="00303CE5"/>
    <w:rsid w:val="00304349"/>
    <w:rsid w:val="00304947"/>
    <w:rsid w:val="00304E63"/>
    <w:rsid w:val="00305A91"/>
    <w:rsid w:val="00307961"/>
    <w:rsid w:val="00307963"/>
    <w:rsid w:val="00307BAE"/>
    <w:rsid w:val="00311A43"/>
    <w:rsid w:val="00311C36"/>
    <w:rsid w:val="00314087"/>
    <w:rsid w:val="00314B6E"/>
    <w:rsid w:val="00314F6D"/>
    <w:rsid w:val="00314FB4"/>
    <w:rsid w:val="00315276"/>
    <w:rsid w:val="00315652"/>
    <w:rsid w:val="003156BC"/>
    <w:rsid w:val="0031640F"/>
    <w:rsid w:val="0032047A"/>
    <w:rsid w:val="003207E7"/>
    <w:rsid w:val="003209D9"/>
    <w:rsid w:val="00321431"/>
    <w:rsid w:val="0032149D"/>
    <w:rsid w:val="003215F3"/>
    <w:rsid w:val="00321767"/>
    <w:rsid w:val="0032235D"/>
    <w:rsid w:val="00323458"/>
    <w:rsid w:val="003241CC"/>
    <w:rsid w:val="003242D3"/>
    <w:rsid w:val="00324340"/>
    <w:rsid w:val="0032434E"/>
    <w:rsid w:val="00325A05"/>
    <w:rsid w:val="00326EC5"/>
    <w:rsid w:val="00326F65"/>
    <w:rsid w:val="00327C07"/>
    <w:rsid w:val="0033330D"/>
    <w:rsid w:val="00333393"/>
    <w:rsid w:val="003340C0"/>
    <w:rsid w:val="00334D87"/>
    <w:rsid w:val="00335967"/>
    <w:rsid w:val="003362ED"/>
    <w:rsid w:val="00336BE3"/>
    <w:rsid w:val="003409C2"/>
    <w:rsid w:val="003409D3"/>
    <w:rsid w:val="00340C53"/>
    <w:rsid w:val="00341795"/>
    <w:rsid w:val="00343413"/>
    <w:rsid w:val="00343D51"/>
    <w:rsid w:val="00344201"/>
    <w:rsid w:val="0034434E"/>
    <w:rsid w:val="0034451E"/>
    <w:rsid w:val="00346D54"/>
    <w:rsid w:val="00346EF8"/>
    <w:rsid w:val="00347730"/>
    <w:rsid w:val="00347E4C"/>
    <w:rsid w:val="00350112"/>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DDF"/>
    <w:rsid w:val="00372F82"/>
    <w:rsid w:val="003745C4"/>
    <w:rsid w:val="00375567"/>
    <w:rsid w:val="0037564D"/>
    <w:rsid w:val="00377289"/>
    <w:rsid w:val="00377D69"/>
    <w:rsid w:val="0038031B"/>
    <w:rsid w:val="00380428"/>
    <w:rsid w:val="003808FF"/>
    <w:rsid w:val="00380A02"/>
    <w:rsid w:val="00381D6F"/>
    <w:rsid w:val="003839ED"/>
    <w:rsid w:val="00384237"/>
    <w:rsid w:val="00384A12"/>
    <w:rsid w:val="00384E05"/>
    <w:rsid w:val="003857E0"/>
    <w:rsid w:val="0038585A"/>
    <w:rsid w:val="00385945"/>
    <w:rsid w:val="00385B11"/>
    <w:rsid w:val="00385D15"/>
    <w:rsid w:val="003863B6"/>
    <w:rsid w:val="00387BE2"/>
    <w:rsid w:val="00387DE6"/>
    <w:rsid w:val="00390050"/>
    <w:rsid w:val="003912F6"/>
    <w:rsid w:val="00392252"/>
    <w:rsid w:val="0039459E"/>
    <w:rsid w:val="00394C3E"/>
    <w:rsid w:val="003955A8"/>
    <w:rsid w:val="00395CDB"/>
    <w:rsid w:val="00396E54"/>
    <w:rsid w:val="003971E8"/>
    <w:rsid w:val="00397ECF"/>
    <w:rsid w:val="003A0EB5"/>
    <w:rsid w:val="003A3204"/>
    <w:rsid w:val="003A32AD"/>
    <w:rsid w:val="003A396A"/>
    <w:rsid w:val="003A399F"/>
    <w:rsid w:val="003A4296"/>
    <w:rsid w:val="003A43AB"/>
    <w:rsid w:val="003A499C"/>
    <w:rsid w:val="003A71F7"/>
    <w:rsid w:val="003B251C"/>
    <w:rsid w:val="003B25AB"/>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0CD4"/>
    <w:rsid w:val="003D33E7"/>
    <w:rsid w:val="003D4987"/>
    <w:rsid w:val="003D552F"/>
    <w:rsid w:val="003D60B5"/>
    <w:rsid w:val="003D63D0"/>
    <w:rsid w:val="003D7B6E"/>
    <w:rsid w:val="003E05AA"/>
    <w:rsid w:val="003E21D5"/>
    <w:rsid w:val="003E6D5F"/>
    <w:rsid w:val="003E6EB2"/>
    <w:rsid w:val="003E7556"/>
    <w:rsid w:val="003F0FA0"/>
    <w:rsid w:val="003F179A"/>
    <w:rsid w:val="003F293B"/>
    <w:rsid w:val="003F3B5E"/>
    <w:rsid w:val="003F5334"/>
    <w:rsid w:val="003F5C58"/>
    <w:rsid w:val="00401378"/>
    <w:rsid w:val="00401BB0"/>
    <w:rsid w:val="0040235D"/>
    <w:rsid w:val="004029E4"/>
    <w:rsid w:val="00402AFA"/>
    <w:rsid w:val="00402F75"/>
    <w:rsid w:val="00402FB3"/>
    <w:rsid w:val="004031F9"/>
    <w:rsid w:val="004040D9"/>
    <w:rsid w:val="0040508E"/>
    <w:rsid w:val="00405AE7"/>
    <w:rsid w:val="00405E30"/>
    <w:rsid w:val="00405EF8"/>
    <w:rsid w:val="004062D6"/>
    <w:rsid w:val="0040793B"/>
    <w:rsid w:val="004100F1"/>
    <w:rsid w:val="004105A5"/>
    <w:rsid w:val="00410FFE"/>
    <w:rsid w:val="00411ABD"/>
    <w:rsid w:val="00411BB8"/>
    <w:rsid w:val="00414463"/>
    <w:rsid w:val="00415193"/>
    <w:rsid w:val="00417C32"/>
    <w:rsid w:val="00417D08"/>
    <w:rsid w:val="00420025"/>
    <w:rsid w:val="00421250"/>
    <w:rsid w:val="00422D6A"/>
    <w:rsid w:val="00423E4A"/>
    <w:rsid w:val="004242F4"/>
    <w:rsid w:val="00424F0E"/>
    <w:rsid w:val="00425533"/>
    <w:rsid w:val="00425EE3"/>
    <w:rsid w:val="00430341"/>
    <w:rsid w:val="00431035"/>
    <w:rsid w:val="00432B06"/>
    <w:rsid w:val="00432B1B"/>
    <w:rsid w:val="004339BC"/>
    <w:rsid w:val="004340E2"/>
    <w:rsid w:val="004345DF"/>
    <w:rsid w:val="004348E6"/>
    <w:rsid w:val="00436A0D"/>
    <w:rsid w:val="00436C63"/>
    <w:rsid w:val="00440599"/>
    <w:rsid w:val="004408E4"/>
    <w:rsid w:val="00443343"/>
    <w:rsid w:val="004441A2"/>
    <w:rsid w:val="00444D7C"/>
    <w:rsid w:val="0044504E"/>
    <w:rsid w:val="004452ED"/>
    <w:rsid w:val="00445C07"/>
    <w:rsid w:val="00445C7E"/>
    <w:rsid w:val="00445EB9"/>
    <w:rsid w:val="004473C1"/>
    <w:rsid w:val="00447D44"/>
    <w:rsid w:val="00451981"/>
    <w:rsid w:val="0045226A"/>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431"/>
    <w:rsid w:val="00471CA8"/>
    <w:rsid w:val="00472C6E"/>
    <w:rsid w:val="00474316"/>
    <w:rsid w:val="004752E5"/>
    <w:rsid w:val="004760B1"/>
    <w:rsid w:val="00476652"/>
    <w:rsid w:val="00476A40"/>
    <w:rsid w:val="00480A53"/>
    <w:rsid w:val="0048103A"/>
    <w:rsid w:val="0048399B"/>
    <w:rsid w:val="00484D17"/>
    <w:rsid w:val="00485B5D"/>
    <w:rsid w:val="00486010"/>
    <w:rsid w:val="004878AB"/>
    <w:rsid w:val="0049194D"/>
    <w:rsid w:val="004949E5"/>
    <w:rsid w:val="00494A40"/>
    <w:rsid w:val="0049509B"/>
    <w:rsid w:val="00495504"/>
    <w:rsid w:val="004969D2"/>
    <w:rsid w:val="00496BDC"/>
    <w:rsid w:val="00496D58"/>
    <w:rsid w:val="004973D0"/>
    <w:rsid w:val="004978EA"/>
    <w:rsid w:val="00497E14"/>
    <w:rsid w:val="00497EFE"/>
    <w:rsid w:val="004A1533"/>
    <w:rsid w:val="004A17A6"/>
    <w:rsid w:val="004A1C71"/>
    <w:rsid w:val="004A2ADE"/>
    <w:rsid w:val="004A2B55"/>
    <w:rsid w:val="004A3088"/>
    <w:rsid w:val="004A51BD"/>
    <w:rsid w:val="004A7105"/>
    <w:rsid w:val="004A737C"/>
    <w:rsid w:val="004B0B90"/>
    <w:rsid w:val="004B0F87"/>
    <w:rsid w:val="004B11FD"/>
    <w:rsid w:val="004B272F"/>
    <w:rsid w:val="004B2F9D"/>
    <w:rsid w:val="004B6098"/>
    <w:rsid w:val="004B6B20"/>
    <w:rsid w:val="004C0742"/>
    <w:rsid w:val="004C1877"/>
    <w:rsid w:val="004C1C2F"/>
    <w:rsid w:val="004C3C00"/>
    <w:rsid w:val="004C535E"/>
    <w:rsid w:val="004D105F"/>
    <w:rsid w:val="004D12B4"/>
    <w:rsid w:val="004D367A"/>
    <w:rsid w:val="004D3934"/>
    <w:rsid w:val="004D3C2D"/>
    <w:rsid w:val="004D43E0"/>
    <w:rsid w:val="004D6AE3"/>
    <w:rsid w:val="004D7158"/>
    <w:rsid w:val="004E0A21"/>
    <w:rsid w:val="004E1673"/>
    <w:rsid w:val="004E52DD"/>
    <w:rsid w:val="004E5DBE"/>
    <w:rsid w:val="004F010F"/>
    <w:rsid w:val="004F0DA5"/>
    <w:rsid w:val="004F1CFB"/>
    <w:rsid w:val="004F1FD0"/>
    <w:rsid w:val="004F319C"/>
    <w:rsid w:val="004F3432"/>
    <w:rsid w:val="004F3A3D"/>
    <w:rsid w:val="004F3D99"/>
    <w:rsid w:val="004F429A"/>
    <w:rsid w:val="004F494D"/>
    <w:rsid w:val="004F5962"/>
    <w:rsid w:val="004F68A8"/>
    <w:rsid w:val="004F7CD7"/>
    <w:rsid w:val="00500405"/>
    <w:rsid w:val="00500CC8"/>
    <w:rsid w:val="00500EDD"/>
    <w:rsid w:val="00502DDE"/>
    <w:rsid w:val="00503642"/>
    <w:rsid w:val="00503BCE"/>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27565"/>
    <w:rsid w:val="005304B6"/>
    <w:rsid w:val="00531EC5"/>
    <w:rsid w:val="005323E9"/>
    <w:rsid w:val="0053253C"/>
    <w:rsid w:val="00532FB2"/>
    <w:rsid w:val="00533909"/>
    <w:rsid w:val="00533958"/>
    <w:rsid w:val="00533EE4"/>
    <w:rsid w:val="00534127"/>
    <w:rsid w:val="00535096"/>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4366"/>
    <w:rsid w:val="00555CDB"/>
    <w:rsid w:val="0055647A"/>
    <w:rsid w:val="00562154"/>
    <w:rsid w:val="00562345"/>
    <w:rsid w:val="005624C2"/>
    <w:rsid w:val="00564D0A"/>
    <w:rsid w:val="00564FFA"/>
    <w:rsid w:val="0057163F"/>
    <w:rsid w:val="0057174E"/>
    <w:rsid w:val="005728DD"/>
    <w:rsid w:val="00573BF7"/>
    <w:rsid w:val="0057423F"/>
    <w:rsid w:val="005746F0"/>
    <w:rsid w:val="00575211"/>
    <w:rsid w:val="005772E9"/>
    <w:rsid w:val="0057771F"/>
    <w:rsid w:val="005777F1"/>
    <w:rsid w:val="00580A9F"/>
    <w:rsid w:val="005817C2"/>
    <w:rsid w:val="0058282C"/>
    <w:rsid w:val="005849DB"/>
    <w:rsid w:val="00585C12"/>
    <w:rsid w:val="00585CBD"/>
    <w:rsid w:val="0058632C"/>
    <w:rsid w:val="0058693C"/>
    <w:rsid w:val="005900EA"/>
    <w:rsid w:val="005904CC"/>
    <w:rsid w:val="005918AB"/>
    <w:rsid w:val="005928E2"/>
    <w:rsid w:val="00593A2E"/>
    <w:rsid w:val="00593B3C"/>
    <w:rsid w:val="00595823"/>
    <w:rsid w:val="00595AAE"/>
    <w:rsid w:val="00595B11"/>
    <w:rsid w:val="0059685A"/>
    <w:rsid w:val="005A109B"/>
    <w:rsid w:val="005A1C16"/>
    <w:rsid w:val="005A2537"/>
    <w:rsid w:val="005A30EF"/>
    <w:rsid w:val="005A370E"/>
    <w:rsid w:val="005A3DC7"/>
    <w:rsid w:val="005A4566"/>
    <w:rsid w:val="005A5361"/>
    <w:rsid w:val="005A6765"/>
    <w:rsid w:val="005A7B12"/>
    <w:rsid w:val="005B2241"/>
    <w:rsid w:val="005B236E"/>
    <w:rsid w:val="005B6395"/>
    <w:rsid w:val="005B7D08"/>
    <w:rsid w:val="005C0AA5"/>
    <w:rsid w:val="005C1FC0"/>
    <w:rsid w:val="005C34F2"/>
    <w:rsid w:val="005C3C6B"/>
    <w:rsid w:val="005C420E"/>
    <w:rsid w:val="005C5142"/>
    <w:rsid w:val="005C5895"/>
    <w:rsid w:val="005C5A13"/>
    <w:rsid w:val="005C5C70"/>
    <w:rsid w:val="005C6164"/>
    <w:rsid w:val="005C6840"/>
    <w:rsid w:val="005C6B5D"/>
    <w:rsid w:val="005C7225"/>
    <w:rsid w:val="005C7A7B"/>
    <w:rsid w:val="005D2226"/>
    <w:rsid w:val="005D2892"/>
    <w:rsid w:val="005D360D"/>
    <w:rsid w:val="005D4C60"/>
    <w:rsid w:val="005D5865"/>
    <w:rsid w:val="005D69AB"/>
    <w:rsid w:val="005D73EB"/>
    <w:rsid w:val="005D7B3C"/>
    <w:rsid w:val="005E08B0"/>
    <w:rsid w:val="005E1BEF"/>
    <w:rsid w:val="005E31E1"/>
    <w:rsid w:val="005E3AA3"/>
    <w:rsid w:val="005E7A6D"/>
    <w:rsid w:val="005F1248"/>
    <w:rsid w:val="005F1F84"/>
    <w:rsid w:val="005F238D"/>
    <w:rsid w:val="005F32F8"/>
    <w:rsid w:val="005F3B02"/>
    <w:rsid w:val="005F3FBC"/>
    <w:rsid w:val="005F6B21"/>
    <w:rsid w:val="005F6BD5"/>
    <w:rsid w:val="005F7EC4"/>
    <w:rsid w:val="006003B0"/>
    <w:rsid w:val="00602D4F"/>
    <w:rsid w:val="006060FC"/>
    <w:rsid w:val="006071B6"/>
    <w:rsid w:val="00607450"/>
    <w:rsid w:val="00607E3A"/>
    <w:rsid w:val="00610E05"/>
    <w:rsid w:val="006116C0"/>
    <w:rsid w:val="00611731"/>
    <w:rsid w:val="00612788"/>
    <w:rsid w:val="00612ECD"/>
    <w:rsid w:val="00615B94"/>
    <w:rsid w:val="0061640A"/>
    <w:rsid w:val="00616AEF"/>
    <w:rsid w:val="00617556"/>
    <w:rsid w:val="00626A03"/>
    <w:rsid w:val="00626CF7"/>
    <w:rsid w:val="00627D1B"/>
    <w:rsid w:val="0063145F"/>
    <w:rsid w:val="00632A54"/>
    <w:rsid w:val="00633347"/>
    <w:rsid w:val="0063394A"/>
    <w:rsid w:val="00635576"/>
    <w:rsid w:val="0063738F"/>
    <w:rsid w:val="00637913"/>
    <w:rsid w:val="00637E5E"/>
    <w:rsid w:val="006405D8"/>
    <w:rsid w:val="00640837"/>
    <w:rsid w:val="00642015"/>
    <w:rsid w:val="00642C5F"/>
    <w:rsid w:val="00642ED9"/>
    <w:rsid w:val="00644753"/>
    <w:rsid w:val="00645BE2"/>
    <w:rsid w:val="006460E4"/>
    <w:rsid w:val="006467BA"/>
    <w:rsid w:val="00646922"/>
    <w:rsid w:val="00646C1B"/>
    <w:rsid w:val="006477D1"/>
    <w:rsid w:val="00650002"/>
    <w:rsid w:val="006513E0"/>
    <w:rsid w:val="00651F7D"/>
    <w:rsid w:val="0065237B"/>
    <w:rsid w:val="0065267C"/>
    <w:rsid w:val="006530FA"/>
    <w:rsid w:val="00653BB4"/>
    <w:rsid w:val="006554E9"/>
    <w:rsid w:val="006570A4"/>
    <w:rsid w:val="00660DB1"/>
    <w:rsid w:val="006621EE"/>
    <w:rsid w:val="006631A3"/>
    <w:rsid w:val="0066503A"/>
    <w:rsid w:val="006656E8"/>
    <w:rsid w:val="006704CF"/>
    <w:rsid w:val="006723F8"/>
    <w:rsid w:val="00673A19"/>
    <w:rsid w:val="00674D63"/>
    <w:rsid w:val="00676051"/>
    <w:rsid w:val="00676228"/>
    <w:rsid w:val="00676C36"/>
    <w:rsid w:val="00677840"/>
    <w:rsid w:val="006800CE"/>
    <w:rsid w:val="00682673"/>
    <w:rsid w:val="0068274C"/>
    <w:rsid w:val="006828F6"/>
    <w:rsid w:val="00682C8C"/>
    <w:rsid w:val="0068302F"/>
    <w:rsid w:val="00684C26"/>
    <w:rsid w:val="00685849"/>
    <w:rsid w:val="00685B15"/>
    <w:rsid w:val="0068783B"/>
    <w:rsid w:val="0068788E"/>
    <w:rsid w:val="00687BE1"/>
    <w:rsid w:val="006923A1"/>
    <w:rsid w:val="00692B06"/>
    <w:rsid w:val="00693A99"/>
    <w:rsid w:val="0069451A"/>
    <w:rsid w:val="00695E71"/>
    <w:rsid w:val="006961FE"/>
    <w:rsid w:val="006A1163"/>
    <w:rsid w:val="006A2877"/>
    <w:rsid w:val="006A2E4C"/>
    <w:rsid w:val="006A4903"/>
    <w:rsid w:val="006A4F81"/>
    <w:rsid w:val="006A6608"/>
    <w:rsid w:val="006A683F"/>
    <w:rsid w:val="006A6F91"/>
    <w:rsid w:val="006A75E5"/>
    <w:rsid w:val="006A7BA6"/>
    <w:rsid w:val="006B12DA"/>
    <w:rsid w:val="006B2829"/>
    <w:rsid w:val="006B33F4"/>
    <w:rsid w:val="006B3666"/>
    <w:rsid w:val="006B395C"/>
    <w:rsid w:val="006B4894"/>
    <w:rsid w:val="006B5478"/>
    <w:rsid w:val="006B6D58"/>
    <w:rsid w:val="006C0CB5"/>
    <w:rsid w:val="006C1B3D"/>
    <w:rsid w:val="006C1D37"/>
    <w:rsid w:val="006C796F"/>
    <w:rsid w:val="006C7E14"/>
    <w:rsid w:val="006D20C6"/>
    <w:rsid w:val="006D2169"/>
    <w:rsid w:val="006D26D2"/>
    <w:rsid w:val="006D61B0"/>
    <w:rsid w:val="006D65AD"/>
    <w:rsid w:val="006D7797"/>
    <w:rsid w:val="006D7D3F"/>
    <w:rsid w:val="006E08BE"/>
    <w:rsid w:val="006E18EB"/>
    <w:rsid w:val="006E1DE8"/>
    <w:rsid w:val="006E209F"/>
    <w:rsid w:val="006E226C"/>
    <w:rsid w:val="006E28C6"/>
    <w:rsid w:val="006E2A1C"/>
    <w:rsid w:val="006E3784"/>
    <w:rsid w:val="006E3975"/>
    <w:rsid w:val="006E4F1B"/>
    <w:rsid w:val="006E62A3"/>
    <w:rsid w:val="006E6D66"/>
    <w:rsid w:val="006E7514"/>
    <w:rsid w:val="006F0063"/>
    <w:rsid w:val="006F07D7"/>
    <w:rsid w:val="006F15CC"/>
    <w:rsid w:val="006F239B"/>
    <w:rsid w:val="006F333A"/>
    <w:rsid w:val="006F3530"/>
    <w:rsid w:val="006F3B12"/>
    <w:rsid w:val="006F5BA5"/>
    <w:rsid w:val="006F6679"/>
    <w:rsid w:val="007038F8"/>
    <w:rsid w:val="007049C5"/>
    <w:rsid w:val="00704FA7"/>
    <w:rsid w:val="007055DA"/>
    <w:rsid w:val="007058CB"/>
    <w:rsid w:val="00705D1E"/>
    <w:rsid w:val="00706BF8"/>
    <w:rsid w:val="007070ED"/>
    <w:rsid w:val="00712173"/>
    <w:rsid w:val="007127A1"/>
    <w:rsid w:val="00713D03"/>
    <w:rsid w:val="00713F8A"/>
    <w:rsid w:val="00714797"/>
    <w:rsid w:val="0071571E"/>
    <w:rsid w:val="00715A25"/>
    <w:rsid w:val="00715DA1"/>
    <w:rsid w:val="00717799"/>
    <w:rsid w:val="00720A76"/>
    <w:rsid w:val="007211BB"/>
    <w:rsid w:val="00722A9A"/>
    <w:rsid w:val="00723098"/>
    <w:rsid w:val="00723DD1"/>
    <w:rsid w:val="0072549C"/>
    <w:rsid w:val="00725CC1"/>
    <w:rsid w:val="0073045C"/>
    <w:rsid w:val="00730613"/>
    <w:rsid w:val="00731742"/>
    <w:rsid w:val="00732195"/>
    <w:rsid w:val="007324A3"/>
    <w:rsid w:val="0073313D"/>
    <w:rsid w:val="00734A40"/>
    <w:rsid w:val="00734CF9"/>
    <w:rsid w:val="00740228"/>
    <w:rsid w:val="00741120"/>
    <w:rsid w:val="00741E84"/>
    <w:rsid w:val="00742BE2"/>
    <w:rsid w:val="007439B3"/>
    <w:rsid w:val="00743FBF"/>
    <w:rsid w:val="00744DB8"/>
    <w:rsid w:val="00745191"/>
    <w:rsid w:val="007457BA"/>
    <w:rsid w:val="0074713D"/>
    <w:rsid w:val="0075018A"/>
    <w:rsid w:val="00750974"/>
    <w:rsid w:val="00755F8A"/>
    <w:rsid w:val="0075614F"/>
    <w:rsid w:val="007566ED"/>
    <w:rsid w:val="007574E0"/>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5E42"/>
    <w:rsid w:val="00766EFB"/>
    <w:rsid w:val="00772994"/>
    <w:rsid w:val="00773B06"/>
    <w:rsid w:val="00774437"/>
    <w:rsid w:val="007745D9"/>
    <w:rsid w:val="007754CC"/>
    <w:rsid w:val="00775DEE"/>
    <w:rsid w:val="007761ED"/>
    <w:rsid w:val="00777B0A"/>
    <w:rsid w:val="0078014F"/>
    <w:rsid w:val="0078180A"/>
    <w:rsid w:val="00781E6B"/>
    <w:rsid w:val="0078572C"/>
    <w:rsid w:val="00785B59"/>
    <w:rsid w:val="00785E39"/>
    <w:rsid w:val="00787B4B"/>
    <w:rsid w:val="007909CD"/>
    <w:rsid w:val="007912AB"/>
    <w:rsid w:val="00792B63"/>
    <w:rsid w:val="00792C7C"/>
    <w:rsid w:val="00793015"/>
    <w:rsid w:val="0079354D"/>
    <w:rsid w:val="0079522C"/>
    <w:rsid w:val="007952E7"/>
    <w:rsid w:val="00797482"/>
    <w:rsid w:val="00797BFF"/>
    <w:rsid w:val="007A0216"/>
    <w:rsid w:val="007A05D1"/>
    <w:rsid w:val="007A07F0"/>
    <w:rsid w:val="007A0975"/>
    <w:rsid w:val="007A2560"/>
    <w:rsid w:val="007A37BD"/>
    <w:rsid w:val="007A3F8C"/>
    <w:rsid w:val="007A6945"/>
    <w:rsid w:val="007B0803"/>
    <w:rsid w:val="007B2A40"/>
    <w:rsid w:val="007B5B06"/>
    <w:rsid w:val="007B5F96"/>
    <w:rsid w:val="007B6395"/>
    <w:rsid w:val="007C08A9"/>
    <w:rsid w:val="007C0E91"/>
    <w:rsid w:val="007C12FC"/>
    <w:rsid w:val="007C197B"/>
    <w:rsid w:val="007C1D5F"/>
    <w:rsid w:val="007C26F6"/>
    <w:rsid w:val="007C32C6"/>
    <w:rsid w:val="007C3D41"/>
    <w:rsid w:val="007C5E98"/>
    <w:rsid w:val="007C6E82"/>
    <w:rsid w:val="007C703E"/>
    <w:rsid w:val="007D09DB"/>
    <w:rsid w:val="007D0B43"/>
    <w:rsid w:val="007D1261"/>
    <w:rsid w:val="007D224F"/>
    <w:rsid w:val="007D2B58"/>
    <w:rsid w:val="007D301A"/>
    <w:rsid w:val="007D436E"/>
    <w:rsid w:val="007D43A3"/>
    <w:rsid w:val="007D4F5A"/>
    <w:rsid w:val="007D4F5B"/>
    <w:rsid w:val="007D6B8D"/>
    <w:rsid w:val="007D6BE1"/>
    <w:rsid w:val="007D6D79"/>
    <w:rsid w:val="007D7059"/>
    <w:rsid w:val="007E2DD3"/>
    <w:rsid w:val="007E367A"/>
    <w:rsid w:val="007E3692"/>
    <w:rsid w:val="007E380F"/>
    <w:rsid w:val="007E57D8"/>
    <w:rsid w:val="007E5A4D"/>
    <w:rsid w:val="007E5B5D"/>
    <w:rsid w:val="007E5DC6"/>
    <w:rsid w:val="007E72B9"/>
    <w:rsid w:val="007E78ED"/>
    <w:rsid w:val="007F0CFA"/>
    <w:rsid w:val="007F28E0"/>
    <w:rsid w:val="007F2A44"/>
    <w:rsid w:val="007F2C13"/>
    <w:rsid w:val="007F596D"/>
    <w:rsid w:val="007F62B1"/>
    <w:rsid w:val="007F68A2"/>
    <w:rsid w:val="007F7599"/>
    <w:rsid w:val="008001A5"/>
    <w:rsid w:val="008001C9"/>
    <w:rsid w:val="00800498"/>
    <w:rsid w:val="00800749"/>
    <w:rsid w:val="0080265A"/>
    <w:rsid w:val="00802B60"/>
    <w:rsid w:val="00803B17"/>
    <w:rsid w:val="0080550B"/>
    <w:rsid w:val="00805A83"/>
    <w:rsid w:val="00806C43"/>
    <w:rsid w:val="00806CA0"/>
    <w:rsid w:val="0080747C"/>
    <w:rsid w:val="008079D4"/>
    <w:rsid w:val="008118B3"/>
    <w:rsid w:val="00812049"/>
    <w:rsid w:val="008126E9"/>
    <w:rsid w:val="00812A7E"/>
    <w:rsid w:val="00812DC1"/>
    <w:rsid w:val="00813653"/>
    <w:rsid w:val="00813832"/>
    <w:rsid w:val="00813F17"/>
    <w:rsid w:val="008149C0"/>
    <w:rsid w:val="00815C29"/>
    <w:rsid w:val="008161D6"/>
    <w:rsid w:val="008171C2"/>
    <w:rsid w:val="00817364"/>
    <w:rsid w:val="00821C53"/>
    <w:rsid w:val="00821C86"/>
    <w:rsid w:val="0082386A"/>
    <w:rsid w:val="00825043"/>
    <w:rsid w:val="00825FAD"/>
    <w:rsid w:val="008269EE"/>
    <w:rsid w:val="00826E08"/>
    <w:rsid w:val="00830C0B"/>
    <w:rsid w:val="00832615"/>
    <w:rsid w:val="008346FB"/>
    <w:rsid w:val="00835AC6"/>
    <w:rsid w:val="00835E5A"/>
    <w:rsid w:val="00836D24"/>
    <w:rsid w:val="00837A1C"/>
    <w:rsid w:val="00840555"/>
    <w:rsid w:val="00840DC7"/>
    <w:rsid w:val="008411CF"/>
    <w:rsid w:val="00842661"/>
    <w:rsid w:val="00842A36"/>
    <w:rsid w:val="008439DA"/>
    <w:rsid w:val="00843DCA"/>
    <w:rsid w:val="00844041"/>
    <w:rsid w:val="008449BE"/>
    <w:rsid w:val="00846ECE"/>
    <w:rsid w:val="008474D8"/>
    <w:rsid w:val="0084756F"/>
    <w:rsid w:val="00850374"/>
    <w:rsid w:val="00850C67"/>
    <w:rsid w:val="00852523"/>
    <w:rsid w:val="00852E8C"/>
    <w:rsid w:val="00852EBD"/>
    <w:rsid w:val="008530A5"/>
    <w:rsid w:val="00853F73"/>
    <w:rsid w:val="00854612"/>
    <w:rsid w:val="0085522B"/>
    <w:rsid w:val="00856707"/>
    <w:rsid w:val="00856CEE"/>
    <w:rsid w:val="008579B7"/>
    <w:rsid w:val="00857A15"/>
    <w:rsid w:val="00860391"/>
    <w:rsid w:val="00862109"/>
    <w:rsid w:val="00862C55"/>
    <w:rsid w:val="00863528"/>
    <w:rsid w:val="00863563"/>
    <w:rsid w:val="008676FD"/>
    <w:rsid w:val="00870A44"/>
    <w:rsid w:val="00870EAB"/>
    <w:rsid w:val="00871747"/>
    <w:rsid w:val="00872CDE"/>
    <w:rsid w:val="0087393B"/>
    <w:rsid w:val="00874A2D"/>
    <w:rsid w:val="00874B83"/>
    <w:rsid w:val="0088021D"/>
    <w:rsid w:val="00882912"/>
    <w:rsid w:val="00883A7F"/>
    <w:rsid w:val="008859BE"/>
    <w:rsid w:val="0088719E"/>
    <w:rsid w:val="008901FF"/>
    <w:rsid w:val="00890DAE"/>
    <w:rsid w:val="0089118E"/>
    <w:rsid w:val="00892908"/>
    <w:rsid w:val="0089299E"/>
    <w:rsid w:val="00892E13"/>
    <w:rsid w:val="00893396"/>
    <w:rsid w:val="008947D8"/>
    <w:rsid w:val="008961DD"/>
    <w:rsid w:val="00897027"/>
    <w:rsid w:val="00897901"/>
    <w:rsid w:val="008A05D5"/>
    <w:rsid w:val="008A11D0"/>
    <w:rsid w:val="008A14B9"/>
    <w:rsid w:val="008A1CE9"/>
    <w:rsid w:val="008A2D2A"/>
    <w:rsid w:val="008A5597"/>
    <w:rsid w:val="008A69D3"/>
    <w:rsid w:val="008B042B"/>
    <w:rsid w:val="008B0996"/>
    <w:rsid w:val="008B1F04"/>
    <w:rsid w:val="008B2AC2"/>
    <w:rsid w:val="008B38A2"/>
    <w:rsid w:val="008B545E"/>
    <w:rsid w:val="008B6AF9"/>
    <w:rsid w:val="008B6D9A"/>
    <w:rsid w:val="008B79BE"/>
    <w:rsid w:val="008C1CE2"/>
    <w:rsid w:val="008C32AB"/>
    <w:rsid w:val="008C37F5"/>
    <w:rsid w:val="008C3DF8"/>
    <w:rsid w:val="008C466C"/>
    <w:rsid w:val="008C4C02"/>
    <w:rsid w:val="008C6D4C"/>
    <w:rsid w:val="008C6F17"/>
    <w:rsid w:val="008C72A9"/>
    <w:rsid w:val="008C7C5B"/>
    <w:rsid w:val="008D0086"/>
    <w:rsid w:val="008D0360"/>
    <w:rsid w:val="008D0B5E"/>
    <w:rsid w:val="008D4D97"/>
    <w:rsid w:val="008D4F2B"/>
    <w:rsid w:val="008D50A6"/>
    <w:rsid w:val="008D5276"/>
    <w:rsid w:val="008D5B13"/>
    <w:rsid w:val="008D73FF"/>
    <w:rsid w:val="008D7526"/>
    <w:rsid w:val="008E01F3"/>
    <w:rsid w:val="008E0236"/>
    <w:rsid w:val="008E0C65"/>
    <w:rsid w:val="008E1E84"/>
    <w:rsid w:val="008E2B1E"/>
    <w:rsid w:val="008E2F30"/>
    <w:rsid w:val="008E4AE8"/>
    <w:rsid w:val="008E4BA5"/>
    <w:rsid w:val="008E4C55"/>
    <w:rsid w:val="008E4E33"/>
    <w:rsid w:val="008E5472"/>
    <w:rsid w:val="008E5802"/>
    <w:rsid w:val="008E59D5"/>
    <w:rsid w:val="008E5BA5"/>
    <w:rsid w:val="008E5DBB"/>
    <w:rsid w:val="008E6C6A"/>
    <w:rsid w:val="008E7EEB"/>
    <w:rsid w:val="008F1636"/>
    <w:rsid w:val="008F2E30"/>
    <w:rsid w:val="008F440B"/>
    <w:rsid w:val="008F45BB"/>
    <w:rsid w:val="008F55E8"/>
    <w:rsid w:val="008F593E"/>
    <w:rsid w:val="008F5A81"/>
    <w:rsid w:val="008F5AB5"/>
    <w:rsid w:val="008F6286"/>
    <w:rsid w:val="008F7061"/>
    <w:rsid w:val="008F71BC"/>
    <w:rsid w:val="008F7317"/>
    <w:rsid w:val="008F782B"/>
    <w:rsid w:val="008F7D9E"/>
    <w:rsid w:val="00901A75"/>
    <w:rsid w:val="009022DD"/>
    <w:rsid w:val="009023C6"/>
    <w:rsid w:val="00902DE9"/>
    <w:rsid w:val="0090530C"/>
    <w:rsid w:val="009055C5"/>
    <w:rsid w:val="00906BE3"/>
    <w:rsid w:val="009112B1"/>
    <w:rsid w:val="00912DA8"/>
    <w:rsid w:val="00913293"/>
    <w:rsid w:val="00914014"/>
    <w:rsid w:val="00914031"/>
    <w:rsid w:val="0092028E"/>
    <w:rsid w:val="00923C48"/>
    <w:rsid w:val="00925001"/>
    <w:rsid w:val="00925C90"/>
    <w:rsid w:val="00926B2A"/>
    <w:rsid w:val="0092719A"/>
    <w:rsid w:val="009274C3"/>
    <w:rsid w:val="00927723"/>
    <w:rsid w:val="00930109"/>
    <w:rsid w:val="00930FA2"/>
    <w:rsid w:val="00933A15"/>
    <w:rsid w:val="00933DE8"/>
    <w:rsid w:val="0093407D"/>
    <w:rsid w:val="00935287"/>
    <w:rsid w:val="009360B0"/>
    <w:rsid w:val="00936689"/>
    <w:rsid w:val="00937533"/>
    <w:rsid w:val="009406AB"/>
    <w:rsid w:val="009425FA"/>
    <w:rsid w:val="00942657"/>
    <w:rsid w:val="00944CA4"/>
    <w:rsid w:val="00945332"/>
    <w:rsid w:val="00945CF8"/>
    <w:rsid w:val="00946CFE"/>
    <w:rsid w:val="00946E16"/>
    <w:rsid w:val="009503DF"/>
    <w:rsid w:val="009508DB"/>
    <w:rsid w:val="00950E34"/>
    <w:rsid w:val="00952DD1"/>
    <w:rsid w:val="00953A23"/>
    <w:rsid w:val="00954B98"/>
    <w:rsid w:val="0095514A"/>
    <w:rsid w:val="00955ECE"/>
    <w:rsid w:val="009560EB"/>
    <w:rsid w:val="0095699B"/>
    <w:rsid w:val="009605DD"/>
    <w:rsid w:val="00960B13"/>
    <w:rsid w:val="00960E46"/>
    <w:rsid w:val="00962CE7"/>
    <w:rsid w:val="00963FBC"/>
    <w:rsid w:val="00965EA9"/>
    <w:rsid w:val="009662AC"/>
    <w:rsid w:val="00967AC0"/>
    <w:rsid w:val="009708F6"/>
    <w:rsid w:val="00971123"/>
    <w:rsid w:val="009734E7"/>
    <w:rsid w:val="0097392E"/>
    <w:rsid w:val="0097399A"/>
    <w:rsid w:val="009750F6"/>
    <w:rsid w:val="009760D9"/>
    <w:rsid w:val="009768C6"/>
    <w:rsid w:val="00976FA6"/>
    <w:rsid w:val="0097747B"/>
    <w:rsid w:val="009778F9"/>
    <w:rsid w:val="00981184"/>
    <w:rsid w:val="009836F6"/>
    <w:rsid w:val="00983C88"/>
    <w:rsid w:val="00984130"/>
    <w:rsid w:val="00984AE8"/>
    <w:rsid w:val="00985410"/>
    <w:rsid w:val="009870E3"/>
    <w:rsid w:val="00990ACA"/>
    <w:rsid w:val="0099195B"/>
    <w:rsid w:val="00991D6F"/>
    <w:rsid w:val="009921D7"/>
    <w:rsid w:val="00993D4B"/>
    <w:rsid w:val="009952FE"/>
    <w:rsid w:val="00996107"/>
    <w:rsid w:val="00997884"/>
    <w:rsid w:val="009A13FA"/>
    <w:rsid w:val="009A14E6"/>
    <w:rsid w:val="009A1C85"/>
    <w:rsid w:val="009A2351"/>
    <w:rsid w:val="009A4A4A"/>
    <w:rsid w:val="009A4AA9"/>
    <w:rsid w:val="009A691B"/>
    <w:rsid w:val="009A6F8B"/>
    <w:rsid w:val="009A7FA4"/>
    <w:rsid w:val="009B0160"/>
    <w:rsid w:val="009B23F7"/>
    <w:rsid w:val="009B3C2F"/>
    <w:rsid w:val="009B52B1"/>
    <w:rsid w:val="009B597C"/>
    <w:rsid w:val="009B5D2F"/>
    <w:rsid w:val="009B76FA"/>
    <w:rsid w:val="009C0E6B"/>
    <w:rsid w:val="009C0ECA"/>
    <w:rsid w:val="009C1A77"/>
    <w:rsid w:val="009C230E"/>
    <w:rsid w:val="009C3620"/>
    <w:rsid w:val="009C3FC4"/>
    <w:rsid w:val="009C665D"/>
    <w:rsid w:val="009C6FD6"/>
    <w:rsid w:val="009D0101"/>
    <w:rsid w:val="009D0275"/>
    <w:rsid w:val="009D0940"/>
    <w:rsid w:val="009D1C1C"/>
    <w:rsid w:val="009D260F"/>
    <w:rsid w:val="009D2990"/>
    <w:rsid w:val="009D35C7"/>
    <w:rsid w:val="009D3A87"/>
    <w:rsid w:val="009D400D"/>
    <w:rsid w:val="009D4329"/>
    <w:rsid w:val="009D579A"/>
    <w:rsid w:val="009D5C12"/>
    <w:rsid w:val="009D60A1"/>
    <w:rsid w:val="009D643B"/>
    <w:rsid w:val="009D6A50"/>
    <w:rsid w:val="009D706F"/>
    <w:rsid w:val="009E116F"/>
    <w:rsid w:val="009E2D82"/>
    <w:rsid w:val="009E3B4A"/>
    <w:rsid w:val="009E41E6"/>
    <w:rsid w:val="009E5A24"/>
    <w:rsid w:val="009E7884"/>
    <w:rsid w:val="009F16A5"/>
    <w:rsid w:val="009F223A"/>
    <w:rsid w:val="009F26BF"/>
    <w:rsid w:val="009F4E7A"/>
    <w:rsid w:val="009F5E72"/>
    <w:rsid w:val="009F6128"/>
    <w:rsid w:val="009F6F50"/>
    <w:rsid w:val="00A001BF"/>
    <w:rsid w:val="00A007D8"/>
    <w:rsid w:val="00A01013"/>
    <w:rsid w:val="00A03251"/>
    <w:rsid w:val="00A04206"/>
    <w:rsid w:val="00A05AAA"/>
    <w:rsid w:val="00A05AEB"/>
    <w:rsid w:val="00A06A31"/>
    <w:rsid w:val="00A06E88"/>
    <w:rsid w:val="00A07382"/>
    <w:rsid w:val="00A07A92"/>
    <w:rsid w:val="00A101BF"/>
    <w:rsid w:val="00A102F7"/>
    <w:rsid w:val="00A118E0"/>
    <w:rsid w:val="00A1210C"/>
    <w:rsid w:val="00A12C69"/>
    <w:rsid w:val="00A148CC"/>
    <w:rsid w:val="00A14C95"/>
    <w:rsid w:val="00A152D2"/>
    <w:rsid w:val="00A15634"/>
    <w:rsid w:val="00A162F3"/>
    <w:rsid w:val="00A2104C"/>
    <w:rsid w:val="00A21C87"/>
    <w:rsid w:val="00A22162"/>
    <w:rsid w:val="00A22255"/>
    <w:rsid w:val="00A225CE"/>
    <w:rsid w:val="00A23870"/>
    <w:rsid w:val="00A23CCF"/>
    <w:rsid w:val="00A23D71"/>
    <w:rsid w:val="00A24AAC"/>
    <w:rsid w:val="00A26863"/>
    <w:rsid w:val="00A26E03"/>
    <w:rsid w:val="00A26EC3"/>
    <w:rsid w:val="00A2764C"/>
    <w:rsid w:val="00A30F57"/>
    <w:rsid w:val="00A30FB8"/>
    <w:rsid w:val="00A3199F"/>
    <w:rsid w:val="00A3272A"/>
    <w:rsid w:val="00A33118"/>
    <w:rsid w:val="00A34D88"/>
    <w:rsid w:val="00A35030"/>
    <w:rsid w:val="00A35237"/>
    <w:rsid w:val="00A36064"/>
    <w:rsid w:val="00A40564"/>
    <w:rsid w:val="00A41793"/>
    <w:rsid w:val="00A42013"/>
    <w:rsid w:val="00A42399"/>
    <w:rsid w:val="00A43E54"/>
    <w:rsid w:val="00A44946"/>
    <w:rsid w:val="00A44EC4"/>
    <w:rsid w:val="00A46CAF"/>
    <w:rsid w:val="00A47763"/>
    <w:rsid w:val="00A50468"/>
    <w:rsid w:val="00A511AC"/>
    <w:rsid w:val="00A537D7"/>
    <w:rsid w:val="00A53A3B"/>
    <w:rsid w:val="00A53F94"/>
    <w:rsid w:val="00A54CC3"/>
    <w:rsid w:val="00A56FCD"/>
    <w:rsid w:val="00A61486"/>
    <w:rsid w:val="00A62A38"/>
    <w:rsid w:val="00A62ECE"/>
    <w:rsid w:val="00A632A6"/>
    <w:rsid w:val="00A6358A"/>
    <w:rsid w:val="00A63BA8"/>
    <w:rsid w:val="00A643F5"/>
    <w:rsid w:val="00A649DB"/>
    <w:rsid w:val="00A65CF5"/>
    <w:rsid w:val="00A66429"/>
    <w:rsid w:val="00A67424"/>
    <w:rsid w:val="00A7050A"/>
    <w:rsid w:val="00A71536"/>
    <w:rsid w:val="00A72188"/>
    <w:rsid w:val="00A73599"/>
    <w:rsid w:val="00A73CB4"/>
    <w:rsid w:val="00A73E43"/>
    <w:rsid w:val="00A745CA"/>
    <w:rsid w:val="00A75080"/>
    <w:rsid w:val="00A751B5"/>
    <w:rsid w:val="00A75355"/>
    <w:rsid w:val="00A756A5"/>
    <w:rsid w:val="00A757EF"/>
    <w:rsid w:val="00A75F20"/>
    <w:rsid w:val="00A7629F"/>
    <w:rsid w:val="00A762FE"/>
    <w:rsid w:val="00A8088F"/>
    <w:rsid w:val="00A80C83"/>
    <w:rsid w:val="00A82884"/>
    <w:rsid w:val="00A83841"/>
    <w:rsid w:val="00A84CF2"/>
    <w:rsid w:val="00A84D9E"/>
    <w:rsid w:val="00A85FE2"/>
    <w:rsid w:val="00A86055"/>
    <w:rsid w:val="00A860C0"/>
    <w:rsid w:val="00A86759"/>
    <w:rsid w:val="00A86CA0"/>
    <w:rsid w:val="00A87C6B"/>
    <w:rsid w:val="00A87F9C"/>
    <w:rsid w:val="00A9139C"/>
    <w:rsid w:val="00A93E3A"/>
    <w:rsid w:val="00A950CB"/>
    <w:rsid w:val="00A966D6"/>
    <w:rsid w:val="00A97B6F"/>
    <w:rsid w:val="00AA23D4"/>
    <w:rsid w:val="00AA34A8"/>
    <w:rsid w:val="00AA6956"/>
    <w:rsid w:val="00AA6AA1"/>
    <w:rsid w:val="00AA7B8B"/>
    <w:rsid w:val="00AB0CB3"/>
    <w:rsid w:val="00AB1D63"/>
    <w:rsid w:val="00AB2A0E"/>
    <w:rsid w:val="00AB2E93"/>
    <w:rsid w:val="00AB2F22"/>
    <w:rsid w:val="00AB3EE1"/>
    <w:rsid w:val="00AB538C"/>
    <w:rsid w:val="00AB5ADA"/>
    <w:rsid w:val="00AB6900"/>
    <w:rsid w:val="00AB6B75"/>
    <w:rsid w:val="00AB6D1C"/>
    <w:rsid w:val="00AB7027"/>
    <w:rsid w:val="00AC1436"/>
    <w:rsid w:val="00AC155A"/>
    <w:rsid w:val="00AC1E33"/>
    <w:rsid w:val="00AC32C9"/>
    <w:rsid w:val="00AC38C6"/>
    <w:rsid w:val="00AC4730"/>
    <w:rsid w:val="00AC47E3"/>
    <w:rsid w:val="00AC7ADD"/>
    <w:rsid w:val="00AC7FEB"/>
    <w:rsid w:val="00AD2C21"/>
    <w:rsid w:val="00AD4CF7"/>
    <w:rsid w:val="00AD4E71"/>
    <w:rsid w:val="00AD5E79"/>
    <w:rsid w:val="00AD7B5C"/>
    <w:rsid w:val="00AE0AA3"/>
    <w:rsid w:val="00AE200C"/>
    <w:rsid w:val="00AE30BB"/>
    <w:rsid w:val="00AE4A12"/>
    <w:rsid w:val="00AE5529"/>
    <w:rsid w:val="00AE5877"/>
    <w:rsid w:val="00AF0A06"/>
    <w:rsid w:val="00AF1569"/>
    <w:rsid w:val="00AF25B3"/>
    <w:rsid w:val="00AF2808"/>
    <w:rsid w:val="00AF3464"/>
    <w:rsid w:val="00AF385F"/>
    <w:rsid w:val="00AF4D5D"/>
    <w:rsid w:val="00AF5533"/>
    <w:rsid w:val="00AF56F5"/>
    <w:rsid w:val="00AF7592"/>
    <w:rsid w:val="00AF7985"/>
    <w:rsid w:val="00B004D7"/>
    <w:rsid w:val="00B0090D"/>
    <w:rsid w:val="00B01764"/>
    <w:rsid w:val="00B01BE1"/>
    <w:rsid w:val="00B01EEF"/>
    <w:rsid w:val="00B0456C"/>
    <w:rsid w:val="00B04E9D"/>
    <w:rsid w:val="00B07128"/>
    <w:rsid w:val="00B11168"/>
    <w:rsid w:val="00B118BF"/>
    <w:rsid w:val="00B119A6"/>
    <w:rsid w:val="00B14020"/>
    <w:rsid w:val="00B14054"/>
    <w:rsid w:val="00B14321"/>
    <w:rsid w:val="00B153EA"/>
    <w:rsid w:val="00B174F9"/>
    <w:rsid w:val="00B176E4"/>
    <w:rsid w:val="00B17B18"/>
    <w:rsid w:val="00B2152D"/>
    <w:rsid w:val="00B240F5"/>
    <w:rsid w:val="00B246EE"/>
    <w:rsid w:val="00B249A9"/>
    <w:rsid w:val="00B24A47"/>
    <w:rsid w:val="00B24F05"/>
    <w:rsid w:val="00B25625"/>
    <w:rsid w:val="00B25B61"/>
    <w:rsid w:val="00B25D60"/>
    <w:rsid w:val="00B2664E"/>
    <w:rsid w:val="00B268BC"/>
    <w:rsid w:val="00B26B58"/>
    <w:rsid w:val="00B32324"/>
    <w:rsid w:val="00B3236C"/>
    <w:rsid w:val="00B324BE"/>
    <w:rsid w:val="00B32D0A"/>
    <w:rsid w:val="00B33D4D"/>
    <w:rsid w:val="00B36097"/>
    <w:rsid w:val="00B413B1"/>
    <w:rsid w:val="00B42995"/>
    <w:rsid w:val="00B42DE9"/>
    <w:rsid w:val="00B434C9"/>
    <w:rsid w:val="00B44EBB"/>
    <w:rsid w:val="00B51AD5"/>
    <w:rsid w:val="00B5285C"/>
    <w:rsid w:val="00B53004"/>
    <w:rsid w:val="00B54058"/>
    <w:rsid w:val="00B54407"/>
    <w:rsid w:val="00B54631"/>
    <w:rsid w:val="00B555B8"/>
    <w:rsid w:val="00B60D00"/>
    <w:rsid w:val="00B61C56"/>
    <w:rsid w:val="00B641D5"/>
    <w:rsid w:val="00B65204"/>
    <w:rsid w:val="00B66397"/>
    <w:rsid w:val="00B6653D"/>
    <w:rsid w:val="00B665BF"/>
    <w:rsid w:val="00B7029D"/>
    <w:rsid w:val="00B702EE"/>
    <w:rsid w:val="00B70B05"/>
    <w:rsid w:val="00B7112B"/>
    <w:rsid w:val="00B72187"/>
    <w:rsid w:val="00B7274A"/>
    <w:rsid w:val="00B74455"/>
    <w:rsid w:val="00B764EA"/>
    <w:rsid w:val="00B77844"/>
    <w:rsid w:val="00B77C39"/>
    <w:rsid w:val="00B80238"/>
    <w:rsid w:val="00B81746"/>
    <w:rsid w:val="00B8185F"/>
    <w:rsid w:val="00B82702"/>
    <w:rsid w:val="00B827FF"/>
    <w:rsid w:val="00B840FC"/>
    <w:rsid w:val="00B8411D"/>
    <w:rsid w:val="00B8493E"/>
    <w:rsid w:val="00B8582D"/>
    <w:rsid w:val="00B85EBD"/>
    <w:rsid w:val="00B864EB"/>
    <w:rsid w:val="00B87372"/>
    <w:rsid w:val="00B87CC7"/>
    <w:rsid w:val="00B87CE5"/>
    <w:rsid w:val="00B9007C"/>
    <w:rsid w:val="00B90605"/>
    <w:rsid w:val="00B9067A"/>
    <w:rsid w:val="00B91059"/>
    <w:rsid w:val="00B9198E"/>
    <w:rsid w:val="00B9254C"/>
    <w:rsid w:val="00B93F7F"/>
    <w:rsid w:val="00B94C41"/>
    <w:rsid w:val="00B9527D"/>
    <w:rsid w:val="00B955A0"/>
    <w:rsid w:val="00B9645D"/>
    <w:rsid w:val="00B97014"/>
    <w:rsid w:val="00BA146B"/>
    <w:rsid w:val="00BA17BE"/>
    <w:rsid w:val="00BA3D51"/>
    <w:rsid w:val="00BA3D84"/>
    <w:rsid w:val="00BA576A"/>
    <w:rsid w:val="00BA7874"/>
    <w:rsid w:val="00BB06AE"/>
    <w:rsid w:val="00BB0A37"/>
    <w:rsid w:val="00BB10D7"/>
    <w:rsid w:val="00BB19D8"/>
    <w:rsid w:val="00BB232E"/>
    <w:rsid w:val="00BB2656"/>
    <w:rsid w:val="00BB27EF"/>
    <w:rsid w:val="00BB3748"/>
    <w:rsid w:val="00BB5895"/>
    <w:rsid w:val="00BB6236"/>
    <w:rsid w:val="00BB74E5"/>
    <w:rsid w:val="00BC0412"/>
    <w:rsid w:val="00BC28C5"/>
    <w:rsid w:val="00BC2D6F"/>
    <w:rsid w:val="00BC2E4A"/>
    <w:rsid w:val="00BC74F7"/>
    <w:rsid w:val="00BC77E9"/>
    <w:rsid w:val="00BC7C1A"/>
    <w:rsid w:val="00BC7D41"/>
    <w:rsid w:val="00BD0AF8"/>
    <w:rsid w:val="00BD119D"/>
    <w:rsid w:val="00BD1862"/>
    <w:rsid w:val="00BD1992"/>
    <w:rsid w:val="00BD3603"/>
    <w:rsid w:val="00BD4FB2"/>
    <w:rsid w:val="00BD50B6"/>
    <w:rsid w:val="00BE0A8A"/>
    <w:rsid w:val="00BE17F2"/>
    <w:rsid w:val="00BE50C1"/>
    <w:rsid w:val="00BE53AF"/>
    <w:rsid w:val="00BE5440"/>
    <w:rsid w:val="00BE5493"/>
    <w:rsid w:val="00BE619E"/>
    <w:rsid w:val="00BE74E4"/>
    <w:rsid w:val="00BF058E"/>
    <w:rsid w:val="00BF0953"/>
    <w:rsid w:val="00BF275A"/>
    <w:rsid w:val="00BF284D"/>
    <w:rsid w:val="00BF2EBC"/>
    <w:rsid w:val="00BF2EEE"/>
    <w:rsid w:val="00BF3ED5"/>
    <w:rsid w:val="00BF4496"/>
    <w:rsid w:val="00BF4527"/>
    <w:rsid w:val="00BF5E07"/>
    <w:rsid w:val="00BF60EC"/>
    <w:rsid w:val="00BF6226"/>
    <w:rsid w:val="00BF6AE8"/>
    <w:rsid w:val="00C00CAA"/>
    <w:rsid w:val="00C00E42"/>
    <w:rsid w:val="00C01131"/>
    <w:rsid w:val="00C012A4"/>
    <w:rsid w:val="00C06333"/>
    <w:rsid w:val="00C07252"/>
    <w:rsid w:val="00C07429"/>
    <w:rsid w:val="00C1004B"/>
    <w:rsid w:val="00C1181F"/>
    <w:rsid w:val="00C11EB5"/>
    <w:rsid w:val="00C11ECB"/>
    <w:rsid w:val="00C125BD"/>
    <w:rsid w:val="00C12FF3"/>
    <w:rsid w:val="00C14886"/>
    <w:rsid w:val="00C14BFF"/>
    <w:rsid w:val="00C155EF"/>
    <w:rsid w:val="00C1680B"/>
    <w:rsid w:val="00C169D4"/>
    <w:rsid w:val="00C16F70"/>
    <w:rsid w:val="00C17021"/>
    <w:rsid w:val="00C17557"/>
    <w:rsid w:val="00C20432"/>
    <w:rsid w:val="00C21013"/>
    <w:rsid w:val="00C21432"/>
    <w:rsid w:val="00C22108"/>
    <w:rsid w:val="00C2439A"/>
    <w:rsid w:val="00C24D72"/>
    <w:rsid w:val="00C25211"/>
    <w:rsid w:val="00C265F9"/>
    <w:rsid w:val="00C27F74"/>
    <w:rsid w:val="00C307E5"/>
    <w:rsid w:val="00C31556"/>
    <w:rsid w:val="00C3174C"/>
    <w:rsid w:val="00C3280F"/>
    <w:rsid w:val="00C339DC"/>
    <w:rsid w:val="00C33C53"/>
    <w:rsid w:val="00C34163"/>
    <w:rsid w:val="00C343C6"/>
    <w:rsid w:val="00C354FC"/>
    <w:rsid w:val="00C361A1"/>
    <w:rsid w:val="00C3635C"/>
    <w:rsid w:val="00C37475"/>
    <w:rsid w:val="00C402DB"/>
    <w:rsid w:val="00C402EE"/>
    <w:rsid w:val="00C41B99"/>
    <w:rsid w:val="00C43434"/>
    <w:rsid w:val="00C459C9"/>
    <w:rsid w:val="00C509E6"/>
    <w:rsid w:val="00C50E38"/>
    <w:rsid w:val="00C51E4D"/>
    <w:rsid w:val="00C51FA1"/>
    <w:rsid w:val="00C522B5"/>
    <w:rsid w:val="00C54297"/>
    <w:rsid w:val="00C54ED1"/>
    <w:rsid w:val="00C57429"/>
    <w:rsid w:val="00C6099F"/>
    <w:rsid w:val="00C62003"/>
    <w:rsid w:val="00C62F5E"/>
    <w:rsid w:val="00C63F67"/>
    <w:rsid w:val="00C645C7"/>
    <w:rsid w:val="00C65D56"/>
    <w:rsid w:val="00C66DE3"/>
    <w:rsid w:val="00C67E27"/>
    <w:rsid w:val="00C70056"/>
    <w:rsid w:val="00C7062F"/>
    <w:rsid w:val="00C70B1B"/>
    <w:rsid w:val="00C7245D"/>
    <w:rsid w:val="00C741F8"/>
    <w:rsid w:val="00C7442F"/>
    <w:rsid w:val="00C74A2A"/>
    <w:rsid w:val="00C75AD4"/>
    <w:rsid w:val="00C760C9"/>
    <w:rsid w:val="00C764D5"/>
    <w:rsid w:val="00C77CFD"/>
    <w:rsid w:val="00C8219D"/>
    <w:rsid w:val="00C827A0"/>
    <w:rsid w:val="00C82C19"/>
    <w:rsid w:val="00C83495"/>
    <w:rsid w:val="00C84EFC"/>
    <w:rsid w:val="00C851F7"/>
    <w:rsid w:val="00C8531E"/>
    <w:rsid w:val="00C85D09"/>
    <w:rsid w:val="00C86722"/>
    <w:rsid w:val="00C86724"/>
    <w:rsid w:val="00C876C6"/>
    <w:rsid w:val="00C87CBD"/>
    <w:rsid w:val="00C919EC"/>
    <w:rsid w:val="00C925BC"/>
    <w:rsid w:val="00C930C7"/>
    <w:rsid w:val="00C9363A"/>
    <w:rsid w:val="00C95013"/>
    <w:rsid w:val="00CA1FF1"/>
    <w:rsid w:val="00CA254B"/>
    <w:rsid w:val="00CA48E3"/>
    <w:rsid w:val="00CA4B61"/>
    <w:rsid w:val="00CA5E26"/>
    <w:rsid w:val="00CA6041"/>
    <w:rsid w:val="00CA741B"/>
    <w:rsid w:val="00CA7A03"/>
    <w:rsid w:val="00CA7D96"/>
    <w:rsid w:val="00CA7E6D"/>
    <w:rsid w:val="00CB1C59"/>
    <w:rsid w:val="00CB718D"/>
    <w:rsid w:val="00CB7E8E"/>
    <w:rsid w:val="00CC0D90"/>
    <w:rsid w:val="00CC156A"/>
    <w:rsid w:val="00CC1C5E"/>
    <w:rsid w:val="00CC25C1"/>
    <w:rsid w:val="00CC2F46"/>
    <w:rsid w:val="00CC3735"/>
    <w:rsid w:val="00CC3A2C"/>
    <w:rsid w:val="00CC4608"/>
    <w:rsid w:val="00CC5337"/>
    <w:rsid w:val="00CC612D"/>
    <w:rsid w:val="00CC76AD"/>
    <w:rsid w:val="00CD00E4"/>
    <w:rsid w:val="00CD028D"/>
    <w:rsid w:val="00CD0F75"/>
    <w:rsid w:val="00CD2054"/>
    <w:rsid w:val="00CD22A7"/>
    <w:rsid w:val="00CD25AF"/>
    <w:rsid w:val="00CD2A38"/>
    <w:rsid w:val="00CD2BEE"/>
    <w:rsid w:val="00CD6C09"/>
    <w:rsid w:val="00CD6DF1"/>
    <w:rsid w:val="00CE032E"/>
    <w:rsid w:val="00CE0752"/>
    <w:rsid w:val="00CE28C8"/>
    <w:rsid w:val="00CE3439"/>
    <w:rsid w:val="00CE372D"/>
    <w:rsid w:val="00CE3D1C"/>
    <w:rsid w:val="00CE4853"/>
    <w:rsid w:val="00CE4863"/>
    <w:rsid w:val="00CE51ED"/>
    <w:rsid w:val="00CE5730"/>
    <w:rsid w:val="00CE7FCF"/>
    <w:rsid w:val="00CF07BA"/>
    <w:rsid w:val="00CF39C1"/>
    <w:rsid w:val="00CF7C62"/>
    <w:rsid w:val="00D01A38"/>
    <w:rsid w:val="00D01C1B"/>
    <w:rsid w:val="00D0287E"/>
    <w:rsid w:val="00D03B66"/>
    <w:rsid w:val="00D04842"/>
    <w:rsid w:val="00D049D2"/>
    <w:rsid w:val="00D06A73"/>
    <w:rsid w:val="00D0758D"/>
    <w:rsid w:val="00D10473"/>
    <w:rsid w:val="00D126DB"/>
    <w:rsid w:val="00D14CE5"/>
    <w:rsid w:val="00D15227"/>
    <w:rsid w:val="00D15718"/>
    <w:rsid w:val="00D160C1"/>
    <w:rsid w:val="00D17501"/>
    <w:rsid w:val="00D17A23"/>
    <w:rsid w:val="00D17FB2"/>
    <w:rsid w:val="00D2119A"/>
    <w:rsid w:val="00D23ABD"/>
    <w:rsid w:val="00D2586E"/>
    <w:rsid w:val="00D30732"/>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9E2"/>
    <w:rsid w:val="00D44D59"/>
    <w:rsid w:val="00D45475"/>
    <w:rsid w:val="00D45A3F"/>
    <w:rsid w:val="00D45F78"/>
    <w:rsid w:val="00D50BEF"/>
    <w:rsid w:val="00D51ED9"/>
    <w:rsid w:val="00D535E8"/>
    <w:rsid w:val="00D539CB"/>
    <w:rsid w:val="00D5410F"/>
    <w:rsid w:val="00D55535"/>
    <w:rsid w:val="00D55B2F"/>
    <w:rsid w:val="00D55CBC"/>
    <w:rsid w:val="00D560DA"/>
    <w:rsid w:val="00D56206"/>
    <w:rsid w:val="00D5671D"/>
    <w:rsid w:val="00D568C0"/>
    <w:rsid w:val="00D56A41"/>
    <w:rsid w:val="00D57012"/>
    <w:rsid w:val="00D5708D"/>
    <w:rsid w:val="00D574CE"/>
    <w:rsid w:val="00D614AA"/>
    <w:rsid w:val="00D6192A"/>
    <w:rsid w:val="00D62429"/>
    <w:rsid w:val="00D63CD8"/>
    <w:rsid w:val="00D6403F"/>
    <w:rsid w:val="00D643EF"/>
    <w:rsid w:val="00D652C2"/>
    <w:rsid w:val="00D65FF8"/>
    <w:rsid w:val="00D667A8"/>
    <w:rsid w:val="00D66911"/>
    <w:rsid w:val="00D6708F"/>
    <w:rsid w:val="00D7019D"/>
    <w:rsid w:val="00D705E7"/>
    <w:rsid w:val="00D709A7"/>
    <w:rsid w:val="00D71E15"/>
    <w:rsid w:val="00D72268"/>
    <w:rsid w:val="00D72A08"/>
    <w:rsid w:val="00D72A4A"/>
    <w:rsid w:val="00D734E2"/>
    <w:rsid w:val="00D73FDD"/>
    <w:rsid w:val="00D74C06"/>
    <w:rsid w:val="00D751BB"/>
    <w:rsid w:val="00D767B8"/>
    <w:rsid w:val="00D777D0"/>
    <w:rsid w:val="00D80338"/>
    <w:rsid w:val="00D826BF"/>
    <w:rsid w:val="00D83AD2"/>
    <w:rsid w:val="00D83B69"/>
    <w:rsid w:val="00D84788"/>
    <w:rsid w:val="00D90059"/>
    <w:rsid w:val="00D90180"/>
    <w:rsid w:val="00D9067A"/>
    <w:rsid w:val="00D912CD"/>
    <w:rsid w:val="00D91865"/>
    <w:rsid w:val="00D91D7D"/>
    <w:rsid w:val="00D92AD4"/>
    <w:rsid w:val="00D92CB2"/>
    <w:rsid w:val="00D93EAB"/>
    <w:rsid w:val="00D94872"/>
    <w:rsid w:val="00D95210"/>
    <w:rsid w:val="00D96487"/>
    <w:rsid w:val="00D970FB"/>
    <w:rsid w:val="00DA002E"/>
    <w:rsid w:val="00DA18F1"/>
    <w:rsid w:val="00DA22F4"/>
    <w:rsid w:val="00DA5890"/>
    <w:rsid w:val="00DA5D16"/>
    <w:rsid w:val="00DB159B"/>
    <w:rsid w:val="00DB2EFB"/>
    <w:rsid w:val="00DB2F08"/>
    <w:rsid w:val="00DB49B1"/>
    <w:rsid w:val="00DB61AB"/>
    <w:rsid w:val="00DB76DD"/>
    <w:rsid w:val="00DC04A7"/>
    <w:rsid w:val="00DC10D7"/>
    <w:rsid w:val="00DC1312"/>
    <w:rsid w:val="00DC26AE"/>
    <w:rsid w:val="00DC2B7A"/>
    <w:rsid w:val="00DC5A89"/>
    <w:rsid w:val="00DC7F85"/>
    <w:rsid w:val="00DD07E8"/>
    <w:rsid w:val="00DD1715"/>
    <w:rsid w:val="00DD1C51"/>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BB0"/>
    <w:rsid w:val="00DE6E20"/>
    <w:rsid w:val="00DE7C70"/>
    <w:rsid w:val="00DF1FA1"/>
    <w:rsid w:val="00DF1FA7"/>
    <w:rsid w:val="00DF21E8"/>
    <w:rsid w:val="00DF2673"/>
    <w:rsid w:val="00DF2C9C"/>
    <w:rsid w:val="00DF403D"/>
    <w:rsid w:val="00DF5F36"/>
    <w:rsid w:val="00DF76A2"/>
    <w:rsid w:val="00DF7FE7"/>
    <w:rsid w:val="00E00A68"/>
    <w:rsid w:val="00E00E7A"/>
    <w:rsid w:val="00E02221"/>
    <w:rsid w:val="00E02274"/>
    <w:rsid w:val="00E034CD"/>
    <w:rsid w:val="00E04C0B"/>
    <w:rsid w:val="00E05313"/>
    <w:rsid w:val="00E054C1"/>
    <w:rsid w:val="00E07683"/>
    <w:rsid w:val="00E07AFB"/>
    <w:rsid w:val="00E104BB"/>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413F"/>
    <w:rsid w:val="00E24259"/>
    <w:rsid w:val="00E26399"/>
    <w:rsid w:val="00E26FB4"/>
    <w:rsid w:val="00E31E0E"/>
    <w:rsid w:val="00E31EEA"/>
    <w:rsid w:val="00E3289B"/>
    <w:rsid w:val="00E331E4"/>
    <w:rsid w:val="00E33853"/>
    <w:rsid w:val="00E33BC4"/>
    <w:rsid w:val="00E34DE7"/>
    <w:rsid w:val="00E36ECC"/>
    <w:rsid w:val="00E3701E"/>
    <w:rsid w:val="00E42583"/>
    <w:rsid w:val="00E425E8"/>
    <w:rsid w:val="00E44A57"/>
    <w:rsid w:val="00E464DC"/>
    <w:rsid w:val="00E47972"/>
    <w:rsid w:val="00E508BA"/>
    <w:rsid w:val="00E5159A"/>
    <w:rsid w:val="00E52487"/>
    <w:rsid w:val="00E53ADE"/>
    <w:rsid w:val="00E5435E"/>
    <w:rsid w:val="00E5496E"/>
    <w:rsid w:val="00E57619"/>
    <w:rsid w:val="00E5761F"/>
    <w:rsid w:val="00E57634"/>
    <w:rsid w:val="00E60A6C"/>
    <w:rsid w:val="00E61019"/>
    <w:rsid w:val="00E6364B"/>
    <w:rsid w:val="00E64886"/>
    <w:rsid w:val="00E6521D"/>
    <w:rsid w:val="00E655C7"/>
    <w:rsid w:val="00E66486"/>
    <w:rsid w:val="00E66DD0"/>
    <w:rsid w:val="00E67625"/>
    <w:rsid w:val="00E71228"/>
    <w:rsid w:val="00E73FAE"/>
    <w:rsid w:val="00E74491"/>
    <w:rsid w:val="00E74C4B"/>
    <w:rsid w:val="00E759C1"/>
    <w:rsid w:val="00E75C1F"/>
    <w:rsid w:val="00E77BFB"/>
    <w:rsid w:val="00E81485"/>
    <w:rsid w:val="00E81943"/>
    <w:rsid w:val="00E8223F"/>
    <w:rsid w:val="00E82429"/>
    <w:rsid w:val="00E85263"/>
    <w:rsid w:val="00E8626A"/>
    <w:rsid w:val="00E86FC8"/>
    <w:rsid w:val="00E87B3B"/>
    <w:rsid w:val="00E90401"/>
    <w:rsid w:val="00E90A9A"/>
    <w:rsid w:val="00E9171F"/>
    <w:rsid w:val="00E91987"/>
    <w:rsid w:val="00E927AE"/>
    <w:rsid w:val="00E931AD"/>
    <w:rsid w:val="00E95260"/>
    <w:rsid w:val="00E97009"/>
    <w:rsid w:val="00E972E5"/>
    <w:rsid w:val="00E97363"/>
    <w:rsid w:val="00E9744F"/>
    <w:rsid w:val="00EA036D"/>
    <w:rsid w:val="00EA0AA6"/>
    <w:rsid w:val="00EA26CC"/>
    <w:rsid w:val="00EA3174"/>
    <w:rsid w:val="00EA3820"/>
    <w:rsid w:val="00EA39F1"/>
    <w:rsid w:val="00EA3B1C"/>
    <w:rsid w:val="00EA4007"/>
    <w:rsid w:val="00EA46C8"/>
    <w:rsid w:val="00EA7250"/>
    <w:rsid w:val="00EB01E9"/>
    <w:rsid w:val="00EB102A"/>
    <w:rsid w:val="00EB2F15"/>
    <w:rsid w:val="00EB3376"/>
    <w:rsid w:val="00EB3C7D"/>
    <w:rsid w:val="00EB42F8"/>
    <w:rsid w:val="00EB456D"/>
    <w:rsid w:val="00EB4A5F"/>
    <w:rsid w:val="00EB6366"/>
    <w:rsid w:val="00EC0569"/>
    <w:rsid w:val="00EC0B8E"/>
    <w:rsid w:val="00EC2408"/>
    <w:rsid w:val="00EC3323"/>
    <w:rsid w:val="00EC47F0"/>
    <w:rsid w:val="00EC4F07"/>
    <w:rsid w:val="00EC532E"/>
    <w:rsid w:val="00EC5434"/>
    <w:rsid w:val="00EC5D68"/>
    <w:rsid w:val="00EC682D"/>
    <w:rsid w:val="00EC6877"/>
    <w:rsid w:val="00EC6AB7"/>
    <w:rsid w:val="00EC73A9"/>
    <w:rsid w:val="00EC7871"/>
    <w:rsid w:val="00ED0B55"/>
    <w:rsid w:val="00ED1824"/>
    <w:rsid w:val="00ED1BF8"/>
    <w:rsid w:val="00ED276D"/>
    <w:rsid w:val="00ED3FBF"/>
    <w:rsid w:val="00ED5C08"/>
    <w:rsid w:val="00EE018A"/>
    <w:rsid w:val="00EE1021"/>
    <w:rsid w:val="00EE1363"/>
    <w:rsid w:val="00EE17BE"/>
    <w:rsid w:val="00EE4395"/>
    <w:rsid w:val="00EE4449"/>
    <w:rsid w:val="00EE48D0"/>
    <w:rsid w:val="00EE5913"/>
    <w:rsid w:val="00EE5971"/>
    <w:rsid w:val="00EE5994"/>
    <w:rsid w:val="00EE6C73"/>
    <w:rsid w:val="00EF0DD4"/>
    <w:rsid w:val="00EF451E"/>
    <w:rsid w:val="00EF4D88"/>
    <w:rsid w:val="00EF54EC"/>
    <w:rsid w:val="00EF6226"/>
    <w:rsid w:val="00EF6993"/>
    <w:rsid w:val="00F01F40"/>
    <w:rsid w:val="00F042E4"/>
    <w:rsid w:val="00F076A5"/>
    <w:rsid w:val="00F07C32"/>
    <w:rsid w:val="00F07E5D"/>
    <w:rsid w:val="00F10638"/>
    <w:rsid w:val="00F11309"/>
    <w:rsid w:val="00F13BFB"/>
    <w:rsid w:val="00F140C2"/>
    <w:rsid w:val="00F155A4"/>
    <w:rsid w:val="00F15711"/>
    <w:rsid w:val="00F1577D"/>
    <w:rsid w:val="00F168DA"/>
    <w:rsid w:val="00F179E5"/>
    <w:rsid w:val="00F17C97"/>
    <w:rsid w:val="00F17D28"/>
    <w:rsid w:val="00F17D53"/>
    <w:rsid w:val="00F2087E"/>
    <w:rsid w:val="00F22DEA"/>
    <w:rsid w:val="00F22ED1"/>
    <w:rsid w:val="00F23528"/>
    <w:rsid w:val="00F23E52"/>
    <w:rsid w:val="00F242B8"/>
    <w:rsid w:val="00F24921"/>
    <w:rsid w:val="00F2503D"/>
    <w:rsid w:val="00F25382"/>
    <w:rsid w:val="00F26518"/>
    <w:rsid w:val="00F26FE2"/>
    <w:rsid w:val="00F273CA"/>
    <w:rsid w:val="00F305C7"/>
    <w:rsid w:val="00F30754"/>
    <w:rsid w:val="00F30EEB"/>
    <w:rsid w:val="00F31563"/>
    <w:rsid w:val="00F31EAD"/>
    <w:rsid w:val="00F32F32"/>
    <w:rsid w:val="00F33761"/>
    <w:rsid w:val="00F34C35"/>
    <w:rsid w:val="00F34D39"/>
    <w:rsid w:val="00F35483"/>
    <w:rsid w:val="00F3549B"/>
    <w:rsid w:val="00F35CD1"/>
    <w:rsid w:val="00F371EB"/>
    <w:rsid w:val="00F40068"/>
    <w:rsid w:val="00F4031E"/>
    <w:rsid w:val="00F42D1B"/>
    <w:rsid w:val="00F43901"/>
    <w:rsid w:val="00F43A5D"/>
    <w:rsid w:val="00F43A6E"/>
    <w:rsid w:val="00F45B8A"/>
    <w:rsid w:val="00F45C93"/>
    <w:rsid w:val="00F46F7D"/>
    <w:rsid w:val="00F470EC"/>
    <w:rsid w:val="00F47786"/>
    <w:rsid w:val="00F501F3"/>
    <w:rsid w:val="00F52BBE"/>
    <w:rsid w:val="00F52C77"/>
    <w:rsid w:val="00F530D7"/>
    <w:rsid w:val="00F54DB4"/>
    <w:rsid w:val="00F54FBF"/>
    <w:rsid w:val="00F55E96"/>
    <w:rsid w:val="00F5615B"/>
    <w:rsid w:val="00F57C99"/>
    <w:rsid w:val="00F57E6C"/>
    <w:rsid w:val="00F57ECF"/>
    <w:rsid w:val="00F61697"/>
    <w:rsid w:val="00F61982"/>
    <w:rsid w:val="00F6264F"/>
    <w:rsid w:val="00F62F3D"/>
    <w:rsid w:val="00F645B9"/>
    <w:rsid w:val="00F64856"/>
    <w:rsid w:val="00F64AF1"/>
    <w:rsid w:val="00F64B19"/>
    <w:rsid w:val="00F64C2C"/>
    <w:rsid w:val="00F65CFF"/>
    <w:rsid w:val="00F65D65"/>
    <w:rsid w:val="00F660B4"/>
    <w:rsid w:val="00F670AC"/>
    <w:rsid w:val="00F677A0"/>
    <w:rsid w:val="00F70D9B"/>
    <w:rsid w:val="00F7160B"/>
    <w:rsid w:val="00F732AA"/>
    <w:rsid w:val="00F735B6"/>
    <w:rsid w:val="00F74A00"/>
    <w:rsid w:val="00F775F3"/>
    <w:rsid w:val="00F80F52"/>
    <w:rsid w:val="00F841CC"/>
    <w:rsid w:val="00F8474A"/>
    <w:rsid w:val="00F85400"/>
    <w:rsid w:val="00F86571"/>
    <w:rsid w:val="00F9075E"/>
    <w:rsid w:val="00F91160"/>
    <w:rsid w:val="00F920AB"/>
    <w:rsid w:val="00F92C0C"/>
    <w:rsid w:val="00F937F7"/>
    <w:rsid w:val="00F94D65"/>
    <w:rsid w:val="00F97FA9"/>
    <w:rsid w:val="00FA00DE"/>
    <w:rsid w:val="00FA11F1"/>
    <w:rsid w:val="00FA1D0A"/>
    <w:rsid w:val="00FA2A43"/>
    <w:rsid w:val="00FA2DCF"/>
    <w:rsid w:val="00FA348F"/>
    <w:rsid w:val="00FA4543"/>
    <w:rsid w:val="00FA4CB4"/>
    <w:rsid w:val="00FA5237"/>
    <w:rsid w:val="00FA55A7"/>
    <w:rsid w:val="00FA593A"/>
    <w:rsid w:val="00FA65FD"/>
    <w:rsid w:val="00FB2E22"/>
    <w:rsid w:val="00FB3011"/>
    <w:rsid w:val="00FB3C63"/>
    <w:rsid w:val="00FB5E78"/>
    <w:rsid w:val="00FB5FFA"/>
    <w:rsid w:val="00FB612F"/>
    <w:rsid w:val="00FB624A"/>
    <w:rsid w:val="00FB71EF"/>
    <w:rsid w:val="00FB7FAF"/>
    <w:rsid w:val="00FC074D"/>
    <w:rsid w:val="00FC2494"/>
    <w:rsid w:val="00FC2966"/>
    <w:rsid w:val="00FC435B"/>
    <w:rsid w:val="00FC5A0C"/>
    <w:rsid w:val="00FC5DB6"/>
    <w:rsid w:val="00FD0B9B"/>
    <w:rsid w:val="00FD0BDD"/>
    <w:rsid w:val="00FD22BC"/>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6D5"/>
    <w:rsid w:val="00FF0874"/>
    <w:rsid w:val="00FF0A02"/>
    <w:rsid w:val="00FF0D39"/>
    <w:rsid w:val="00FF0E16"/>
    <w:rsid w:val="00FF17E9"/>
    <w:rsid w:val="00FF18CA"/>
    <w:rsid w:val="00FF4642"/>
    <w:rsid w:val="00FF6BA4"/>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 w:type="paragraph" w:styleId="Header">
    <w:name w:val="header"/>
    <w:basedOn w:val="Normal"/>
    <w:link w:val="HeaderChar"/>
    <w:uiPriority w:val="99"/>
    <w:unhideWhenUsed/>
    <w:rsid w:val="009C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0E"/>
    <w:rPr>
      <w:sz w:val="24"/>
    </w:rPr>
  </w:style>
  <w:style w:type="paragraph" w:styleId="Footer">
    <w:name w:val="footer"/>
    <w:basedOn w:val="Normal"/>
    <w:link w:val="FooterChar"/>
    <w:uiPriority w:val="99"/>
    <w:unhideWhenUsed/>
    <w:rsid w:val="009C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0E"/>
    <w:rPr>
      <w:sz w:val="24"/>
    </w:rPr>
  </w:style>
  <w:style w:type="character" w:styleId="PageNumber">
    <w:name w:val="page number"/>
    <w:basedOn w:val="DefaultParagraphFont"/>
    <w:uiPriority w:val="99"/>
    <w:semiHidden/>
    <w:unhideWhenUsed/>
    <w:rsid w:val="004F3A3D"/>
  </w:style>
  <w:style w:type="paragraph" w:customStyle="1" w:styleId="p1">
    <w:name w:val="p1"/>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2">
    <w:name w:val="p2"/>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3">
    <w:name w:val="p3"/>
    <w:basedOn w:val="Normal"/>
    <w:rsid w:val="001C2C29"/>
    <w:pPr>
      <w:spacing w:after="90" w:line="360" w:lineRule="atLeast"/>
      <w:ind w:firstLine="432"/>
    </w:pPr>
    <w:rPr>
      <w:rFonts w:ascii="Times New Roman" w:hAnsi="Times New Roman"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02306077">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912">
      <w:bodyDiv w:val="1"/>
      <w:marLeft w:val="0"/>
      <w:marRight w:val="0"/>
      <w:marTop w:val="0"/>
      <w:marBottom w:val="0"/>
      <w:divBdr>
        <w:top w:val="none" w:sz="0" w:space="0" w:color="auto"/>
        <w:left w:val="none" w:sz="0" w:space="0" w:color="auto"/>
        <w:bottom w:val="none" w:sz="0" w:space="0" w:color="auto"/>
        <w:right w:val="none" w:sz="0" w:space="0" w:color="auto"/>
      </w:divBdr>
      <w:divsChild>
        <w:div w:id="786891948">
          <w:marLeft w:val="480"/>
          <w:marRight w:val="0"/>
          <w:marTop w:val="0"/>
          <w:marBottom w:val="0"/>
          <w:divBdr>
            <w:top w:val="none" w:sz="0" w:space="0" w:color="auto"/>
            <w:left w:val="none" w:sz="0" w:space="0" w:color="auto"/>
            <w:bottom w:val="none" w:sz="0" w:space="0" w:color="auto"/>
            <w:right w:val="none" w:sz="0" w:space="0" w:color="auto"/>
          </w:divBdr>
          <w:divsChild>
            <w:div w:id="279994430">
              <w:marLeft w:val="0"/>
              <w:marRight w:val="0"/>
              <w:marTop w:val="0"/>
              <w:marBottom w:val="0"/>
              <w:divBdr>
                <w:top w:val="none" w:sz="0" w:space="0" w:color="auto"/>
                <w:left w:val="none" w:sz="0" w:space="0" w:color="auto"/>
                <w:bottom w:val="none" w:sz="0" w:space="0" w:color="auto"/>
                <w:right w:val="none" w:sz="0" w:space="0" w:color="auto"/>
              </w:divBdr>
            </w:div>
            <w:div w:id="1621766983">
              <w:marLeft w:val="0"/>
              <w:marRight w:val="0"/>
              <w:marTop w:val="0"/>
              <w:marBottom w:val="0"/>
              <w:divBdr>
                <w:top w:val="none" w:sz="0" w:space="0" w:color="auto"/>
                <w:left w:val="none" w:sz="0" w:space="0" w:color="auto"/>
                <w:bottom w:val="none" w:sz="0" w:space="0" w:color="auto"/>
                <w:right w:val="none" w:sz="0" w:space="0" w:color="auto"/>
              </w:divBdr>
            </w:div>
            <w:div w:id="866017371">
              <w:marLeft w:val="0"/>
              <w:marRight w:val="0"/>
              <w:marTop w:val="0"/>
              <w:marBottom w:val="0"/>
              <w:divBdr>
                <w:top w:val="none" w:sz="0" w:space="0" w:color="auto"/>
                <w:left w:val="none" w:sz="0" w:space="0" w:color="auto"/>
                <w:bottom w:val="none" w:sz="0" w:space="0" w:color="auto"/>
                <w:right w:val="none" w:sz="0" w:space="0" w:color="auto"/>
              </w:divBdr>
            </w:div>
            <w:div w:id="888885263">
              <w:marLeft w:val="0"/>
              <w:marRight w:val="0"/>
              <w:marTop w:val="0"/>
              <w:marBottom w:val="0"/>
              <w:divBdr>
                <w:top w:val="none" w:sz="0" w:space="0" w:color="auto"/>
                <w:left w:val="none" w:sz="0" w:space="0" w:color="auto"/>
                <w:bottom w:val="none" w:sz="0" w:space="0" w:color="auto"/>
                <w:right w:val="none" w:sz="0" w:space="0" w:color="auto"/>
              </w:divBdr>
            </w:div>
            <w:div w:id="11688278">
              <w:marLeft w:val="0"/>
              <w:marRight w:val="0"/>
              <w:marTop w:val="0"/>
              <w:marBottom w:val="0"/>
              <w:divBdr>
                <w:top w:val="none" w:sz="0" w:space="0" w:color="auto"/>
                <w:left w:val="none" w:sz="0" w:space="0" w:color="auto"/>
                <w:bottom w:val="none" w:sz="0" w:space="0" w:color="auto"/>
                <w:right w:val="none" w:sz="0" w:space="0" w:color="auto"/>
              </w:divBdr>
            </w:div>
            <w:div w:id="1696420718">
              <w:marLeft w:val="0"/>
              <w:marRight w:val="0"/>
              <w:marTop w:val="0"/>
              <w:marBottom w:val="0"/>
              <w:divBdr>
                <w:top w:val="none" w:sz="0" w:space="0" w:color="auto"/>
                <w:left w:val="none" w:sz="0" w:space="0" w:color="auto"/>
                <w:bottom w:val="none" w:sz="0" w:space="0" w:color="auto"/>
                <w:right w:val="none" w:sz="0" w:space="0" w:color="auto"/>
              </w:divBdr>
            </w:div>
            <w:div w:id="1078601385">
              <w:marLeft w:val="0"/>
              <w:marRight w:val="0"/>
              <w:marTop w:val="0"/>
              <w:marBottom w:val="0"/>
              <w:divBdr>
                <w:top w:val="none" w:sz="0" w:space="0" w:color="auto"/>
                <w:left w:val="none" w:sz="0" w:space="0" w:color="auto"/>
                <w:bottom w:val="none" w:sz="0" w:space="0" w:color="auto"/>
                <w:right w:val="none" w:sz="0" w:space="0" w:color="auto"/>
              </w:divBdr>
            </w:div>
            <w:div w:id="763377579">
              <w:marLeft w:val="0"/>
              <w:marRight w:val="0"/>
              <w:marTop w:val="0"/>
              <w:marBottom w:val="0"/>
              <w:divBdr>
                <w:top w:val="none" w:sz="0" w:space="0" w:color="auto"/>
                <w:left w:val="none" w:sz="0" w:space="0" w:color="auto"/>
                <w:bottom w:val="none" w:sz="0" w:space="0" w:color="auto"/>
                <w:right w:val="none" w:sz="0" w:space="0" w:color="auto"/>
              </w:divBdr>
            </w:div>
            <w:div w:id="713118902">
              <w:marLeft w:val="0"/>
              <w:marRight w:val="0"/>
              <w:marTop w:val="0"/>
              <w:marBottom w:val="0"/>
              <w:divBdr>
                <w:top w:val="none" w:sz="0" w:space="0" w:color="auto"/>
                <w:left w:val="none" w:sz="0" w:space="0" w:color="auto"/>
                <w:bottom w:val="none" w:sz="0" w:space="0" w:color="auto"/>
                <w:right w:val="none" w:sz="0" w:space="0" w:color="auto"/>
              </w:divBdr>
            </w:div>
            <w:div w:id="1517306618">
              <w:marLeft w:val="0"/>
              <w:marRight w:val="0"/>
              <w:marTop w:val="0"/>
              <w:marBottom w:val="0"/>
              <w:divBdr>
                <w:top w:val="none" w:sz="0" w:space="0" w:color="auto"/>
                <w:left w:val="none" w:sz="0" w:space="0" w:color="auto"/>
                <w:bottom w:val="none" w:sz="0" w:space="0" w:color="auto"/>
                <w:right w:val="none" w:sz="0" w:space="0" w:color="auto"/>
              </w:divBdr>
            </w:div>
            <w:div w:id="45835630">
              <w:marLeft w:val="0"/>
              <w:marRight w:val="0"/>
              <w:marTop w:val="0"/>
              <w:marBottom w:val="0"/>
              <w:divBdr>
                <w:top w:val="none" w:sz="0" w:space="0" w:color="auto"/>
                <w:left w:val="none" w:sz="0" w:space="0" w:color="auto"/>
                <w:bottom w:val="none" w:sz="0" w:space="0" w:color="auto"/>
                <w:right w:val="none" w:sz="0" w:space="0" w:color="auto"/>
              </w:divBdr>
            </w:div>
            <w:div w:id="1592274050">
              <w:marLeft w:val="0"/>
              <w:marRight w:val="0"/>
              <w:marTop w:val="0"/>
              <w:marBottom w:val="0"/>
              <w:divBdr>
                <w:top w:val="none" w:sz="0" w:space="0" w:color="auto"/>
                <w:left w:val="none" w:sz="0" w:space="0" w:color="auto"/>
                <w:bottom w:val="none" w:sz="0" w:space="0" w:color="auto"/>
                <w:right w:val="none" w:sz="0" w:space="0" w:color="auto"/>
              </w:divBdr>
            </w:div>
            <w:div w:id="471824219">
              <w:marLeft w:val="0"/>
              <w:marRight w:val="0"/>
              <w:marTop w:val="0"/>
              <w:marBottom w:val="0"/>
              <w:divBdr>
                <w:top w:val="none" w:sz="0" w:space="0" w:color="auto"/>
                <w:left w:val="none" w:sz="0" w:space="0" w:color="auto"/>
                <w:bottom w:val="none" w:sz="0" w:space="0" w:color="auto"/>
                <w:right w:val="none" w:sz="0" w:space="0" w:color="auto"/>
              </w:divBdr>
            </w:div>
            <w:div w:id="436410337">
              <w:marLeft w:val="0"/>
              <w:marRight w:val="0"/>
              <w:marTop w:val="0"/>
              <w:marBottom w:val="0"/>
              <w:divBdr>
                <w:top w:val="none" w:sz="0" w:space="0" w:color="auto"/>
                <w:left w:val="none" w:sz="0" w:space="0" w:color="auto"/>
                <w:bottom w:val="none" w:sz="0" w:space="0" w:color="auto"/>
                <w:right w:val="none" w:sz="0" w:space="0" w:color="auto"/>
              </w:divBdr>
            </w:div>
            <w:div w:id="437801200">
              <w:marLeft w:val="0"/>
              <w:marRight w:val="0"/>
              <w:marTop w:val="0"/>
              <w:marBottom w:val="0"/>
              <w:divBdr>
                <w:top w:val="none" w:sz="0" w:space="0" w:color="auto"/>
                <w:left w:val="none" w:sz="0" w:space="0" w:color="auto"/>
                <w:bottom w:val="none" w:sz="0" w:space="0" w:color="auto"/>
                <w:right w:val="none" w:sz="0" w:space="0" w:color="auto"/>
              </w:divBdr>
            </w:div>
            <w:div w:id="744373710">
              <w:marLeft w:val="0"/>
              <w:marRight w:val="0"/>
              <w:marTop w:val="0"/>
              <w:marBottom w:val="0"/>
              <w:divBdr>
                <w:top w:val="none" w:sz="0" w:space="0" w:color="auto"/>
                <w:left w:val="none" w:sz="0" w:space="0" w:color="auto"/>
                <w:bottom w:val="none" w:sz="0" w:space="0" w:color="auto"/>
                <w:right w:val="none" w:sz="0" w:space="0" w:color="auto"/>
              </w:divBdr>
            </w:div>
            <w:div w:id="736440744">
              <w:marLeft w:val="0"/>
              <w:marRight w:val="0"/>
              <w:marTop w:val="0"/>
              <w:marBottom w:val="0"/>
              <w:divBdr>
                <w:top w:val="none" w:sz="0" w:space="0" w:color="auto"/>
                <w:left w:val="none" w:sz="0" w:space="0" w:color="auto"/>
                <w:bottom w:val="none" w:sz="0" w:space="0" w:color="auto"/>
                <w:right w:val="none" w:sz="0" w:space="0" w:color="auto"/>
              </w:divBdr>
            </w:div>
            <w:div w:id="588192988">
              <w:marLeft w:val="0"/>
              <w:marRight w:val="0"/>
              <w:marTop w:val="0"/>
              <w:marBottom w:val="0"/>
              <w:divBdr>
                <w:top w:val="none" w:sz="0" w:space="0" w:color="auto"/>
                <w:left w:val="none" w:sz="0" w:space="0" w:color="auto"/>
                <w:bottom w:val="none" w:sz="0" w:space="0" w:color="auto"/>
                <w:right w:val="none" w:sz="0" w:space="0" w:color="auto"/>
              </w:divBdr>
            </w:div>
            <w:div w:id="969942976">
              <w:marLeft w:val="0"/>
              <w:marRight w:val="0"/>
              <w:marTop w:val="0"/>
              <w:marBottom w:val="0"/>
              <w:divBdr>
                <w:top w:val="none" w:sz="0" w:space="0" w:color="auto"/>
                <w:left w:val="none" w:sz="0" w:space="0" w:color="auto"/>
                <w:bottom w:val="none" w:sz="0" w:space="0" w:color="auto"/>
                <w:right w:val="none" w:sz="0" w:space="0" w:color="auto"/>
              </w:divBdr>
            </w:div>
            <w:div w:id="64107019">
              <w:marLeft w:val="0"/>
              <w:marRight w:val="0"/>
              <w:marTop w:val="0"/>
              <w:marBottom w:val="0"/>
              <w:divBdr>
                <w:top w:val="none" w:sz="0" w:space="0" w:color="auto"/>
                <w:left w:val="none" w:sz="0" w:space="0" w:color="auto"/>
                <w:bottom w:val="none" w:sz="0" w:space="0" w:color="auto"/>
                <w:right w:val="none" w:sz="0" w:space="0" w:color="auto"/>
              </w:divBdr>
            </w:div>
            <w:div w:id="2020962102">
              <w:marLeft w:val="0"/>
              <w:marRight w:val="0"/>
              <w:marTop w:val="0"/>
              <w:marBottom w:val="0"/>
              <w:divBdr>
                <w:top w:val="none" w:sz="0" w:space="0" w:color="auto"/>
                <w:left w:val="none" w:sz="0" w:space="0" w:color="auto"/>
                <w:bottom w:val="none" w:sz="0" w:space="0" w:color="auto"/>
                <w:right w:val="none" w:sz="0" w:space="0" w:color="auto"/>
              </w:divBdr>
            </w:div>
            <w:div w:id="463084859">
              <w:marLeft w:val="0"/>
              <w:marRight w:val="0"/>
              <w:marTop w:val="0"/>
              <w:marBottom w:val="0"/>
              <w:divBdr>
                <w:top w:val="none" w:sz="0" w:space="0" w:color="auto"/>
                <w:left w:val="none" w:sz="0" w:space="0" w:color="auto"/>
                <w:bottom w:val="none" w:sz="0" w:space="0" w:color="auto"/>
                <w:right w:val="none" w:sz="0" w:space="0" w:color="auto"/>
              </w:divBdr>
            </w:div>
            <w:div w:id="2067947635">
              <w:marLeft w:val="0"/>
              <w:marRight w:val="0"/>
              <w:marTop w:val="0"/>
              <w:marBottom w:val="0"/>
              <w:divBdr>
                <w:top w:val="none" w:sz="0" w:space="0" w:color="auto"/>
                <w:left w:val="none" w:sz="0" w:space="0" w:color="auto"/>
                <w:bottom w:val="none" w:sz="0" w:space="0" w:color="auto"/>
                <w:right w:val="none" w:sz="0" w:space="0" w:color="auto"/>
              </w:divBdr>
            </w:div>
            <w:div w:id="808522584">
              <w:marLeft w:val="0"/>
              <w:marRight w:val="0"/>
              <w:marTop w:val="0"/>
              <w:marBottom w:val="0"/>
              <w:divBdr>
                <w:top w:val="none" w:sz="0" w:space="0" w:color="auto"/>
                <w:left w:val="none" w:sz="0" w:space="0" w:color="auto"/>
                <w:bottom w:val="none" w:sz="0" w:space="0" w:color="auto"/>
                <w:right w:val="none" w:sz="0" w:space="0" w:color="auto"/>
              </w:divBdr>
            </w:div>
            <w:div w:id="773016791">
              <w:marLeft w:val="0"/>
              <w:marRight w:val="0"/>
              <w:marTop w:val="0"/>
              <w:marBottom w:val="0"/>
              <w:divBdr>
                <w:top w:val="none" w:sz="0" w:space="0" w:color="auto"/>
                <w:left w:val="none" w:sz="0" w:space="0" w:color="auto"/>
                <w:bottom w:val="none" w:sz="0" w:space="0" w:color="auto"/>
                <w:right w:val="none" w:sz="0" w:space="0" w:color="auto"/>
              </w:divBdr>
            </w:div>
            <w:div w:id="1896114533">
              <w:marLeft w:val="0"/>
              <w:marRight w:val="0"/>
              <w:marTop w:val="0"/>
              <w:marBottom w:val="0"/>
              <w:divBdr>
                <w:top w:val="none" w:sz="0" w:space="0" w:color="auto"/>
                <w:left w:val="none" w:sz="0" w:space="0" w:color="auto"/>
                <w:bottom w:val="none" w:sz="0" w:space="0" w:color="auto"/>
                <w:right w:val="none" w:sz="0" w:space="0" w:color="auto"/>
              </w:divBdr>
            </w:div>
            <w:div w:id="2135560684">
              <w:marLeft w:val="0"/>
              <w:marRight w:val="0"/>
              <w:marTop w:val="0"/>
              <w:marBottom w:val="0"/>
              <w:divBdr>
                <w:top w:val="none" w:sz="0" w:space="0" w:color="auto"/>
                <w:left w:val="none" w:sz="0" w:space="0" w:color="auto"/>
                <w:bottom w:val="none" w:sz="0" w:space="0" w:color="auto"/>
                <w:right w:val="none" w:sz="0" w:space="0" w:color="auto"/>
              </w:divBdr>
            </w:div>
            <w:div w:id="180360600">
              <w:marLeft w:val="0"/>
              <w:marRight w:val="0"/>
              <w:marTop w:val="0"/>
              <w:marBottom w:val="0"/>
              <w:divBdr>
                <w:top w:val="none" w:sz="0" w:space="0" w:color="auto"/>
                <w:left w:val="none" w:sz="0" w:space="0" w:color="auto"/>
                <w:bottom w:val="none" w:sz="0" w:space="0" w:color="auto"/>
                <w:right w:val="none" w:sz="0" w:space="0" w:color="auto"/>
              </w:divBdr>
            </w:div>
            <w:div w:id="2125685079">
              <w:marLeft w:val="0"/>
              <w:marRight w:val="0"/>
              <w:marTop w:val="0"/>
              <w:marBottom w:val="0"/>
              <w:divBdr>
                <w:top w:val="none" w:sz="0" w:space="0" w:color="auto"/>
                <w:left w:val="none" w:sz="0" w:space="0" w:color="auto"/>
                <w:bottom w:val="none" w:sz="0" w:space="0" w:color="auto"/>
                <w:right w:val="none" w:sz="0" w:space="0" w:color="auto"/>
              </w:divBdr>
            </w:div>
            <w:div w:id="1793472920">
              <w:marLeft w:val="0"/>
              <w:marRight w:val="0"/>
              <w:marTop w:val="0"/>
              <w:marBottom w:val="0"/>
              <w:divBdr>
                <w:top w:val="none" w:sz="0" w:space="0" w:color="auto"/>
                <w:left w:val="none" w:sz="0" w:space="0" w:color="auto"/>
                <w:bottom w:val="none" w:sz="0" w:space="0" w:color="auto"/>
                <w:right w:val="none" w:sz="0" w:space="0" w:color="auto"/>
              </w:divBdr>
            </w:div>
            <w:div w:id="547298543">
              <w:marLeft w:val="0"/>
              <w:marRight w:val="0"/>
              <w:marTop w:val="0"/>
              <w:marBottom w:val="0"/>
              <w:divBdr>
                <w:top w:val="none" w:sz="0" w:space="0" w:color="auto"/>
                <w:left w:val="none" w:sz="0" w:space="0" w:color="auto"/>
                <w:bottom w:val="none" w:sz="0" w:space="0" w:color="auto"/>
                <w:right w:val="none" w:sz="0" w:space="0" w:color="auto"/>
              </w:divBdr>
            </w:div>
            <w:div w:id="43256671">
              <w:marLeft w:val="0"/>
              <w:marRight w:val="0"/>
              <w:marTop w:val="0"/>
              <w:marBottom w:val="0"/>
              <w:divBdr>
                <w:top w:val="none" w:sz="0" w:space="0" w:color="auto"/>
                <w:left w:val="none" w:sz="0" w:space="0" w:color="auto"/>
                <w:bottom w:val="none" w:sz="0" w:space="0" w:color="auto"/>
                <w:right w:val="none" w:sz="0" w:space="0" w:color="auto"/>
              </w:divBdr>
            </w:div>
            <w:div w:id="1197697949">
              <w:marLeft w:val="0"/>
              <w:marRight w:val="0"/>
              <w:marTop w:val="0"/>
              <w:marBottom w:val="0"/>
              <w:divBdr>
                <w:top w:val="none" w:sz="0" w:space="0" w:color="auto"/>
                <w:left w:val="none" w:sz="0" w:space="0" w:color="auto"/>
                <w:bottom w:val="none" w:sz="0" w:space="0" w:color="auto"/>
                <w:right w:val="none" w:sz="0" w:space="0" w:color="auto"/>
              </w:divBdr>
            </w:div>
            <w:div w:id="52387176">
              <w:marLeft w:val="0"/>
              <w:marRight w:val="0"/>
              <w:marTop w:val="0"/>
              <w:marBottom w:val="0"/>
              <w:divBdr>
                <w:top w:val="none" w:sz="0" w:space="0" w:color="auto"/>
                <w:left w:val="none" w:sz="0" w:space="0" w:color="auto"/>
                <w:bottom w:val="none" w:sz="0" w:space="0" w:color="auto"/>
                <w:right w:val="none" w:sz="0" w:space="0" w:color="auto"/>
              </w:divBdr>
            </w:div>
            <w:div w:id="199054608">
              <w:marLeft w:val="0"/>
              <w:marRight w:val="0"/>
              <w:marTop w:val="0"/>
              <w:marBottom w:val="0"/>
              <w:divBdr>
                <w:top w:val="none" w:sz="0" w:space="0" w:color="auto"/>
                <w:left w:val="none" w:sz="0" w:space="0" w:color="auto"/>
                <w:bottom w:val="none" w:sz="0" w:space="0" w:color="auto"/>
                <w:right w:val="none" w:sz="0" w:space="0" w:color="auto"/>
              </w:divBdr>
            </w:div>
            <w:div w:id="1861233642">
              <w:marLeft w:val="0"/>
              <w:marRight w:val="0"/>
              <w:marTop w:val="0"/>
              <w:marBottom w:val="0"/>
              <w:divBdr>
                <w:top w:val="none" w:sz="0" w:space="0" w:color="auto"/>
                <w:left w:val="none" w:sz="0" w:space="0" w:color="auto"/>
                <w:bottom w:val="none" w:sz="0" w:space="0" w:color="auto"/>
                <w:right w:val="none" w:sz="0" w:space="0" w:color="auto"/>
              </w:divBdr>
            </w:div>
            <w:div w:id="1324511323">
              <w:marLeft w:val="0"/>
              <w:marRight w:val="0"/>
              <w:marTop w:val="0"/>
              <w:marBottom w:val="0"/>
              <w:divBdr>
                <w:top w:val="none" w:sz="0" w:space="0" w:color="auto"/>
                <w:left w:val="none" w:sz="0" w:space="0" w:color="auto"/>
                <w:bottom w:val="none" w:sz="0" w:space="0" w:color="auto"/>
                <w:right w:val="none" w:sz="0" w:space="0" w:color="auto"/>
              </w:divBdr>
            </w:div>
            <w:div w:id="1895851127">
              <w:marLeft w:val="0"/>
              <w:marRight w:val="0"/>
              <w:marTop w:val="0"/>
              <w:marBottom w:val="0"/>
              <w:divBdr>
                <w:top w:val="none" w:sz="0" w:space="0" w:color="auto"/>
                <w:left w:val="none" w:sz="0" w:space="0" w:color="auto"/>
                <w:bottom w:val="none" w:sz="0" w:space="0" w:color="auto"/>
                <w:right w:val="none" w:sz="0" w:space="0" w:color="auto"/>
              </w:divBdr>
            </w:div>
            <w:div w:id="1086656928">
              <w:marLeft w:val="0"/>
              <w:marRight w:val="0"/>
              <w:marTop w:val="0"/>
              <w:marBottom w:val="0"/>
              <w:divBdr>
                <w:top w:val="none" w:sz="0" w:space="0" w:color="auto"/>
                <w:left w:val="none" w:sz="0" w:space="0" w:color="auto"/>
                <w:bottom w:val="none" w:sz="0" w:space="0" w:color="auto"/>
                <w:right w:val="none" w:sz="0" w:space="0" w:color="auto"/>
              </w:divBdr>
            </w:div>
            <w:div w:id="677587789">
              <w:marLeft w:val="0"/>
              <w:marRight w:val="0"/>
              <w:marTop w:val="0"/>
              <w:marBottom w:val="0"/>
              <w:divBdr>
                <w:top w:val="none" w:sz="0" w:space="0" w:color="auto"/>
                <w:left w:val="none" w:sz="0" w:space="0" w:color="auto"/>
                <w:bottom w:val="none" w:sz="0" w:space="0" w:color="auto"/>
                <w:right w:val="none" w:sz="0" w:space="0" w:color="auto"/>
              </w:divBdr>
            </w:div>
            <w:div w:id="736823258">
              <w:marLeft w:val="0"/>
              <w:marRight w:val="0"/>
              <w:marTop w:val="0"/>
              <w:marBottom w:val="0"/>
              <w:divBdr>
                <w:top w:val="none" w:sz="0" w:space="0" w:color="auto"/>
                <w:left w:val="none" w:sz="0" w:space="0" w:color="auto"/>
                <w:bottom w:val="none" w:sz="0" w:space="0" w:color="auto"/>
                <w:right w:val="none" w:sz="0" w:space="0" w:color="auto"/>
              </w:divBdr>
            </w:div>
            <w:div w:id="1022515809">
              <w:marLeft w:val="0"/>
              <w:marRight w:val="0"/>
              <w:marTop w:val="0"/>
              <w:marBottom w:val="0"/>
              <w:divBdr>
                <w:top w:val="none" w:sz="0" w:space="0" w:color="auto"/>
                <w:left w:val="none" w:sz="0" w:space="0" w:color="auto"/>
                <w:bottom w:val="none" w:sz="0" w:space="0" w:color="auto"/>
                <w:right w:val="none" w:sz="0" w:space="0" w:color="auto"/>
              </w:divBdr>
            </w:div>
            <w:div w:id="1433017779">
              <w:marLeft w:val="0"/>
              <w:marRight w:val="0"/>
              <w:marTop w:val="0"/>
              <w:marBottom w:val="0"/>
              <w:divBdr>
                <w:top w:val="none" w:sz="0" w:space="0" w:color="auto"/>
                <w:left w:val="none" w:sz="0" w:space="0" w:color="auto"/>
                <w:bottom w:val="none" w:sz="0" w:space="0" w:color="auto"/>
                <w:right w:val="none" w:sz="0" w:space="0" w:color="auto"/>
              </w:divBdr>
            </w:div>
            <w:div w:id="1769347477">
              <w:marLeft w:val="0"/>
              <w:marRight w:val="0"/>
              <w:marTop w:val="0"/>
              <w:marBottom w:val="0"/>
              <w:divBdr>
                <w:top w:val="none" w:sz="0" w:space="0" w:color="auto"/>
                <w:left w:val="none" w:sz="0" w:space="0" w:color="auto"/>
                <w:bottom w:val="none" w:sz="0" w:space="0" w:color="auto"/>
                <w:right w:val="none" w:sz="0" w:space="0" w:color="auto"/>
              </w:divBdr>
            </w:div>
            <w:div w:id="1904178074">
              <w:marLeft w:val="0"/>
              <w:marRight w:val="0"/>
              <w:marTop w:val="0"/>
              <w:marBottom w:val="0"/>
              <w:divBdr>
                <w:top w:val="none" w:sz="0" w:space="0" w:color="auto"/>
                <w:left w:val="none" w:sz="0" w:space="0" w:color="auto"/>
                <w:bottom w:val="none" w:sz="0" w:space="0" w:color="auto"/>
                <w:right w:val="none" w:sz="0" w:space="0" w:color="auto"/>
              </w:divBdr>
            </w:div>
            <w:div w:id="324744699">
              <w:marLeft w:val="0"/>
              <w:marRight w:val="0"/>
              <w:marTop w:val="0"/>
              <w:marBottom w:val="0"/>
              <w:divBdr>
                <w:top w:val="none" w:sz="0" w:space="0" w:color="auto"/>
                <w:left w:val="none" w:sz="0" w:space="0" w:color="auto"/>
                <w:bottom w:val="none" w:sz="0" w:space="0" w:color="auto"/>
                <w:right w:val="none" w:sz="0" w:space="0" w:color="auto"/>
              </w:divBdr>
            </w:div>
            <w:div w:id="1888029105">
              <w:marLeft w:val="0"/>
              <w:marRight w:val="0"/>
              <w:marTop w:val="0"/>
              <w:marBottom w:val="0"/>
              <w:divBdr>
                <w:top w:val="none" w:sz="0" w:space="0" w:color="auto"/>
                <w:left w:val="none" w:sz="0" w:space="0" w:color="auto"/>
                <w:bottom w:val="none" w:sz="0" w:space="0" w:color="auto"/>
                <w:right w:val="none" w:sz="0" w:space="0" w:color="auto"/>
              </w:divBdr>
            </w:div>
            <w:div w:id="1434473320">
              <w:marLeft w:val="0"/>
              <w:marRight w:val="0"/>
              <w:marTop w:val="0"/>
              <w:marBottom w:val="0"/>
              <w:divBdr>
                <w:top w:val="none" w:sz="0" w:space="0" w:color="auto"/>
                <w:left w:val="none" w:sz="0" w:space="0" w:color="auto"/>
                <w:bottom w:val="none" w:sz="0" w:space="0" w:color="auto"/>
                <w:right w:val="none" w:sz="0" w:space="0" w:color="auto"/>
              </w:divBdr>
            </w:div>
            <w:div w:id="1453285600">
              <w:marLeft w:val="0"/>
              <w:marRight w:val="0"/>
              <w:marTop w:val="0"/>
              <w:marBottom w:val="0"/>
              <w:divBdr>
                <w:top w:val="none" w:sz="0" w:space="0" w:color="auto"/>
                <w:left w:val="none" w:sz="0" w:space="0" w:color="auto"/>
                <w:bottom w:val="none" w:sz="0" w:space="0" w:color="auto"/>
                <w:right w:val="none" w:sz="0" w:space="0" w:color="auto"/>
              </w:divBdr>
            </w:div>
            <w:div w:id="420221849">
              <w:marLeft w:val="0"/>
              <w:marRight w:val="0"/>
              <w:marTop w:val="0"/>
              <w:marBottom w:val="0"/>
              <w:divBdr>
                <w:top w:val="none" w:sz="0" w:space="0" w:color="auto"/>
                <w:left w:val="none" w:sz="0" w:space="0" w:color="auto"/>
                <w:bottom w:val="none" w:sz="0" w:space="0" w:color="auto"/>
                <w:right w:val="none" w:sz="0" w:space="0" w:color="auto"/>
              </w:divBdr>
            </w:div>
            <w:div w:id="1633976155">
              <w:marLeft w:val="0"/>
              <w:marRight w:val="0"/>
              <w:marTop w:val="0"/>
              <w:marBottom w:val="0"/>
              <w:divBdr>
                <w:top w:val="none" w:sz="0" w:space="0" w:color="auto"/>
                <w:left w:val="none" w:sz="0" w:space="0" w:color="auto"/>
                <w:bottom w:val="none" w:sz="0" w:space="0" w:color="auto"/>
                <w:right w:val="none" w:sz="0" w:space="0" w:color="auto"/>
              </w:divBdr>
            </w:div>
            <w:div w:id="1731030330">
              <w:marLeft w:val="0"/>
              <w:marRight w:val="0"/>
              <w:marTop w:val="0"/>
              <w:marBottom w:val="0"/>
              <w:divBdr>
                <w:top w:val="none" w:sz="0" w:space="0" w:color="auto"/>
                <w:left w:val="none" w:sz="0" w:space="0" w:color="auto"/>
                <w:bottom w:val="none" w:sz="0" w:space="0" w:color="auto"/>
                <w:right w:val="none" w:sz="0" w:space="0" w:color="auto"/>
              </w:divBdr>
            </w:div>
            <w:div w:id="2053993616">
              <w:marLeft w:val="0"/>
              <w:marRight w:val="0"/>
              <w:marTop w:val="0"/>
              <w:marBottom w:val="0"/>
              <w:divBdr>
                <w:top w:val="none" w:sz="0" w:space="0" w:color="auto"/>
                <w:left w:val="none" w:sz="0" w:space="0" w:color="auto"/>
                <w:bottom w:val="none" w:sz="0" w:space="0" w:color="auto"/>
                <w:right w:val="none" w:sz="0" w:space="0" w:color="auto"/>
              </w:divBdr>
            </w:div>
            <w:div w:id="1503931491">
              <w:marLeft w:val="0"/>
              <w:marRight w:val="0"/>
              <w:marTop w:val="0"/>
              <w:marBottom w:val="0"/>
              <w:divBdr>
                <w:top w:val="none" w:sz="0" w:space="0" w:color="auto"/>
                <w:left w:val="none" w:sz="0" w:space="0" w:color="auto"/>
                <w:bottom w:val="none" w:sz="0" w:space="0" w:color="auto"/>
                <w:right w:val="none" w:sz="0" w:space="0" w:color="auto"/>
              </w:divBdr>
            </w:div>
            <w:div w:id="1896499732">
              <w:marLeft w:val="0"/>
              <w:marRight w:val="0"/>
              <w:marTop w:val="0"/>
              <w:marBottom w:val="0"/>
              <w:divBdr>
                <w:top w:val="none" w:sz="0" w:space="0" w:color="auto"/>
                <w:left w:val="none" w:sz="0" w:space="0" w:color="auto"/>
                <w:bottom w:val="none" w:sz="0" w:space="0" w:color="auto"/>
                <w:right w:val="none" w:sz="0" w:space="0" w:color="auto"/>
              </w:divBdr>
            </w:div>
            <w:div w:id="205414053">
              <w:marLeft w:val="0"/>
              <w:marRight w:val="0"/>
              <w:marTop w:val="0"/>
              <w:marBottom w:val="0"/>
              <w:divBdr>
                <w:top w:val="none" w:sz="0" w:space="0" w:color="auto"/>
                <w:left w:val="none" w:sz="0" w:space="0" w:color="auto"/>
                <w:bottom w:val="none" w:sz="0" w:space="0" w:color="auto"/>
                <w:right w:val="none" w:sz="0" w:space="0" w:color="auto"/>
              </w:divBdr>
            </w:div>
            <w:div w:id="26687717">
              <w:marLeft w:val="0"/>
              <w:marRight w:val="0"/>
              <w:marTop w:val="0"/>
              <w:marBottom w:val="0"/>
              <w:divBdr>
                <w:top w:val="none" w:sz="0" w:space="0" w:color="auto"/>
                <w:left w:val="none" w:sz="0" w:space="0" w:color="auto"/>
                <w:bottom w:val="none" w:sz="0" w:space="0" w:color="auto"/>
                <w:right w:val="none" w:sz="0" w:space="0" w:color="auto"/>
              </w:divBdr>
            </w:div>
            <w:div w:id="802306251">
              <w:marLeft w:val="0"/>
              <w:marRight w:val="0"/>
              <w:marTop w:val="0"/>
              <w:marBottom w:val="0"/>
              <w:divBdr>
                <w:top w:val="none" w:sz="0" w:space="0" w:color="auto"/>
                <w:left w:val="none" w:sz="0" w:space="0" w:color="auto"/>
                <w:bottom w:val="none" w:sz="0" w:space="0" w:color="auto"/>
                <w:right w:val="none" w:sz="0" w:space="0" w:color="auto"/>
              </w:divBdr>
            </w:div>
            <w:div w:id="1320697045">
              <w:marLeft w:val="0"/>
              <w:marRight w:val="0"/>
              <w:marTop w:val="0"/>
              <w:marBottom w:val="0"/>
              <w:divBdr>
                <w:top w:val="none" w:sz="0" w:space="0" w:color="auto"/>
                <w:left w:val="none" w:sz="0" w:space="0" w:color="auto"/>
                <w:bottom w:val="none" w:sz="0" w:space="0" w:color="auto"/>
                <w:right w:val="none" w:sz="0" w:space="0" w:color="auto"/>
              </w:divBdr>
            </w:div>
            <w:div w:id="1140264689">
              <w:marLeft w:val="0"/>
              <w:marRight w:val="0"/>
              <w:marTop w:val="0"/>
              <w:marBottom w:val="0"/>
              <w:divBdr>
                <w:top w:val="none" w:sz="0" w:space="0" w:color="auto"/>
                <w:left w:val="none" w:sz="0" w:space="0" w:color="auto"/>
                <w:bottom w:val="none" w:sz="0" w:space="0" w:color="auto"/>
                <w:right w:val="none" w:sz="0" w:space="0" w:color="auto"/>
              </w:divBdr>
            </w:div>
            <w:div w:id="1297175957">
              <w:marLeft w:val="0"/>
              <w:marRight w:val="0"/>
              <w:marTop w:val="0"/>
              <w:marBottom w:val="0"/>
              <w:divBdr>
                <w:top w:val="none" w:sz="0" w:space="0" w:color="auto"/>
                <w:left w:val="none" w:sz="0" w:space="0" w:color="auto"/>
                <w:bottom w:val="none" w:sz="0" w:space="0" w:color="auto"/>
                <w:right w:val="none" w:sz="0" w:space="0" w:color="auto"/>
              </w:divBdr>
            </w:div>
            <w:div w:id="1336035911">
              <w:marLeft w:val="0"/>
              <w:marRight w:val="0"/>
              <w:marTop w:val="0"/>
              <w:marBottom w:val="0"/>
              <w:divBdr>
                <w:top w:val="none" w:sz="0" w:space="0" w:color="auto"/>
                <w:left w:val="none" w:sz="0" w:space="0" w:color="auto"/>
                <w:bottom w:val="none" w:sz="0" w:space="0" w:color="auto"/>
                <w:right w:val="none" w:sz="0" w:space="0" w:color="auto"/>
              </w:divBdr>
            </w:div>
            <w:div w:id="857231245">
              <w:marLeft w:val="0"/>
              <w:marRight w:val="0"/>
              <w:marTop w:val="0"/>
              <w:marBottom w:val="0"/>
              <w:divBdr>
                <w:top w:val="none" w:sz="0" w:space="0" w:color="auto"/>
                <w:left w:val="none" w:sz="0" w:space="0" w:color="auto"/>
                <w:bottom w:val="none" w:sz="0" w:space="0" w:color="auto"/>
                <w:right w:val="none" w:sz="0" w:space="0" w:color="auto"/>
              </w:divBdr>
            </w:div>
            <w:div w:id="1997298360">
              <w:marLeft w:val="0"/>
              <w:marRight w:val="0"/>
              <w:marTop w:val="0"/>
              <w:marBottom w:val="0"/>
              <w:divBdr>
                <w:top w:val="none" w:sz="0" w:space="0" w:color="auto"/>
                <w:left w:val="none" w:sz="0" w:space="0" w:color="auto"/>
                <w:bottom w:val="none" w:sz="0" w:space="0" w:color="auto"/>
                <w:right w:val="none" w:sz="0" w:space="0" w:color="auto"/>
              </w:divBdr>
            </w:div>
            <w:div w:id="1913663693">
              <w:marLeft w:val="0"/>
              <w:marRight w:val="0"/>
              <w:marTop w:val="0"/>
              <w:marBottom w:val="0"/>
              <w:divBdr>
                <w:top w:val="none" w:sz="0" w:space="0" w:color="auto"/>
                <w:left w:val="none" w:sz="0" w:space="0" w:color="auto"/>
                <w:bottom w:val="none" w:sz="0" w:space="0" w:color="auto"/>
                <w:right w:val="none" w:sz="0" w:space="0" w:color="auto"/>
              </w:divBdr>
            </w:div>
            <w:div w:id="883247555">
              <w:marLeft w:val="0"/>
              <w:marRight w:val="0"/>
              <w:marTop w:val="0"/>
              <w:marBottom w:val="0"/>
              <w:divBdr>
                <w:top w:val="none" w:sz="0" w:space="0" w:color="auto"/>
                <w:left w:val="none" w:sz="0" w:space="0" w:color="auto"/>
                <w:bottom w:val="none" w:sz="0" w:space="0" w:color="auto"/>
                <w:right w:val="none" w:sz="0" w:space="0" w:color="auto"/>
              </w:divBdr>
            </w:div>
            <w:div w:id="1281909737">
              <w:marLeft w:val="0"/>
              <w:marRight w:val="0"/>
              <w:marTop w:val="0"/>
              <w:marBottom w:val="0"/>
              <w:divBdr>
                <w:top w:val="none" w:sz="0" w:space="0" w:color="auto"/>
                <w:left w:val="none" w:sz="0" w:space="0" w:color="auto"/>
                <w:bottom w:val="none" w:sz="0" w:space="0" w:color="auto"/>
                <w:right w:val="none" w:sz="0" w:space="0" w:color="auto"/>
              </w:divBdr>
            </w:div>
            <w:div w:id="12533567">
              <w:marLeft w:val="0"/>
              <w:marRight w:val="0"/>
              <w:marTop w:val="0"/>
              <w:marBottom w:val="0"/>
              <w:divBdr>
                <w:top w:val="none" w:sz="0" w:space="0" w:color="auto"/>
                <w:left w:val="none" w:sz="0" w:space="0" w:color="auto"/>
                <w:bottom w:val="none" w:sz="0" w:space="0" w:color="auto"/>
                <w:right w:val="none" w:sz="0" w:space="0" w:color="auto"/>
              </w:divBdr>
            </w:div>
            <w:div w:id="1564755935">
              <w:marLeft w:val="0"/>
              <w:marRight w:val="0"/>
              <w:marTop w:val="0"/>
              <w:marBottom w:val="0"/>
              <w:divBdr>
                <w:top w:val="none" w:sz="0" w:space="0" w:color="auto"/>
                <w:left w:val="none" w:sz="0" w:space="0" w:color="auto"/>
                <w:bottom w:val="none" w:sz="0" w:space="0" w:color="auto"/>
                <w:right w:val="none" w:sz="0" w:space="0" w:color="auto"/>
              </w:divBdr>
            </w:div>
            <w:div w:id="1688561315">
              <w:marLeft w:val="0"/>
              <w:marRight w:val="0"/>
              <w:marTop w:val="0"/>
              <w:marBottom w:val="0"/>
              <w:divBdr>
                <w:top w:val="none" w:sz="0" w:space="0" w:color="auto"/>
                <w:left w:val="none" w:sz="0" w:space="0" w:color="auto"/>
                <w:bottom w:val="none" w:sz="0" w:space="0" w:color="auto"/>
                <w:right w:val="none" w:sz="0" w:space="0" w:color="auto"/>
              </w:divBdr>
            </w:div>
            <w:div w:id="566502369">
              <w:marLeft w:val="0"/>
              <w:marRight w:val="0"/>
              <w:marTop w:val="0"/>
              <w:marBottom w:val="0"/>
              <w:divBdr>
                <w:top w:val="none" w:sz="0" w:space="0" w:color="auto"/>
                <w:left w:val="none" w:sz="0" w:space="0" w:color="auto"/>
                <w:bottom w:val="none" w:sz="0" w:space="0" w:color="auto"/>
                <w:right w:val="none" w:sz="0" w:space="0" w:color="auto"/>
              </w:divBdr>
            </w:div>
            <w:div w:id="99840941">
              <w:marLeft w:val="0"/>
              <w:marRight w:val="0"/>
              <w:marTop w:val="0"/>
              <w:marBottom w:val="0"/>
              <w:divBdr>
                <w:top w:val="none" w:sz="0" w:space="0" w:color="auto"/>
                <w:left w:val="none" w:sz="0" w:space="0" w:color="auto"/>
                <w:bottom w:val="none" w:sz="0" w:space="0" w:color="auto"/>
                <w:right w:val="none" w:sz="0" w:space="0" w:color="auto"/>
              </w:divBdr>
            </w:div>
            <w:div w:id="1530143053">
              <w:marLeft w:val="0"/>
              <w:marRight w:val="0"/>
              <w:marTop w:val="0"/>
              <w:marBottom w:val="0"/>
              <w:divBdr>
                <w:top w:val="none" w:sz="0" w:space="0" w:color="auto"/>
                <w:left w:val="none" w:sz="0" w:space="0" w:color="auto"/>
                <w:bottom w:val="none" w:sz="0" w:space="0" w:color="auto"/>
                <w:right w:val="none" w:sz="0" w:space="0" w:color="auto"/>
              </w:divBdr>
            </w:div>
            <w:div w:id="479076386">
              <w:marLeft w:val="0"/>
              <w:marRight w:val="0"/>
              <w:marTop w:val="0"/>
              <w:marBottom w:val="0"/>
              <w:divBdr>
                <w:top w:val="none" w:sz="0" w:space="0" w:color="auto"/>
                <w:left w:val="none" w:sz="0" w:space="0" w:color="auto"/>
                <w:bottom w:val="none" w:sz="0" w:space="0" w:color="auto"/>
                <w:right w:val="none" w:sz="0" w:space="0" w:color="auto"/>
              </w:divBdr>
            </w:div>
            <w:div w:id="1298949572">
              <w:marLeft w:val="0"/>
              <w:marRight w:val="0"/>
              <w:marTop w:val="0"/>
              <w:marBottom w:val="0"/>
              <w:divBdr>
                <w:top w:val="none" w:sz="0" w:space="0" w:color="auto"/>
                <w:left w:val="none" w:sz="0" w:space="0" w:color="auto"/>
                <w:bottom w:val="none" w:sz="0" w:space="0" w:color="auto"/>
                <w:right w:val="none" w:sz="0" w:space="0" w:color="auto"/>
              </w:divBdr>
            </w:div>
            <w:div w:id="684093469">
              <w:marLeft w:val="0"/>
              <w:marRight w:val="0"/>
              <w:marTop w:val="0"/>
              <w:marBottom w:val="0"/>
              <w:divBdr>
                <w:top w:val="none" w:sz="0" w:space="0" w:color="auto"/>
                <w:left w:val="none" w:sz="0" w:space="0" w:color="auto"/>
                <w:bottom w:val="none" w:sz="0" w:space="0" w:color="auto"/>
                <w:right w:val="none" w:sz="0" w:space="0" w:color="auto"/>
              </w:divBdr>
            </w:div>
            <w:div w:id="760638386">
              <w:marLeft w:val="0"/>
              <w:marRight w:val="0"/>
              <w:marTop w:val="0"/>
              <w:marBottom w:val="0"/>
              <w:divBdr>
                <w:top w:val="none" w:sz="0" w:space="0" w:color="auto"/>
                <w:left w:val="none" w:sz="0" w:space="0" w:color="auto"/>
                <w:bottom w:val="none" w:sz="0" w:space="0" w:color="auto"/>
                <w:right w:val="none" w:sz="0" w:space="0" w:color="auto"/>
              </w:divBdr>
            </w:div>
            <w:div w:id="962034747">
              <w:marLeft w:val="0"/>
              <w:marRight w:val="0"/>
              <w:marTop w:val="0"/>
              <w:marBottom w:val="0"/>
              <w:divBdr>
                <w:top w:val="none" w:sz="0" w:space="0" w:color="auto"/>
                <w:left w:val="none" w:sz="0" w:space="0" w:color="auto"/>
                <w:bottom w:val="none" w:sz="0" w:space="0" w:color="auto"/>
                <w:right w:val="none" w:sz="0" w:space="0" w:color="auto"/>
              </w:divBdr>
            </w:div>
            <w:div w:id="62946126">
              <w:marLeft w:val="0"/>
              <w:marRight w:val="0"/>
              <w:marTop w:val="0"/>
              <w:marBottom w:val="0"/>
              <w:divBdr>
                <w:top w:val="none" w:sz="0" w:space="0" w:color="auto"/>
                <w:left w:val="none" w:sz="0" w:space="0" w:color="auto"/>
                <w:bottom w:val="none" w:sz="0" w:space="0" w:color="auto"/>
                <w:right w:val="none" w:sz="0" w:space="0" w:color="auto"/>
              </w:divBdr>
            </w:div>
            <w:div w:id="510145675">
              <w:marLeft w:val="0"/>
              <w:marRight w:val="0"/>
              <w:marTop w:val="0"/>
              <w:marBottom w:val="0"/>
              <w:divBdr>
                <w:top w:val="none" w:sz="0" w:space="0" w:color="auto"/>
                <w:left w:val="none" w:sz="0" w:space="0" w:color="auto"/>
                <w:bottom w:val="none" w:sz="0" w:space="0" w:color="auto"/>
                <w:right w:val="none" w:sz="0" w:space="0" w:color="auto"/>
              </w:divBdr>
            </w:div>
            <w:div w:id="1079210946">
              <w:marLeft w:val="0"/>
              <w:marRight w:val="0"/>
              <w:marTop w:val="0"/>
              <w:marBottom w:val="0"/>
              <w:divBdr>
                <w:top w:val="none" w:sz="0" w:space="0" w:color="auto"/>
                <w:left w:val="none" w:sz="0" w:space="0" w:color="auto"/>
                <w:bottom w:val="none" w:sz="0" w:space="0" w:color="auto"/>
                <w:right w:val="none" w:sz="0" w:space="0" w:color="auto"/>
              </w:divBdr>
            </w:div>
            <w:div w:id="152572381">
              <w:marLeft w:val="0"/>
              <w:marRight w:val="0"/>
              <w:marTop w:val="0"/>
              <w:marBottom w:val="0"/>
              <w:divBdr>
                <w:top w:val="none" w:sz="0" w:space="0" w:color="auto"/>
                <w:left w:val="none" w:sz="0" w:space="0" w:color="auto"/>
                <w:bottom w:val="none" w:sz="0" w:space="0" w:color="auto"/>
                <w:right w:val="none" w:sz="0" w:space="0" w:color="auto"/>
              </w:divBdr>
            </w:div>
            <w:div w:id="1712723172">
              <w:marLeft w:val="0"/>
              <w:marRight w:val="0"/>
              <w:marTop w:val="0"/>
              <w:marBottom w:val="0"/>
              <w:divBdr>
                <w:top w:val="none" w:sz="0" w:space="0" w:color="auto"/>
                <w:left w:val="none" w:sz="0" w:space="0" w:color="auto"/>
                <w:bottom w:val="none" w:sz="0" w:space="0" w:color="auto"/>
                <w:right w:val="none" w:sz="0" w:space="0" w:color="auto"/>
              </w:divBdr>
            </w:div>
            <w:div w:id="1842548611">
              <w:marLeft w:val="0"/>
              <w:marRight w:val="0"/>
              <w:marTop w:val="0"/>
              <w:marBottom w:val="0"/>
              <w:divBdr>
                <w:top w:val="none" w:sz="0" w:space="0" w:color="auto"/>
                <w:left w:val="none" w:sz="0" w:space="0" w:color="auto"/>
                <w:bottom w:val="none" w:sz="0" w:space="0" w:color="auto"/>
                <w:right w:val="none" w:sz="0" w:space="0" w:color="auto"/>
              </w:divBdr>
            </w:div>
            <w:div w:id="381250501">
              <w:marLeft w:val="0"/>
              <w:marRight w:val="0"/>
              <w:marTop w:val="0"/>
              <w:marBottom w:val="0"/>
              <w:divBdr>
                <w:top w:val="none" w:sz="0" w:space="0" w:color="auto"/>
                <w:left w:val="none" w:sz="0" w:space="0" w:color="auto"/>
                <w:bottom w:val="none" w:sz="0" w:space="0" w:color="auto"/>
                <w:right w:val="none" w:sz="0" w:space="0" w:color="auto"/>
              </w:divBdr>
            </w:div>
            <w:div w:id="372732835">
              <w:marLeft w:val="0"/>
              <w:marRight w:val="0"/>
              <w:marTop w:val="0"/>
              <w:marBottom w:val="0"/>
              <w:divBdr>
                <w:top w:val="none" w:sz="0" w:space="0" w:color="auto"/>
                <w:left w:val="none" w:sz="0" w:space="0" w:color="auto"/>
                <w:bottom w:val="none" w:sz="0" w:space="0" w:color="auto"/>
                <w:right w:val="none" w:sz="0" w:space="0" w:color="auto"/>
              </w:divBdr>
            </w:div>
            <w:div w:id="1454206663">
              <w:marLeft w:val="0"/>
              <w:marRight w:val="0"/>
              <w:marTop w:val="0"/>
              <w:marBottom w:val="0"/>
              <w:divBdr>
                <w:top w:val="none" w:sz="0" w:space="0" w:color="auto"/>
                <w:left w:val="none" w:sz="0" w:space="0" w:color="auto"/>
                <w:bottom w:val="none" w:sz="0" w:space="0" w:color="auto"/>
                <w:right w:val="none" w:sz="0" w:space="0" w:color="auto"/>
              </w:divBdr>
            </w:div>
            <w:div w:id="1946959375">
              <w:marLeft w:val="0"/>
              <w:marRight w:val="0"/>
              <w:marTop w:val="0"/>
              <w:marBottom w:val="0"/>
              <w:divBdr>
                <w:top w:val="none" w:sz="0" w:space="0" w:color="auto"/>
                <w:left w:val="none" w:sz="0" w:space="0" w:color="auto"/>
                <w:bottom w:val="none" w:sz="0" w:space="0" w:color="auto"/>
                <w:right w:val="none" w:sz="0" w:space="0" w:color="auto"/>
              </w:divBdr>
            </w:div>
            <w:div w:id="1363945166">
              <w:marLeft w:val="0"/>
              <w:marRight w:val="0"/>
              <w:marTop w:val="0"/>
              <w:marBottom w:val="0"/>
              <w:divBdr>
                <w:top w:val="none" w:sz="0" w:space="0" w:color="auto"/>
                <w:left w:val="none" w:sz="0" w:space="0" w:color="auto"/>
                <w:bottom w:val="none" w:sz="0" w:space="0" w:color="auto"/>
                <w:right w:val="none" w:sz="0" w:space="0" w:color="auto"/>
              </w:divBdr>
            </w:div>
            <w:div w:id="900824974">
              <w:marLeft w:val="0"/>
              <w:marRight w:val="0"/>
              <w:marTop w:val="0"/>
              <w:marBottom w:val="0"/>
              <w:divBdr>
                <w:top w:val="none" w:sz="0" w:space="0" w:color="auto"/>
                <w:left w:val="none" w:sz="0" w:space="0" w:color="auto"/>
                <w:bottom w:val="none" w:sz="0" w:space="0" w:color="auto"/>
                <w:right w:val="none" w:sz="0" w:space="0" w:color="auto"/>
              </w:divBdr>
            </w:div>
            <w:div w:id="567619745">
              <w:marLeft w:val="0"/>
              <w:marRight w:val="0"/>
              <w:marTop w:val="0"/>
              <w:marBottom w:val="0"/>
              <w:divBdr>
                <w:top w:val="none" w:sz="0" w:space="0" w:color="auto"/>
                <w:left w:val="none" w:sz="0" w:space="0" w:color="auto"/>
                <w:bottom w:val="none" w:sz="0" w:space="0" w:color="auto"/>
                <w:right w:val="none" w:sz="0" w:space="0" w:color="auto"/>
              </w:divBdr>
            </w:div>
            <w:div w:id="631012249">
              <w:marLeft w:val="0"/>
              <w:marRight w:val="0"/>
              <w:marTop w:val="0"/>
              <w:marBottom w:val="0"/>
              <w:divBdr>
                <w:top w:val="none" w:sz="0" w:space="0" w:color="auto"/>
                <w:left w:val="none" w:sz="0" w:space="0" w:color="auto"/>
                <w:bottom w:val="none" w:sz="0" w:space="0" w:color="auto"/>
                <w:right w:val="none" w:sz="0" w:space="0" w:color="auto"/>
              </w:divBdr>
            </w:div>
            <w:div w:id="1338456748">
              <w:marLeft w:val="0"/>
              <w:marRight w:val="0"/>
              <w:marTop w:val="0"/>
              <w:marBottom w:val="0"/>
              <w:divBdr>
                <w:top w:val="none" w:sz="0" w:space="0" w:color="auto"/>
                <w:left w:val="none" w:sz="0" w:space="0" w:color="auto"/>
                <w:bottom w:val="none" w:sz="0" w:space="0" w:color="auto"/>
                <w:right w:val="none" w:sz="0" w:space="0" w:color="auto"/>
              </w:divBdr>
            </w:div>
            <w:div w:id="65223933">
              <w:marLeft w:val="0"/>
              <w:marRight w:val="0"/>
              <w:marTop w:val="0"/>
              <w:marBottom w:val="0"/>
              <w:divBdr>
                <w:top w:val="none" w:sz="0" w:space="0" w:color="auto"/>
                <w:left w:val="none" w:sz="0" w:space="0" w:color="auto"/>
                <w:bottom w:val="none" w:sz="0" w:space="0" w:color="auto"/>
                <w:right w:val="none" w:sz="0" w:space="0" w:color="auto"/>
              </w:divBdr>
            </w:div>
            <w:div w:id="1635136227">
              <w:marLeft w:val="0"/>
              <w:marRight w:val="0"/>
              <w:marTop w:val="0"/>
              <w:marBottom w:val="0"/>
              <w:divBdr>
                <w:top w:val="none" w:sz="0" w:space="0" w:color="auto"/>
                <w:left w:val="none" w:sz="0" w:space="0" w:color="auto"/>
                <w:bottom w:val="none" w:sz="0" w:space="0" w:color="auto"/>
                <w:right w:val="none" w:sz="0" w:space="0" w:color="auto"/>
              </w:divBdr>
            </w:div>
            <w:div w:id="1172526549">
              <w:marLeft w:val="0"/>
              <w:marRight w:val="0"/>
              <w:marTop w:val="0"/>
              <w:marBottom w:val="0"/>
              <w:divBdr>
                <w:top w:val="none" w:sz="0" w:space="0" w:color="auto"/>
                <w:left w:val="none" w:sz="0" w:space="0" w:color="auto"/>
                <w:bottom w:val="none" w:sz="0" w:space="0" w:color="auto"/>
                <w:right w:val="none" w:sz="0" w:space="0" w:color="auto"/>
              </w:divBdr>
            </w:div>
            <w:div w:id="1740782494">
              <w:marLeft w:val="0"/>
              <w:marRight w:val="0"/>
              <w:marTop w:val="0"/>
              <w:marBottom w:val="0"/>
              <w:divBdr>
                <w:top w:val="none" w:sz="0" w:space="0" w:color="auto"/>
                <w:left w:val="none" w:sz="0" w:space="0" w:color="auto"/>
                <w:bottom w:val="none" w:sz="0" w:space="0" w:color="auto"/>
                <w:right w:val="none" w:sz="0" w:space="0" w:color="auto"/>
              </w:divBdr>
            </w:div>
            <w:div w:id="1204095200">
              <w:marLeft w:val="0"/>
              <w:marRight w:val="0"/>
              <w:marTop w:val="0"/>
              <w:marBottom w:val="0"/>
              <w:divBdr>
                <w:top w:val="none" w:sz="0" w:space="0" w:color="auto"/>
                <w:left w:val="none" w:sz="0" w:space="0" w:color="auto"/>
                <w:bottom w:val="none" w:sz="0" w:space="0" w:color="auto"/>
                <w:right w:val="none" w:sz="0" w:space="0" w:color="auto"/>
              </w:divBdr>
            </w:div>
            <w:div w:id="1983731549">
              <w:marLeft w:val="0"/>
              <w:marRight w:val="0"/>
              <w:marTop w:val="0"/>
              <w:marBottom w:val="0"/>
              <w:divBdr>
                <w:top w:val="none" w:sz="0" w:space="0" w:color="auto"/>
                <w:left w:val="none" w:sz="0" w:space="0" w:color="auto"/>
                <w:bottom w:val="none" w:sz="0" w:space="0" w:color="auto"/>
                <w:right w:val="none" w:sz="0" w:space="0" w:color="auto"/>
              </w:divBdr>
            </w:div>
            <w:div w:id="868569492">
              <w:marLeft w:val="0"/>
              <w:marRight w:val="0"/>
              <w:marTop w:val="0"/>
              <w:marBottom w:val="0"/>
              <w:divBdr>
                <w:top w:val="none" w:sz="0" w:space="0" w:color="auto"/>
                <w:left w:val="none" w:sz="0" w:space="0" w:color="auto"/>
                <w:bottom w:val="none" w:sz="0" w:space="0" w:color="auto"/>
                <w:right w:val="none" w:sz="0" w:space="0" w:color="auto"/>
              </w:divBdr>
            </w:div>
            <w:div w:id="1288778160">
              <w:marLeft w:val="0"/>
              <w:marRight w:val="0"/>
              <w:marTop w:val="0"/>
              <w:marBottom w:val="0"/>
              <w:divBdr>
                <w:top w:val="none" w:sz="0" w:space="0" w:color="auto"/>
                <w:left w:val="none" w:sz="0" w:space="0" w:color="auto"/>
                <w:bottom w:val="none" w:sz="0" w:space="0" w:color="auto"/>
                <w:right w:val="none" w:sz="0" w:space="0" w:color="auto"/>
              </w:divBdr>
            </w:div>
            <w:div w:id="14463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244">
      <w:bodyDiv w:val="1"/>
      <w:marLeft w:val="0"/>
      <w:marRight w:val="0"/>
      <w:marTop w:val="0"/>
      <w:marBottom w:val="0"/>
      <w:divBdr>
        <w:top w:val="none" w:sz="0" w:space="0" w:color="auto"/>
        <w:left w:val="none" w:sz="0" w:space="0" w:color="auto"/>
        <w:bottom w:val="none" w:sz="0" w:space="0" w:color="auto"/>
        <w:right w:val="none" w:sz="0" w:space="0" w:color="auto"/>
      </w:divBdr>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 w:id="2136363739">
      <w:bodyDiv w:val="1"/>
      <w:marLeft w:val="0"/>
      <w:marRight w:val="0"/>
      <w:marTop w:val="0"/>
      <w:marBottom w:val="0"/>
      <w:divBdr>
        <w:top w:val="none" w:sz="0" w:space="0" w:color="auto"/>
        <w:left w:val="none" w:sz="0" w:space="0" w:color="auto"/>
        <w:bottom w:val="none" w:sz="0" w:space="0" w:color="auto"/>
        <w:right w:val="none" w:sz="0" w:space="0" w:color="auto"/>
      </w:divBdr>
      <w:divsChild>
        <w:div w:id="2071809563">
          <w:marLeft w:val="480"/>
          <w:marRight w:val="0"/>
          <w:marTop w:val="0"/>
          <w:marBottom w:val="0"/>
          <w:divBdr>
            <w:top w:val="none" w:sz="0" w:space="0" w:color="auto"/>
            <w:left w:val="none" w:sz="0" w:space="0" w:color="auto"/>
            <w:bottom w:val="none" w:sz="0" w:space="0" w:color="auto"/>
            <w:right w:val="none" w:sz="0" w:space="0" w:color="auto"/>
          </w:divBdr>
          <w:divsChild>
            <w:div w:id="1473255973">
              <w:marLeft w:val="0"/>
              <w:marRight w:val="0"/>
              <w:marTop w:val="0"/>
              <w:marBottom w:val="0"/>
              <w:divBdr>
                <w:top w:val="none" w:sz="0" w:space="0" w:color="auto"/>
                <w:left w:val="none" w:sz="0" w:space="0" w:color="auto"/>
                <w:bottom w:val="none" w:sz="0" w:space="0" w:color="auto"/>
                <w:right w:val="none" w:sz="0" w:space="0" w:color="auto"/>
              </w:divBdr>
            </w:div>
            <w:div w:id="282467716">
              <w:marLeft w:val="0"/>
              <w:marRight w:val="0"/>
              <w:marTop w:val="0"/>
              <w:marBottom w:val="0"/>
              <w:divBdr>
                <w:top w:val="none" w:sz="0" w:space="0" w:color="auto"/>
                <w:left w:val="none" w:sz="0" w:space="0" w:color="auto"/>
                <w:bottom w:val="none" w:sz="0" w:space="0" w:color="auto"/>
                <w:right w:val="none" w:sz="0" w:space="0" w:color="auto"/>
              </w:divBdr>
            </w:div>
            <w:div w:id="1951207193">
              <w:marLeft w:val="0"/>
              <w:marRight w:val="0"/>
              <w:marTop w:val="0"/>
              <w:marBottom w:val="0"/>
              <w:divBdr>
                <w:top w:val="none" w:sz="0" w:space="0" w:color="auto"/>
                <w:left w:val="none" w:sz="0" w:space="0" w:color="auto"/>
                <w:bottom w:val="none" w:sz="0" w:space="0" w:color="auto"/>
                <w:right w:val="none" w:sz="0" w:space="0" w:color="auto"/>
              </w:divBdr>
            </w:div>
            <w:div w:id="857161908">
              <w:marLeft w:val="0"/>
              <w:marRight w:val="0"/>
              <w:marTop w:val="0"/>
              <w:marBottom w:val="0"/>
              <w:divBdr>
                <w:top w:val="none" w:sz="0" w:space="0" w:color="auto"/>
                <w:left w:val="none" w:sz="0" w:space="0" w:color="auto"/>
                <w:bottom w:val="none" w:sz="0" w:space="0" w:color="auto"/>
                <w:right w:val="none" w:sz="0" w:space="0" w:color="auto"/>
              </w:divBdr>
            </w:div>
            <w:div w:id="1629434436">
              <w:marLeft w:val="0"/>
              <w:marRight w:val="0"/>
              <w:marTop w:val="0"/>
              <w:marBottom w:val="0"/>
              <w:divBdr>
                <w:top w:val="none" w:sz="0" w:space="0" w:color="auto"/>
                <w:left w:val="none" w:sz="0" w:space="0" w:color="auto"/>
                <w:bottom w:val="none" w:sz="0" w:space="0" w:color="auto"/>
                <w:right w:val="none" w:sz="0" w:space="0" w:color="auto"/>
              </w:divBdr>
            </w:div>
            <w:div w:id="1910992629">
              <w:marLeft w:val="0"/>
              <w:marRight w:val="0"/>
              <w:marTop w:val="0"/>
              <w:marBottom w:val="0"/>
              <w:divBdr>
                <w:top w:val="none" w:sz="0" w:space="0" w:color="auto"/>
                <w:left w:val="none" w:sz="0" w:space="0" w:color="auto"/>
                <w:bottom w:val="none" w:sz="0" w:space="0" w:color="auto"/>
                <w:right w:val="none" w:sz="0" w:space="0" w:color="auto"/>
              </w:divBdr>
            </w:div>
            <w:div w:id="1595016132">
              <w:marLeft w:val="0"/>
              <w:marRight w:val="0"/>
              <w:marTop w:val="0"/>
              <w:marBottom w:val="0"/>
              <w:divBdr>
                <w:top w:val="none" w:sz="0" w:space="0" w:color="auto"/>
                <w:left w:val="none" w:sz="0" w:space="0" w:color="auto"/>
                <w:bottom w:val="none" w:sz="0" w:space="0" w:color="auto"/>
                <w:right w:val="none" w:sz="0" w:space="0" w:color="auto"/>
              </w:divBdr>
            </w:div>
            <w:div w:id="1951860714">
              <w:marLeft w:val="0"/>
              <w:marRight w:val="0"/>
              <w:marTop w:val="0"/>
              <w:marBottom w:val="0"/>
              <w:divBdr>
                <w:top w:val="none" w:sz="0" w:space="0" w:color="auto"/>
                <w:left w:val="none" w:sz="0" w:space="0" w:color="auto"/>
                <w:bottom w:val="none" w:sz="0" w:space="0" w:color="auto"/>
                <w:right w:val="none" w:sz="0" w:space="0" w:color="auto"/>
              </w:divBdr>
            </w:div>
            <w:div w:id="414789907">
              <w:marLeft w:val="0"/>
              <w:marRight w:val="0"/>
              <w:marTop w:val="0"/>
              <w:marBottom w:val="0"/>
              <w:divBdr>
                <w:top w:val="none" w:sz="0" w:space="0" w:color="auto"/>
                <w:left w:val="none" w:sz="0" w:space="0" w:color="auto"/>
                <w:bottom w:val="none" w:sz="0" w:space="0" w:color="auto"/>
                <w:right w:val="none" w:sz="0" w:space="0" w:color="auto"/>
              </w:divBdr>
            </w:div>
            <w:div w:id="1273786593">
              <w:marLeft w:val="0"/>
              <w:marRight w:val="0"/>
              <w:marTop w:val="0"/>
              <w:marBottom w:val="0"/>
              <w:divBdr>
                <w:top w:val="none" w:sz="0" w:space="0" w:color="auto"/>
                <w:left w:val="none" w:sz="0" w:space="0" w:color="auto"/>
                <w:bottom w:val="none" w:sz="0" w:space="0" w:color="auto"/>
                <w:right w:val="none" w:sz="0" w:space="0" w:color="auto"/>
              </w:divBdr>
            </w:div>
            <w:div w:id="335958352">
              <w:marLeft w:val="0"/>
              <w:marRight w:val="0"/>
              <w:marTop w:val="0"/>
              <w:marBottom w:val="0"/>
              <w:divBdr>
                <w:top w:val="none" w:sz="0" w:space="0" w:color="auto"/>
                <w:left w:val="none" w:sz="0" w:space="0" w:color="auto"/>
                <w:bottom w:val="none" w:sz="0" w:space="0" w:color="auto"/>
                <w:right w:val="none" w:sz="0" w:space="0" w:color="auto"/>
              </w:divBdr>
            </w:div>
            <w:div w:id="2058316995">
              <w:marLeft w:val="0"/>
              <w:marRight w:val="0"/>
              <w:marTop w:val="0"/>
              <w:marBottom w:val="0"/>
              <w:divBdr>
                <w:top w:val="none" w:sz="0" w:space="0" w:color="auto"/>
                <w:left w:val="none" w:sz="0" w:space="0" w:color="auto"/>
                <w:bottom w:val="none" w:sz="0" w:space="0" w:color="auto"/>
                <w:right w:val="none" w:sz="0" w:space="0" w:color="auto"/>
              </w:divBdr>
            </w:div>
            <w:div w:id="742683030">
              <w:marLeft w:val="0"/>
              <w:marRight w:val="0"/>
              <w:marTop w:val="0"/>
              <w:marBottom w:val="0"/>
              <w:divBdr>
                <w:top w:val="none" w:sz="0" w:space="0" w:color="auto"/>
                <w:left w:val="none" w:sz="0" w:space="0" w:color="auto"/>
                <w:bottom w:val="none" w:sz="0" w:space="0" w:color="auto"/>
                <w:right w:val="none" w:sz="0" w:space="0" w:color="auto"/>
              </w:divBdr>
            </w:div>
            <w:div w:id="966352855">
              <w:marLeft w:val="0"/>
              <w:marRight w:val="0"/>
              <w:marTop w:val="0"/>
              <w:marBottom w:val="0"/>
              <w:divBdr>
                <w:top w:val="none" w:sz="0" w:space="0" w:color="auto"/>
                <w:left w:val="none" w:sz="0" w:space="0" w:color="auto"/>
                <w:bottom w:val="none" w:sz="0" w:space="0" w:color="auto"/>
                <w:right w:val="none" w:sz="0" w:space="0" w:color="auto"/>
              </w:divBdr>
            </w:div>
            <w:div w:id="1365054988">
              <w:marLeft w:val="0"/>
              <w:marRight w:val="0"/>
              <w:marTop w:val="0"/>
              <w:marBottom w:val="0"/>
              <w:divBdr>
                <w:top w:val="none" w:sz="0" w:space="0" w:color="auto"/>
                <w:left w:val="none" w:sz="0" w:space="0" w:color="auto"/>
                <w:bottom w:val="none" w:sz="0" w:space="0" w:color="auto"/>
                <w:right w:val="none" w:sz="0" w:space="0" w:color="auto"/>
              </w:divBdr>
            </w:div>
            <w:div w:id="1170372026">
              <w:marLeft w:val="0"/>
              <w:marRight w:val="0"/>
              <w:marTop w:val="0"/>
              <w:marBottom w:val="0"/>
              <w:divBdr>
                <w:top w:val="none" w:sz="0" w:space="0" w:color="auto"/>
                <w:left w:val="none" w:sz="0" w:space="0" w:color="auto"/>
                <w:bottom w:val="none" w:sz="0" w:space="0" w:color="auto"/>
                <w:right w:val="none" w:sz="0" w:space="0" w:color="auto"/>
              </w:divBdr>
            </w:div>
            <w:div w:id="405609590">
              <w:marLeft w:val="0"/>
              <w:marRight w:val="0"/>
              <w:marTop w:val="0"/>
              <w:marBottom w:val="0"/>
              <w:divBdr>
                <w:top w:val="none" w:sz="0" w:space="0" w:color="auto"/>
                <w:left w:val="none" w:sz="0" w:space="0" w:color="auto"/>
                <w:bottom w:val="none" w:sz="0" w:space="0" w:color="auto"/>
                <w:right w:val="none" w:sz="0" w:space="0" w:color="auto"/>
              </w:divBdr>
            </w:div>
            <w:div w:id="1794864915">
              <w:marLeft w:val="0"/>
              <w:marRight w:val="0"/>
              <w:marTop w:val="0"/>
              <w:marBottom w:val="0"/>
              <w:divBdr>
                <w:top w:val="none" w:sz="0" w:space="0" w:color="auto"/>
                <w:left w:val="none" w:sz="0" w:space="0" w:color="auto"/>
                <w:bottom w:val="none" w:sz="0" w:space="0" w:color="auto"/>
                <w:right w:val="none" w:sz="0" w:space="0" w:color="auto"/>
              </w:divBdr>
            </w:div>
            <w:div w:id="1294482898">
              <w:marLeft w:val="0"/>
              <w:marRight w:val="0"/>
              <w:marTop w:val="0"/>
              <w:marBottom w:val="0"/>
              <w:divBdr>
                <w:top w:val="none" w:sz="0" w:space="0" w:color="auto"/>
                <w:left w:val="none" w:sz="0" w:space="0" w:color="auto"/>
                <w:bottom w:val="none" w:sz="0" w:space="0" w:color="auto"/>
                <w:right w:val="none" w:sz="0" w:space="0" w:color="auto"/>
              </w:divBdr>
            </w:div>
            <w:div w:id="1026518310">
              <w:marLeft w:val="0"/>
              <w:marRight w:val="0"/>
              <w:marTop w:val="0"/>
              <w:marBottom w:val="0"/>
              <w:divBdr>
                <w:top w:val="none" w:sz="0" w:space="0" w:color="auto"/>
                <w:left w:val="none" w:sz="0" w:space="0" w:color="auto"/>
                <w:bottom w:val="none" w:sz="0" w:space="0" w:color="auto"/>
                <w:right w:val="none" w:sz="0" w:space="0" w:color="auto"/>
              </w:divBdr>
            </w:div>
            <w:div w:id="1916083931">
              <w:marLeft w:val="0"/>
              <w:marRight w:val="0"/>
              <w:marTop w:val="0"/>
              <w:marBottom w:val="0"/>
              <w:divBdr>
                <w:top w:val="none" w:sz="0" w:space="0" w:color="auto"/>
                <w:left w:val="none" w:sz="0" w:space="0" w:color="auto"/>
                <w:bottom w:val="none" w:sz="0" w:space="0" w:color="auto"/>
                <w:right w:val="none" w:sz="0" w:space="0" w:color="auto"/>
              </w:divBdr>
            </w:div>
            <w:div w:id="1268076448">
              <w:marLeft w:val="0"/>
              <w:marRight w:val="0"/>
              <w:marTop w:val="0"/>
              <w:marBottom w:val="0"/>
              <w:divBdr>
                <w:top w:val="none" w:sz="0" w:space="0" w:color="auto"/>
                <w:left w:val="none" w:sz="0" w:space="0" w:color="auto"/>
                <w:bottom w:val="none" w:sz="0" w:space="0" w:color="auto"/>
                <w:right w:val="none" w:sz="0" w:space="0" w:color="auto"/>
              </w:divBdr>
            </w:div>
            <w:div w:id="1322657756">
              <w:marLeft w:val="0"/>
              <w:marRight w:val="0"/>
              <w:marTop w:val="0"/>
              <w:marBottom w:val="0"/>
              <w:divBdr>
                <w:top w:val="none" w:sz="0" w:space="0" w:color="auto"/>
                <w:left w:val="none" w:sz="0" w:space="0" w:color="auto"/>
                <w:bottom w:val="none" w:sz="0" w:space="0" w:color="auto"/>
                <w:right w:val="none" w:sz="0" w:space="0" w:color="auto"/>
              </w:divBdr>
            </w:div>
            <w:div w:id="958073682">
              <w:marLeft w:val="0"/>
              <w:marRight w:val="0"/>
              <w:marTop w:val="0"/>
              <w:marBottom w:val="0"/>
              <w:divBdr>
                <w:top w:val="none" w:sz="0" w:space="0" w:color="auto"/>
                <w:left w:val="none" w:sz="0" w:space="0" w:color="auto"/>
                <w:bottom w:val="none" w:sz="0" w:space="0" w:color="auto"/>
                <w:right w:val="none" w:sz="0" w:space="0" w:color="auto"/>
              </w:divBdr>
            </w:div>
            <w:div w:id="1396784796">
              <w:marLeft w:val="0"/>
              <w:marRight w:val="0"/>
              <w:marTop w:val="0"/>
              <w:marBottom w:val="0"/>
              <w:divBdr>
                <w:top w:val="none" w:sz="0" w:space="0" w:color="auto"/>
                <w:left w:val="none" w:sz="0" w:space="0" w:color="auto"/>
                <w:bottom w:val="none" w:sz="0" w:space="0" w:color="auto"/>
                <w:right w:val="none" w:sz="0" w:space="0" w:color="auto"/>
              </w:divBdr>
            </w:div>
            <w:div w:id="1923446700">
              <w:marLeft w:val="0"/>
              <w:marRight w:val="0"/>
              <w:marTop w:val="0"/>
              <w:marBottom w:val="0"/>
              <w:divBdr>
                <w:top w:val="none" w:sz="0" w:space="0" w:color="auto"/>
                <w:left w:val="none" w:sz="0" w:space="0" w:color="auto"/>
                <w:bottom w:val="none" w:sz="0" w:space="0" w:color="auto"/>
                <w:right w:val="none" w:sz="0" w:space="0" w:color="auto"/>
              </w:divBdr>
            </w:div>
            <w:div w:id="739206105">
              <w:marLeft w:val="0"/>
              <w:marRight w:val="0"/>
              <w:marTop w:val="0"/>
              <w:marBottom w:val="0"/>
              <w:divBdr>
                <w:top w:val="none" w:sz="0" w:space="0" w:color="auto"/>
                <w:left w:val="none" w:sz="0" w:space="0" w:color="auto"/>
                <w:bottom w:val="none" w:sz="0" w:space="0" w:color="auto"/>
                <w:right w:val="none" w:sz="0" w:space="0" w:color="auto"/>
              </w:divBdr>
            </w:div>
            <w:div w:id="645940474">
              <w:marLeft w:val="0"/>
              <w:marRight w:val="0"/>
              <w:marTop w:val="0"/>
              <w:marBottom w:val="0"/>
              <w:divBdr>
                <w:top w:val="none" w:sz="0" w:space="0" w:color="auto"/>
                <w:left w:val="none" w:sz="0" w:space="0" w:color="auto"/>
                <w:bottom w:val="none" w:sz="0" w:space="0" w:color="auto"/>
                <w:right w:val="none" w:sz="0" w:space="0" w:color="auto"/>
              </w:divBdr>
            </w:div>
            <w:div w:id="956528284">
              <w:marLeft w:val="0"/>
              <w:marRight w:val="0"/>
              <w:marTop w:val="0"/>
              <w:marBottom w:val="0"/>
              <w:divBdr>
                <w:top w:val="none" w:sz="0" w:space="0" w:color="auto"/>
                <w:left w:val="none" w:sz="0" w:space="0" w:color="auto"/>
                <w:bottom w:val="none" w:sz="0" w:space="0" w:color="auto"/>
                <w:right w:val="none" w:sz="0" w:space="0" w:color="auto"/>
              </w:divBdr>
            </w:div>
            <w:div w:id="1922789484">
              <w:marLeft w:val="0"/>
              <w:marRight w:val="0"/>
              <w:marTop w:val="0"/>
              <w:marBottom w:val="0"/>
              <w:divBdr>
                <w:top w:val="none" w:sz="0" w:space="0" w:color="auto"/>
                <w:left w:val="none" w:sz="0" w:space="0" w:color="auto"/>
                <w:bottom w:val="none" w:sz="0" w:space="0" w:color="auto"/>
                <w:right w:val="none" w:sz="0" w:space="0" w:color="auto"/>
              </w:divBdr>
            </w:div>
            <w:div w:id="2013559570">
              <w:marLeft w:val="0"/>
              <w:marRight w:val="0"/>
              <w:marTop w:val="0"/>
              <w:marBottom w:val="0"/>
              <w:divBdr>
                <w:top w:val="none" w:sz="0" w:space="0" w:color="auto"/>
                <w:left w:val="none" w:sz="0" w:space="0" w:color="auto"/>
                <w:bottom w:val="none" w:sz="0" w:space="0" w:color="auto"/>
                <w:right w:val="none" w:sz="0" w:space="0" w:color="auto"/>
              </w:divBdr>
            </w:div>
            <w:div w:id="471365375">
              <w:marLeft w:val="0"/>
              <w:marRight w:val="0"/>
              <w:marTop w:val="0"/>
              <w:marBottom w:val="0"/>
              <w:divBdr>
                <w:top w:val="none" w:sz="0" w:space="0" w:color="auto"/>
                <w:left w:val="none" w:sz="0" w:space="0" w:color="auto"/>
                <w:bottom w:val="none" w:sz="0" w:space="0" w:color="auto"/>
                <w:right w:val="none" w:sz="0" w:space="0" w:color="auto"/>
              </w:divBdr>
            </w:div>
            <w:div w:id="1389455224">
              <w:marLeft w:val="0"/>
              <w:marRight w:val="0"/>
              <w:marTop w:val="0"/>
              <w:marBottom w:val="0"/>
              <w:divBdr>
                <w:top w:val="none" w:sz="0" w:space="0" w:color="auto"/>
                <w:left w:val="none" w:sz="0" w:space="0" w:color="auto"/>
                <w:bottom w:val="none" w:sz="0" w:space="0" w:color="auto"/>
                <w:right w:val="none" w:sz="0" w:space="0" w:color="auto"/>
              </w:divBdr>
            </w:div>
            <w:div w:id="144007806">
              <w:marLeft w:val="0"/>
              <w:marRight w:val="0"/>
              <w:marTop w:val="0"/>
              <w:marBottom w:val="0"/>
              <w:divBdr>
                <w:top w:val="none" w:sz="0" w:space="0" w:color="auto"/>
                <w:left w:val="none" w:sz="0" w:space="0" w:color="auto"/>
                <w:bottom w:val="none" w:sz="0" w:space="0" w:color="auto"/>
                <w:right w:val="none" w:sz="0" w:space="0" w:color="auto"/>
              </w:divBdr>
            </w:div>
            <w:div w:id="293604949">
              <w:marLeft w:val="0"/>
              <w:marRight w:val="0"/>
              <w:marTop w:val="0"/>
              <w:marBottom w:val="0"/>
              <w:divBdr>
                <w:top w:val="none" w:sz="0" w:space="0" w:color="auto"/>
                <w:left w:val="none" w:sz="0" w:space="0" w:color="auto"/>
                <w:bottom w:val="none" w:sz="0" w:space="0" w:color="auto"/>
                <w:right w:val="none" w:sz="0" w:space="0" w:color="auto"/>
              </w:divBdr>
            </w:div>
            <w:div w:id="1811753617">
              <w:marLeft w:val="0"/>
              <w:marRight w:val="0"/>
              <w:marTop w:val="0"/>
              <w:marBottom w:val="0"/>
              <w:divBdr>
                <w:top w:val="none" w:sz="0" w:space="0" w:color="auto"/>
                <w:left w:val="none" w:sz="0" w:space="0" w:color="auto"/>
                <w:bottom w:val="none" w:sz="0" w:space="0" w:color="auto"/>
                <w:right w:val="none" w:sz="0" w:space="0" w:color="auto"/>
              </w:divBdr>
            </w:div>
            <w:div w:id="321466046">
              <w:marLeft w:val="0"/>
              <w:marRight w:val="0"/>
              <w:marTop w:val="0"/>
              <w:marBottom w:val="0"/>
              <w:divBdr>
                <w:top w:val="none" w:sz="0" w:space="0" w:color="auto"/>
                <w:left w:val="none" w:sz="0" w:space="0" w:color="auto"/>
                <w:bottom w:val="none" w:sz="0" w:space="0" w:color="auto"/>
                <w:right w:val="none" w:sz="0" w:space="0" w:color="auto"/>
              </w:divBdr>
            </w:div>
            <w:div w:id="1371803579">
              <w:marLeft w:val="0"/>
              <w:marRight w:val="0"/>
              <w:marTop w:val="0"/>
              <w:marBottom w:val="0"/>
              <w:divBdr>
                <w:top w:val="none" w:sz="0" w:space="0" w:color="auto"/>
                <w:left w:val="none" w:sz="0" w:space="0" w:color="auto"/>
                <w:bottom w:val="none" w:sz="0" w:space="0" w:color="auto"/>
                <w:right w:val="none" w:sz="0" w:space="0" w:color="auto"/>
              </w:divBdr>
            </w:div>
            <w:div w:id="2036734255">
              <w:marLeft w:val="0"/>
              <w:marRight w:val="0"/>
              <w:marTop w:val="0"/>
              <w:marBottom w:val="0"/>
              <w:divBdr>
                <w:top w:val="none" w:sz="0" w:space="0" w:color="auto"/>
                <w:left w:val="none" w:sz="0" w:space="0" w:color="auto"/>
                <w:bottom w:val="none" w:sz="0" w:space="0" w:color="auto"/>
                <w:right w:val="none" w:sz="0" w:space="0" w:color="auto"/>
              </w:divBdr>
            </w:div>
            <w:div w:id="737165893">
              <w:marLeft w:val="0"/>
              <w:marRight w:val="0"/>
              <w:marTop w:val="0"/>
              <w:marBottom w:val="0"/>
              <w:divBdr>
                <w:top w:val="none" w:sz="0" w:space="0" w:color="auto"/>
                <w:left w:val="none" w:sz="0" w:space="0" w:color="auto"/>
                <w:bottom w:val="none" w:sz="0" w:space="0" w:color="auto"/>
                <w:right w:val="none" w:sz="0" w:space="0" w:color="auto"/>
              </w:divBdr>
            </w:div>
            <w:div w:id="1824392354">
              <w:marLeft w:val="0"/>
              <w:marRight w:val="0"/>
              <w:marTop w:val="0"/>
              <w:marBottom w:val="0"/>
              <w:divBdr>
                <w:top w:val="none" w:sz="0" w:space="0" w:color="auto"/>
                <w:left w:val="none" w:sz="0" w:space="0" w:color="auto"/>
                <w:bottom w:val="none" w:sz="0" w:space="0" w:color="auto"/>
                <w:right w:val="none" w:sz="0" w:space="0" w:color="auto"/>
              </w:divBdr>
            </w:div>
            <w:div w:id="1015771080">
              <w:marLeft w:val="0"/>
              <w:marRight w:val="0"/>
              <w:marTop w:val="0"/>
              <w:marBottom w:val="0"/>
              <w:divBdr>
                <w:top w:val="none" w:sz="0" w:space="0" w:color="auto"/>
                <w:left w:val="none" w:sz="0" w:space="0" w:color="auto"/>
                <w:bottom w:val="none" w:sz="0" w:space="0" w:color="auto"/>
                <w:right w:val="none" w:sz="0" w:space="0" w:color="auto"/>
              </w:divBdr>
            </w:div>
            <w:div w:id="1996181409">
              <w:marLeft w:val="0"/>
              <w:marRight w:val="0"/>
              <w:marTop w:val="0"/>
              <w:marBottom w:val="0"/>
              <w:divBdr>
                <w:top w:val="none" w:sz="0" w:space="0" w:color="auto"/>
                <w:left w:val="none" w:sz="0" w:space="0" w:color="auto"/>
                <w:bottom w:val="none" w:sz="0" w:space="0" w:color="auto"/>
                <w:right w:val="none" w:sz="0" w:space="0" w:color="auto"/>
              </w:divBdr>
            </w:div>
            <w:div w:id="2037536825">
              <w:marLeft w:val="0"/>
              <w:marRight w:val="0"/>
              <w:marTop w:val="0"/>
              <w:marBottom w:val="0"/>
              <w:divBdr>
                <w:top w:val="none" w:sz="0" w:space="0" w:color="auto"/>
                <w:left w:val="none" w:sz="0" w:space="0" w:color="auto"/>
                <w:bottom w:val="none" w:sz="0" w:space="0" w:color="auto"/>
                <w:right w:val="none" w:sz="0" w:space="0" w:color="auto"/>
              </w:divBdr>
            </w:div>
            <w:div w:id="563764030">
              <w:marLeft w:val="0"/>
              <w:marRight w:val="0"/>
              <w:marTop w:val="0"/>
              <w:marBottom w:val="0"/>
              <w:divBdr>
                <w:top w:val="none" w:sz="0" w:space="0" w:color="auto"/>
                <w:left w:val="none" w:sz="0" w:space="0" w:color="auto"/>
                <w:bottom w:val="none" w:sz="0" w:space="0" w:color="auto"/>
                <w:right w:val="none" w:sz="0" w:space="0" w:color="auto"/>
              </w:divBdr>
            </w:div>
            <w:div w:id="199441477">
              <w:marLeft w:val="0"/>
              <w:marRight w:val="0"/>
              <w:marTop w:val="0"/>
              <w:marBottom w:val="0"/>
              <w:divBdr>
                <w:top w:val="none" w:sz="0" w:space="0" w:color="auto"/>
                <w:left w:val="none" w:sz="0" w:space="0" w:color="auto"/>
                <w:bottom w:val="none" w:sz="0" w:space="0" w:color="auto"/>
                <w:right w:val="none" w:sz="0" w:space="0" w:color="auto"/>
              </w:divBdr>
            </w:div>
            <w:div w:id="903221860">
              <w:marLeft w:val="0"/>
              <w:marRight w:val="0"/>
              <w:marTop w:val="0"/>
              <w:marBottom w:val="0"/>
              <w:divBdr>
                <w:top w:val="none" w:sz="0" w:space="0" w:color="auto"/>
                <w:left w:val="none" w:sz="0" w:space="0" w:color="auto"/>
                <w:bottom w:val="none" w:sz="0" w:space="0" w:color="auto"/>
                <w:right w:val="none" w:sz="0" w:space="0" w:color="auto"/>
              </w:divBdr>
            </w:div>
            <w:div w:id="609095570">
              <w:marLeft w:val="0"/>
              <w:marRight w:val="0"/>
              <w:marTop w:val="0"/>
              <w:marBottom w:val="0"/>
              <w:divBdr>
                <w:top w:val="none" w:sz="0" w:space="0" w:color="auto"/>
                <w:left w:val="none" w:sz="0" w:space="0" w:color="auto"/>
                <w:bottom w:val="none" w:sz="0" w:space="0" w:color="auto"/>
                <w:right w:val="none" w:sz="0" w:space="0" w:color="auto"/>
              </w:divBdr>
            </w:div>
            <w:div w:id="1493444939">
              <w:marLeft w:val="0"/>
              <w:marRight w:val="0"/>
              <w:marTop w:val="0"/>
              <w:marBottom w:val="0"/>
              <w:divBdr>
                <w:top w:val="none" w:sz="0" w:space="0" w:color="auto"/>
                <w:left w:val="none" w:sz="0" w:space="0" w:color="auto"/>
                <w:bottom w:val="none" w:sz="0" w:space="0" w:color="auto"/>
                <w:right w:val="none" w:sz="0" w:space="0" w:color="auto"/>
              </w:divBdr>
            </w:div>
            <w:div w:id="1209953328">
              <w:marLeft w:val="0"/>
              <w:marRight w:val="0"/>
              <w:marTop w:val="0"/>
              <w:marBottom w:val="0"/>
              <w:divBdr>
                <w:top w:val="none" w:sz="0" w:space="0" w:color="auto"/>
                <w:left w:val="none" w:sz="0" w:space="0" w:color="auto"/>
                <w:bottom w:val="none" w:sz="0" w:space="0" w:color="auto"/>
                <w:right w:val="none" w:sz="0" w:space="0" w:color="auto"/>
              </w:divBdr>
            </w:div>
            <w:div w:id="113791022">
              <w:marLeft w:val="0"/>
              <w:marRight w:val="0"/>
              <w:marTop w:val="0"/>
              <w:marBottom w:val="0"/>
              <w:divBdr>
                <w:top w:val="none" w:sz="0" w:space="0" w:color="auto"/>
                <w:left w:val="none" w:sz="0" w:space="0" w:color="auto"/>
                <w:bottom w:val="none" w:sz="0" w:space="0" w:color="auto"/>
                <w:right w:val="none" w:sz="0" w:space="0" w:color="auto"/>
              </w:divBdr>
            </w:div>
            <w:div w:id="407270314">
              <w:marLeft w:val="0"/>
              <w:marRight w:val="0"/>
              <w:marTop w:val="0"/>
              <w:marBottom w:val="0"/>
              <w:divBdr>
                <w:top w:val="none" w:sz="0" w:space="0" w:color="auto"/>
                <w:left w:val="none" w:sz="0" w:space="0" w:color="auto"/>
                <w:bottom w:val="none" w:sz="0" w:space="0" w:color="auto"/>
                <w:right w:val="none" w:sz="0" w:space="0" w:color="auto"/>
              </w:divBdr>
            </w:div>
            <w:div w:id="1676109805">
              <w:marLeft w:val="0"/>
              <w:marRight w:val="0"/>
              <w:marTop w:val="0"/>
              <w:marBottom w:val="0"/>
              <w:divBdr>
                <w:top w:val="none" w:sz="0" w:space="0" w:color="auto"/>
                <w:left w:val="none" w:sz="0" w:space="0" w:color="auto"/>
                <w:bottom w:val="none" w:sz="0" w:space="0" w:color="auto"/>
                <w:right w:val="none" w:sz="0" w:space="0" w:color="auto"/>
              </w:divBdr>
            </w:div>
            <w:div w:id="625889249">
              <w:marLeft w:val="0"/>
              <w:marRight w:val="0"/>
              <w:marTop w:val="0"/>
              <w:marBottom w:val="0"/>
              <w:divBdr>
                <w:top w:val="none" w:sz="0" w:space="0" w:color="auto"/>
                <w:left w:val="none" w:sz="0" w:space="0" w:color="auto"/>
                <w:bottom w:val="none" w:sz="0" w:space="0" w:color="auto"/>
                <w:right w:val="none" w:sz="0" w:space="0" w:color="auto"/>
              </w:divBdr>
            </w:div>
            <w:div w:id="252512661">
              <w:marLeft w:val="0"/>
              <w:marRight w:val="0"/>
              <w:marTop w:val="0"/>
              <w:marBottom w:val="0"/>
              <w:divBdr>
                <w:top w:val="none" w:sz="0" w:space="0" w:color="auto"/>
                <w:left w:val="none" w:sz="0" w:space="0" w:color="auto"/>
                <w:bottom w:val="none" w:sz="0" w:space="0" w:color="auto"/>
                <w:right w:val="none" w:sz="0" w:space="0" w:color="auto"/>
              </w:divBdr>
            </w:div>
            <w:div w:id="397091013">
              <w:marLeft w:val="0"/>
              <w:marRight w:val="0"/>
              <w:marTop w:val="0"/>
              <w:marBottom w:val="0"/>
              <w:divBdr>
                <w:top w:val="none" w:sz="0" w:space="0" w:color="auto"/>
                <w:left w:val="none" w:sz="0" w:space="0" w:color="auto"/>
                <w:bottom w:val="none" w:sz="0" w:space="0" w:color="auto"/>
                <w:right w:val="none" w:sz="0" w:space="0" w:color="auto"/>
              </w:divBdr>
            </w:div>
            <w:div w:id="634213775">
              <w:marLeft w:val="0"/>
              <w:marRight w:val="0"/>
              <w:marTop w:val="0"/>
              <w:marBottom w:val="0"/>
              <w:divBdr>
                <w:top w:val="none" w:sz="0" w:space="0" w:color="auto"/>
                <w:left w:val="none" w:sz="0" w:space="0" w:color="auto"/>
                <w:bottom w:val="none" w:sz="0" w:space="0" w:color="auto"/>
                <w:right w:val="none" w:sz="0" w:space="0" w:color="auto"/>
              </w:divBdr>
            </w:div>
            <w:div w:id="1571961585">
              <w:marLeft w:val="0"/>
              <w:marRight w:val="0"/>
              <w:marTop w:val="0"/>
              <w:marBottom w:val="0"/>
              <w:divBdr>
                <w:top w:val="none" w:sz="0" w:space="0" w:color="auto"/>
                <w:left w:val="none" w:sz="0" w:space="0" w:color="auto"/>
                <w:bottom w:val="none" w:sz="0" w:space="0" w:color="auto"/>
                <w:right w:val="none" w:sz="0" w:space="0" w:color="auto"/>
              </w:divBdr>
            </w:div>
            <w:div w:id="1395274355">
              <w:marLeft w:val="0"/>
              <w:marRight w:val="0"/>
              <w:marTop w:val="0"/>
              <w:marBottom w:val="0"/>
              <w:divBdr>
                <w:top w:val="none" w:sz="0" w:space="0" w:color="auto"/>
                <w:left w:val="none" w:sz="0" w:space="0" w:color="auto"/>
                <w:bottom w:val="none" w:sz="0" w:space="0" w:color="auto"/>
                <w:right w:val="none" w:sz="0" w:space="0" w:color="auto"/>
              </w:divBdr>
            </w:div>
            <w:div w:id="2119597146">
              <w:marLeft w:val="0"/>
              <w:marRight w:val="0"/>
              <w:marTop w:val="0"/>
              <w:marBottom w:val="0"/>
              <w:divBdr>
                <w:top w:val="none" w:sz="0" w:space="0" w:color="auto"/>
                <w:left w:val="none" w:sz="0" w:space="0" w:color="auto"/>
                <w:bottom w:val="none" w:sz="0" w:space="0" w:color="auto"/>
                <w:right w:val="none" w:sz="0" w:space="0" w:color="auto"/>
              </w:divBdr>
            </w:div>
            <w:div w:id="857616585">
              <w:marLeft w:val="0"/>
              <w:marRight w:val="0"/>
              <w:marTop w:val="0"/>
              <w:marBottom w:val="0"/>
              <w:divBdr>
                <w:top w:val="none" w:sz="0" w:space="0" w:color="auto"/>
                <w:left w:val="none" w:sz="0" w:space="0" w:color="auto"/>
                <w:bottom w:val="none" w:sz="0" w:space="0" w:color="auto"/>
                <w:right w:val="none" w:sz="0" w:space="0" w:color="auto"/>
              </w:divBdr>
            </w:div>
            <w:div w:id="615140388">
              <w:marLeft w:val="0"/>
              <w:marRight w:val="0"/>
              <w:marTop w:val="0"/>
              <w:marBottom w:val="0"/>
              <w:divBdr>
                <w:top w:val="none" w:sz="0" w:space="0" w:color="auto"/>
                <w:left w:val="none" w:sz="0" w:space="0" w:color="auto"/>
                <w:bottom w:val="none" w:sz="0" w:space="0" w:color="auto"/>
                <w:right w:val="none" w:sz="0" w:space="0" w:color="auto"/>
              </w:divBdr>
            </w:div>
            <w:div w:id="263268672">
              <w:marLeft w:val="0"/>
              <w:marRight w:val="0"/>
              <w:marTop w:val="0"/>
              <w:marBottom w:val="0"/>
              <w:divBdr>
                <w:top w:val="none" w:sz="0" w:space="0" w:color="auto"/>
                <w:left w:val="none" w:sz="0" w:space="0" w:color="auto"/>
                <w:bottom w:val="none" w:sz="0" w:space="0" w:color="auto"/>
                <w:right w:val="none" w:sz="0" w:space="0" w:color="auto"/>
              </w:divBdr>
            </w:div>
            <w:div w:id="305162843">
              <w:marLeft w:val="0"/>
              <w:marRight w:val="0"/>
              <w:marTop w:val="0"/>
              <w:marBottom w:val="0"/>
              <w:divBdr>
                <w:top w:val="none" w:sz="0" w:space="0" w:color="auto"/>
                <w:left w:val="none" w:sz="0" w:space="0" w:color="auto"/>
                <w:bottom w:val="none" w:sz="0" w:space="0" w:color="auto"/>
                <w:right w:val="none" w:sz="0" w:space="0" w:color="auto"/>
              </w:divBdr>
            </w:div>
            <w:div w:id="1347053375">
              <w:marLeft w:val="0"/>
              <w:marRight w:val="0"/>
              <w:marTop w:val="0"/>
              <w:marBottom w:val="0"/>
              <w:divBdr>
                <w:top w:val="none" w:sz="0" w:space="0" w:color="auto"/>
                <w:left w:val="none" w:sz="0" w:space="0" w:color="auto"/>
                <w:bottom w:val="none" w:sz="0" w:space="0" w:color="auto"/>
                <w:right w:val="none" w:sz="0" w:space="0" w:color="auto"/>
              </w:divBdr>
            </w:div>
            <w:div w:id="1986735909">
              <w:marLeft w:val="0"/>
              <w:marRight w:val="0"/>
              <w:marTop w:val="0"/>
              <w:marBottom w:val="0"/>
              <w:divBdr>
                <w:top w:val="none" w:sz="0" w:space="0" w:color="auto"/>
                <w:left w:val="none" w:sz="0" w:space="0" w:color="auto"/>
                <w:bottom w:val="none" w:sz="0" w:space="0" w:color="auto"/>
                <w:right w:val="none" w:sz="0" w:space="0" w:color="auto"/>
              </w:divBdr>
            </w:div>
            <w:div w:id="971400259">
              <w:marLeft w:val="0"/>
              <w:marRight w:val="0"/>
              <w:marTop w:val="0"/>
              <w:marBottom w:val="0"/>
              <w:divBdr>
                <w:top w:val="none" w:sz="0" w:space="0" w:color="auto"/>
                <w:left w:val="none" w:sz="0" w:space="0" w:color="auto"/>
                <w:bottom w:val="none" w:sz="0" w:space="0" w:color="auto"/>
                <w:right w:val="none" w:sz="0" w:space="0" w:color="auto"/>
              </w:divBdr>
            </w:div>
            <w:div w:id="95098640">
              <w:marLeft w:val="0"/>
              <w:marRight w:val="0"/>
              <w:marTop w:val="0"/>
              <w:marBottom w:val="0"/>
              <w:divBdr>
                <w:top w:val="none" w:sz="0" w:space="0" w:color="auto"/>
                <w:left w:val="none" w:sz="0" w:space="0" w:color="auto"/>
                <w:bottom w:val="none" w:sz="0" w:space="0" w:color="auto"/>
                <w:right w:val="none" w:sz="0" w:space="0" w:color="auto"/>
              </w:divBdr>
            </w:div>
            <w:div w:id="1264190229">
              <w:marLeft w:val="0"/>
              <w:marRight w:val="0"/>
              <w:marTop w:val="0"/>
              <w:marBottom w:val="0"/>
              <w:divBdr>
                <w:top w:val="none" w:sz="0" w:space="0" w:color="auto"/>
                <w:left w:val="none" w:sz="0" w:space="0" w:color="auto"/>
                <w:bottom w:val="none" w:sz="0" w:space="0" w:color="auto"/>
                <w:right w:val="none" w:sz="0" w:space="0" w:color="auto"/>
              </w:divBdr>
            </w:div>
            <w:div w:id="1085109996">
              <w:marLeft w:val="0"/>
              <w:marRight w:val="0"/>
              <w:marTop w:val="0"/>
              <w:marBottom w:val="0"/>
              <w:divBdr>
                <w:top w:val="none" w:sz="0" w:space="0" w:color="auto"/>
                <w:left w:val="none" w:sz="0" w:space="0" w:color="auto"/>
                <w:bottom w:val="none" w:sz="0" w:space="0" w:color="auto"/>
                <w:right w:val="none" w:sz="0" w:space="0" w:color="auto"/>
              </w:divBdr>
            </w:div>
            <w:div w:id="1863741892">
              <w:marLeft w:val="0"/>
              <w:marRight w:val="0"/>
              <w:marTop w:val="0"/>
              <w:marBottom w:val="0"/>
              <w:divBdr>
                <w:top w:val="none" w:sz="0" w:space="0" w:color="auto"/>
                <w:left w:val="none" w:sz="0" w:space="0" w:color="auto"/>
                <w:bottom w:val="none" w:sz="0" w:space="0" w:color="auto"/>
                <w:right w:val="none" w:sz="0" w:space="0" w:color="auto"/>
              </w:divBdr>
            </w:div>
            <w:div w:id="645862172">
              <w:marLeft w:val="0"/>
              <w:marRight w:val="0"/>
              <w:marTop w:val="0"/>
              <w:marBottom w:val="0"/>
              <w:divBdr>
                <w:top w:val="none" w:sz="0" w:space="0" w:color="auto"/>
                <w:left w:val="none" w:sz="0" w:space="0" w:color="auto"/>
                <w:bottom w:val="none" w:sz="0" w:space="0" w:color="auto"/>
                <w:right w:val="none" w:sz="0" w:space="0" w:color="auto"/>
              </w:divBdr>
            </w:div>
            <w:div w:id="925307440">
              <w:marLeft w:val="0"/>
              <w:marRight w:val="0"/>
              <w:marTop w:val="0"/>
              <w:marBottom w:val="0"/>
              <w:divBdr>
                <w:top w:val="none" w:sz="0" w:space="0" w:color="auto"/>
                <w:left w:val="none" w:sz="0" w:space="0" w:color="auto"/>
                <w:bottom w:val="none" w:sz="0" w:space="0" w:color="auto"/>
                <w:right w:val="none" w:sz="0" w:space="0" w:color="auto"/>
              </w:divBdr>
            </w:div>
            <w:div w:id="1530218697">
              <w:marLeft w:val="0"/>
              <w:marRight w:val="0"/>
              <w:marTop w:val="0"/>
              <w:marBottom w:val="0"/>
              <w:divBdr>
                <w:top w:val="none" w:sz="0" w:space="0" w:color="auto"/>
                <w:left w:val="none" w:sz="0" w:space="0" w:color="auto"/>
                <w:bottom w:val="none" w:sz="0" w:space="0" w:color="auto"/>
                <w:right w:val="none" w:sz="0" w:space="0" w:color="auto"/>
              </w:divBdr>
            </w:div>
            <w:div w:id="1606232191">
              <w:marLeft w:val="0"/>
              <w:marRight w:val="0"/>
              <w:marTop w:val="0"/>
              <w:marBottom w:val="0"/>
              <w:divBdr>
                <w:top w:val="none" w:sz="0" w:space="0" w:color="auto"/>
                <w:left w:val="none" w:sz="0" w:space="0" w:color="auto"/>
                <w:bottom w:val="none" w:sz="0" w:space="0" w:color="auto"/>
                <w:right w:val="none" w:sz="0" w:space="0" w:color="auto"/>
              </w:divBdr>
            </w:div>
            <w:div w:id="497575298">
              <w:marLeft w:val="0"/>
              <w:marRight w:val="0"/>
              <w:marTop w:val="0"/>
              <w:marBottom w:val="0"/>
              <w:divBdr>
                <w:top w:val="none" w:sz="0" w:space="0" w:color="auto"/>
                <w:left w:val="none" w:sz="0" w:space="0" w:color="auto"/>
                <w:bottom w:val="none" w:sz="0" w:space="0" w:color="auto"/>
                <w:right w:val="none" w:sz="0" w:space="0" w:color="auto"/>
              </w:divBdr>
            </w:div>
            <w:div w:id="1463890819">
              <w:marLeft w:val="0"/>
              <w:marRight w:val="0"/>
              <w:marTop w:val="0"/>
              <w:marBottom w:val="0"/>
              <w:divBdr>
                <w:top w:val="none" w:sz="0" w:space="0" w:color="auto"/>
                <w:left w:val="none" w:sz="0" w:space="0" w:color="auto"/>
                <w:bottom w:val="none" w:sz="0" w:space="0" w:color="auto"/>
                <w:right w:val="none" w:sz="0" w:space="0" w:color="auto"/>
              </w:divBdr>
            </w:div>
            <w:div w:id="1163427395">
              <w:marLeft w:val="0"/>
              <w:marRight w:val="0"/>
              <w:marTop w:val="0"/>
              <w:marBottom w:val="0"/>
              <w:divBdr>
                <w:top w:val="none" w:sz="0" w:space="0" w:color="auto"/>
                <w:left w:val="none" w:sz="0" w:space="0" w:color="auto"/>
                <w:bottom w:val="none" w:sz="0" w:space="0" w:color="auto"/>
                <w:right w:val="none" w:sz="0" w:space="0" w:color="auto"/>
              </w:divBdr>
            </w:div>
            <w:div w:id="241988096">
              <w:marLeft w:val="0"/>
              <w:marRight w:val="0"/>
              <w:marTop w:val="0"/>
              <w:marBottom w:val="0"/>
              <w:divBdr>
                <w:top w:val="none" w:sz="0" w:space="0" w:color="auto"/>
                <w:left w:val="none" w:sz="0" w:space="0" w:color="auto"/>
                <w:bottom w:val="none" w:sz="0" w:space="0" w:color="auto"/>
                <w:right w:val="none" w:sz="0" w:space="0" w:color="auto"/>
              </w:divBdr>
            </w:div>
            <w:div w:id="223375823">
              <w:marLeft w:val="0"/>
              <w:marRight w:val="0"/>
              <w:marTop w:val="0"/>
              <w:marBottom w:val="0"/>
              <w:divBdr>
                <w:top w:val="none" w:sz="0" w:space="0" w:color="auto"/>
                <w:left w:val="none" w:sz="0" w:space="0" w:color="auto"/>
                <w:bottom w:val="none" w:sz="0" w:space="0" w:color="auto"/>
                <w:right w:val="none" w:sz="0" w:space="0" w:color="auto"/>
              </w:divBdr>
            </w:div>
            <w:div w:id="944075230">
              <w:marLeft w:val="0"/>
              <w:marRight w:val="0"/>
              <w:marTop w:val="0"/>
              <w:marBottom w:val="0"/>
              <w:divBdr>
                <w:top w:val="none" w:sz="0" w:space="0" w:color="auto"/>
                <w:left w:val="none" w:sz="0" w:space="0" w:color="auto"/>
                <w:bottom w:val="none" w:sz="0" w:space="0" w:color="auto"/>
                <w:right w:val="none" w:sz="0" w:space="0" w:color="auto"/>
              </w:divBdr>
            </w:div>
            <w:div w:id="1770421283">
              <w:marLeft w:val="0"/>
              <w:marRight w:val="0"/>
              <w:marTop w:val="0"/>
              <w:marBottom w:val="0"/>
              <w:divBdr>
                <w:top w:val="none" w:sz="0" w:space="0" w:color="auto"/>
                <w:left w:val="none" w:sz="0" w:space="0" w:color="auto"/>
                <w:bottom w:val="none" w:sz="0" w:space="0" w:color="auto"/>
                <w:right w:val="none" w:sz="0" w:space="0" w:color="auto"/>
              </w:divBdr>
            </w:div>
            <w:div w:id="10180566">
              <w:marLeft w:val="0"/>
              <w:marRight w:val="0"/>
              <w:marTop w:val="0"/>
              <w:marBottom w:val="0"/>
              <w:divBdr>
                <w:top w:val="none" w:sz="0" w:space="0" w:color="auto"/>
                <w:left w:val="none" w:sz="0" w:space="0" w:color="auto"/>
                <w:bottom w:val="none" w:sz="0" w:space="0" w:color="auto"/>
                <w:right w:val="none" w:sz="0" w:space="0" w:color="auto"/>
              </w:divBdr>
            </w:div>
            <w:div w:id="1406025534">
              <w:marLeft w:val="0"/>
              <w:marRight w:val="0"/>
              <w:marTop w:val="0"/>
              <w:marBottom w:val="0"/>
              <w:divBdr>
                <w:top w:val="none" w:sz="0" w:space="0" w:color="auto"/>
                <w:left w:val="none" w:sz="0" w:space="0" w:color="auto"/>
                <w:bottom w:val="none" w:sz="0" w:space="0" w:color="auto"/>
                <w:right w:val="none" w:sz="0" w:space="0" w:color="auto"/>
              </w:divBdr>
            </w:div>
            <w:div w:id="1527258645">
              <w:marLeft w:val="0"/>
              <w:marRight w:val="0"/>
              <w:marTop w:val="0"/>
              <w:marBottom w:val="0"/>
              <w:divBdr>
                <w:top w:val="none" w:sz="0" w:space="0" w:color="auto"/>
                <w:left w:val="none" w:sz="0" w:space="0" w:color="auto"/>
                <w:bottom w:val="none" w:sz="0" w:space="0" w:color="auto"/>
                <w:right w:val="none" w:sz="0" w:space="0" w:color="auto"/>
              </w:divBdr>
            </w:div>
            <w:div w:id="716471627">
              <w:marLeft w:val="0"/>
              <w:marRight w:val="0"/>
              <w:marTop w:val="0"/>
              <w:marBottom w:val="0"/>
              <w:divBdr>
                <w:top w:val="none" w:sz="0" w:space="0" w:color="auto"/>
                <w:left w:val="none" w:sz="0" w:space="0" w:color="auto"/>
                <w:bottom w:val="none" w:sz="0" w:space="0" w:color="auto"/>
                <w:right w:val="none" w:sz="0" w:space="0" w:color="auto"/>
              </w:divBdr>
            </w:div>
            <w:div w:id="1474980940">
              <w:marLeft w:val="0"/>
              <w:marRight w:val="0"/>
              <w:marTop w:val="0"/>
              <w:marBottom w:val="0"/>
              <w:divBdr>
                <w:top w:val="none" w:sz="0" w:space="0" w:color="auto"/>
                <w:left w:val="none" w:sz="0" w:space="0" w:color="auto"/>
                <w:bottom w:val="none" w:sz="0" w:space="0" w:color="auto"/>
                <w:right w:val="none" w:sz="0" w:space="0" w:color="auto"/>
              </w:divBdr>
            </w:div>
            <w:div w:id="1418405079">
              <w:marLeft w:val="0"/>
              <w:marRight w:val="0"/>
              <w:marTop w:val="0"/>
              <w:marBottom w:val="0"/>
              <w:divBdr>
                <w:top w:val="none" w:sz="0" w:space="0" w:color="auto"/>
                <w:left w:val="none" w:sz="0" w:space="0" w:color="auto"/>
                <w:bottom w:val="none" w:sz="0" w:space="0" w:color="auto"/>
                <w:right w:val="none" w:sz="0" w:space="0" w:color="auto"/>
              </w:divBdr>
            </w:div>
            <w:div w:id="1296371527">
              <w:marLeft w:val="0"/>
              <w:marRight w:val="0"/>
              <w:marTop w:val="0"/>
              <w:marBottom w:val="0"/>
              <w:divBdr>
                <w:top w:val="none" w:sz="0" w:space="0" w:color="auto"/>
                <w:left w:val="none" w:sz="0" w:space="0" w:color="auto"/>
                <w:bottom w:val="none" w:sz="0" w:space="0" w:color="auto"/>
                <w:right w:val="none" w:sz="0" w:space="0" w:color="auto"/>
              </w:divBdr>
            </w:div>
            <w:div w:id="374159523">
              <w:marLeft w:val="0"/>
              <w:marRight w:val="0"/>
              <w:marTop w:val="0"/>
              <w:marBottom w:val="0"/>
              <w:divBdr>
                <w:top w:val="none" w:sz="0" w:space="0" w:color="auto"/>
                <w:left w:val="none" w:sz="0" w:space="0" w:color="auto"/>
                <w:bottom w:val="none" w:sz="0" w:space="0" w:color="auto"/>
                <w:right w:val="none" w:sz="0" w:space="0" w:color="auto"/>
              </w:divBdr>
            </w:div>
            <w:div w:id="1298687101">
              <w:marLeft w:val="0"/>
              <w:marRight w:val="0"/>
              <w:marTop w:val="0"/>
              <w:marBottom w:val="0"/>
              <w:divBdr>
                <w:top w:val="none" w:sz="0" w:space="0" w:color="auto"/>
                <w:left w:val="none" w:sz="0" w:space="0" w:color="auto"/>
                <w:bottom w:val="none" w:sz="0" w:space="0" w:color="auto"/>
                <w:right w:val="none" w:sz="0" w:space="0" w:color="auto"/>
              </w:divBdr>
            </w:div>
            <w:div w:id="1165583640">
              <w:marLeft w:val="0"/>
              <w:marRight w:val="0"/>
              <w:marTop w:val="0"/>
              <w:marBottom w:val="0"/>
              <w:divBdr>
                <w:top w:val="none" w:sz="0" w:space="0" w:color="auto"/>
                <w:left w:val="none" w:sz="0" w:space="0" w:color="auto"/>
                <w:bottom w:val="none" w:sz="0" w:space="0" w:color="auto"/>
                <w:right w:val="none" w:sz="0" w:space="0" w:color="auto"/>
              </w:divBdr>
            </w:div>
            <w:div w:id="2135633068">
              <w:marLeft w:val="0"/>
              <w:marRight w:val="0"/>
              <w:marTop w:val="0"/>
              <w:marBottom w:val="0"/>
              <w:divBdr>
                <w:top w:val="none" w:sz="0" w:space="0" w:color="auto"/>
                <w:left w:val="none" w:sz="0" w:space="0" w:color="auto"/>
                <w:bottom w:val="none" w:sz="0" w:space="0" w:color="auto"/>
                <w:right w:val="none" w:sz="0" w:space="0" w:color="auto"/>
              </w:divBdr>
            </w:div>
            <w:div w:id="1574508936">
              <w:marLeft w:val="0"/>
              <w:marRight w:val="0"/>
              <w:marTop w:val="0"/>
              <w:marBottom w:val="0"/>
              <w:divBdr>
                <w:top w:val="none" w:sz="0" w:space="0" w:color="auto"/>
                <w:left w:val="none" w:sz="0" w:space="0" w:color="auto"/>
                <w:bottom w:val="none" w:sz="0" w:space="0" w:color="auto"/>
                <w:right w:val="none" w:sz="0" w:space="0" w:color="auto"/>
              </w:divBdr>
            </w:div>
            <w:div w:id="353725539">
              <w:marLeft w:val="0"/>
              <w:marRight w:val="0"/>
              <w:marTop w:val="0"/>
              <w:marBottom w:val="0"/>
              <w:divBdr>
                <w:top w:val="none" w:sz="0" w:space="0" w:color="auto"/>
                <w:left w:val="none" w:sz="0" w:space="0" w:color="auto"/>
                <w:bottom w:val="none" w:sz="0" w:space="0" w:color="auto"/>
                <w:right w:val="none" w:sz="0" w:space="0" w:color="auto"/>
              </w:divBdr>
            </w:div>
            <w:div w:id="695695746">
              <w:marLeft w:val="0"/>
              <w:marRight w:val="0"/>
              <w:marTop w:val="0"/>
              <w:marBottom w:val="0"/>
              <w:divBdr>
                <w:top w:val="none" w:sz="0" w:space="0" w:color="auto"/>
                <w:left w:val="none" w:sz="0" w:space="0" w:color="auto"/>
                <w:bottom w:val="none" w:sz="0" w:space="0" w:color="auto"/>
                <w:right w:val="none" w:sz="0" w:space="0" w:color="auto"/>
              </w:divBdr>
            </w:div>
            <w:div w:id="294138154">
              <w:marLeft w:val="0"/>
              <w:marRight w:val="0"/>
              <w:marTop w:val="0"/>
              <w:marBottom w:val="0"/>
              <w:divBdr>
                <w:top w:val="none" w:sz="0" w:space="0" w:color="auto"/>
                <w:left w:val="none" w:sz="0" w:space="0" w:color="auto"/>
                <w:bottom w:val="none" w:sz="0" w:space="0" w:color="auto"/>
                <w:right w:val="none" w:sz="0" w:space="0" w:color="auto"/>
              </w:divBdr>
            </w:div>
            <w:div w:id="1068383756">
              <w:marLeft w:val="0"/>
              <w:marRight w:val="0"/>
              <w:marTop w:val="0"/>
              <w:marBottom w:val="0"/>
              <w:divBdr>
                <w:top w:val="none" w:sz="0" w:space="0" w:color="auto"/>
                <w:left w:val="none" w:sz="0" w:space="0" w:color="auto"/>
                <w:bottom w:val="none" w:sz="0" w:space="0" w:color="auto"/>
                <w:right w:val="none" w:sz="0" w:space="0" w:color="auto"/>
              </w:divBdr>
            </w:div>
            <w:div w:id="1511065379">
              <w:marLeft w:val="0"/>
              <w:marRight w:val="0"/>
              <w:marTop w:val="0"/>
              <w:marBottom w:val="0"/>
              <w:divBdr>
                <w:top w:val="none" w:sz="0" w:space="0" w:color="auto"/>
                <w:left w:val="none" w:sz="0" w:space="0" w:color="auto"/>
                <w:bottom w:val="none" w:sz="0" w:space="0" w:color="auto"/>
                <w:right w:val="none" w:sz="0" w:space="0" w:color="auto"/>
              </w:divBdr>
            </w:div>
            <w:div w:id="1401707069">
              <w:marLeft w:val="0"/>
              <w:marRight w:val="0"/>
              <w:marTop w:val="0"/>
              <w:marBottom w:val="0"/>
              <w:divBdr>
                <w:top w:val="none" w:sz="0" w:space="0" w:color="auto"/>
                <w:left w:val="none" w:sz="0" w:space="0" w:color="auto"/>
                <w:bottom w:val="none" w:sz="0" w:space="0" w:color="auto"/>
                <w:right w:val="none" w:sz="0" w:space="0" w:color="auto"/>
              </w:divBdr>
            </w:div>
            <w:div w:id="1967348835">
              <w:marLeft w:val="0"/>
              <w:marRight w:val="0"/>
              <w:marTop w:val="0"/>
              <w:marBottom w:val="0"/>
              <w:divBdr>
                <w:top w:val="none" w:sz="0" w:space="0" w:color="auto"/>
                <w:left w:val="none" w:sz="0" w:space="0" w:color="auto"/>
                <w:bottom w:val="none" w:sz="0" w:space="0" w:color="auto"/>
                <w:right w:val="none" w:sz="0" w:space="0" w:color="auto"/>
              </w:divBdr>
            </w:div>
            <w:div w:id="20118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4135/9781452218410.n7" TargetMode="External"/><Relationship Id="rId117" Type="http://schemas.openxmlformats.org/officeDocument/2006/relationships/image" Target="media/image23.png"/><Relationship Id="rId21" Type="http://schemas.openxmlformats.org/officeDocument/2006/relationships/hyperlink" Target="https://doi.org/10.1111/spol.12237" TargetMode="External"/><Relationship Id="rId42" Type="http://schemas.openxmlformats.org/officeDocument/2006/relationships/hyperlink" Target="https://doi.org/10.3758/BRM.41.4.1149" TargetMode="External"/><Relationship Id="rId47" Type="http://schemas.openxmlformats.org/officeDocument/2006/relationships/hyperlink" Target="https://doi.org/10.1377/hlthaff.W5.63" TargetMode="External"/><Relationship Id="rId63" Type="http://schemas.openxmlformats.org/officeDocument/2006/relationships/hyperlink" Target="https://doi.org/10.1002/9781118766804.wbiect067" TargetMode="External"/><Relationship Id="rId68" Type="http://schemas.openxmlformats.org/officeDocument/2006/relationships/hyperlink" Target="https://doi.org/10.4324/9781315807041" TargetMode="External"/><Relationship Id="rId84" Type="http://schemas.openxmlformats.org/officeDocument/2006/relationships/hyperlink" Target="https://doi.org/10.1002/ejsp.1930" TargetMode="External"/><Relationship Id="rId89" Type="http://schemas.openxmlformats.org/officeDocument/2006/relationships/hyperlink" Target="https://doi.org/10.1348/0144666042037971" TargetMode="External"/><Relationship Id="rId112" Type="http://schemas.openxmlformats.org/officeDocument/2006/relationships/image" Target="media/image18.png"/><Relationship Id="rId16" Type="http://schemas.openxmlformats.org/officeDocument/2006/relationships/image" Target="media/image1.png"/><Relationship Id="rId107" Type="http://schemas.openxmlformats.org/officeDocument/2006/relationships/image" Target="media/image13.png"/><Relationship Id="rId11" Type="http://schemas.openxmlformats.org/officeDocument/2006/relationships/footer" Target="footer1.xml"/><Relationship Id="rId32" Type="http://schemas.openxmlformats.org/officeDocument/2006/relationships/hyperlink" Target="https://doi.org/10.1111/ssqu.12410" TargetMode="External"/><Relationship Id="rId37" Type="http://schemas.openxmlformats.org/officeDocument/2006/relationships/hyperlink" Target="https://doi.org/10.1037/h0046408" TargetMode="External"/><Relationship Id="rId53" Type="http://schemas.openxmlformats.org/officeDocument/2006/relationships/hyperlink" Target="https://doi.org/10.1007/s10654-023-01006-3" TargetMode="External"/><Relationship Id="rId58" Type="http://schemas.openxmlformats.org/officeDocument/2006/relationships/hyperlink" Target="https://doi.org/10.1027/1864-9335/a000254" TargetMode="External"/><Relationship Id="rId74" Type="http://schemas.openxmlformats.org/officeDocument/2006/relationships/hyperlink" Target="https://doi.org/10.1093/poq/nfq073" TargetMode="External"/><Relationship Id="rId79" Type="http://schemas.openxmlformats.org/officeDocument/2006/relationships/hyperlink" Target="https://doi.org/10.1037/0022-3514.88.6.895" TargetMode="External"/><Relationship Id="rId102" Type="http://schemas.openxmlformats.org/officeDocument/2006/relationships/image" Target="media/image8.png"/><Relationship Id="rId123"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s://doi.org/10.1016/j.jen.2014.11.001" TargetMode="External"/><Relationship Id="rId95" Type="http://schemas.openxmlformats.org/officeDocument/2006/relationships/hyperlink" Target="https://iris.who.int/handle/10665/112671" TargetMode="External"/><Relationship Id="rId22" Type="http://schemas.openxmlformats.org/officeDocument/2006/relationships/hyperlink" Target="https://doi.org/10.1037/0022-3514.81.4.566" TargetMode="External"/><Relationship Id="rId27" Type="http://schemas.openxmlformats.org/officeDocument/2006/relationships/hyperlink" Target="https://doi.org/10.1146/annurev.ps.38.020187.003043" TargetMode="External"/><Relationship Id="rId43" Type="http://schemas.openxmlformats.org/officeDocument/2006/relationships/hyperlink" Target="https://doi.org/10.3758/BF03193146" TargetMode="External"/><Relationship Id="rId48" Type="http://schemas.openxmlformats.org/officeDocument/2006/relationships/hyperlink" Target="https://doi.org/10.1207/S15324834BASP2303_6" TargetMode="External"/><Relationship Id="rId64" Type="http://schemas.openxmlformats.org/officeDocument/2006/relationships/hyperlink" Target="https://doi.org/10.1016/j.healthpol.2011.08.008" TargetMode="External"/><Relationship Id="rId69" Type="http://schemas.openxmlformats.org/officeDocument/2006/relationships/hyperlink" Target="https://doi.org/10.1023/A:1022053215271" TargetMode="External"/><Relationship Id="rId113" Type="http://schemas.openxmlformats.org/officeDocument/2006/relationships/image" Target="media/image19.png"/><Relationship Id="rId118" Type="http://schemas.openxmlformats.org/officeDocument/2006/relationships/image" Target="media/image24.png"/><Relationship Id="rId80" Type="http://schemas.openxmlformats.org/officeDocument/2006/relationships/hyperlink" Target="https://doi.org/10.1111/pops.12166" TargetMode="External"/><Relationship Id="rId85" Type="http://schemas.openxmlformats.org/officeDocument/2006/relationships/hyperlink" Target="https://doi.org/10.3390/ijerph18168565" TargetMode="External"/><Relationship Id="rId12" Type="http://schemas.openxmlformats.org/officeDocument/2006/relationships/footer" Target="footer2.xml"/><Relationship Id="rId17" Type="http://schemas.openxmlformats.org/officeDocument/2006/relationships/hyperlink" Target="https://doi.org/10.1016/j.jemep.2021.100661" TargetMode="External"/><Relationship Id="rId33" Type="http://schemas.openxmlformats.org/officeDocument/2006/relationships/hyperlink" Target="https://doi.org/10.1146/annurev.psych.57.102904.190034" TargetMode="External"/><Relationship Id="rId38" Type="http://schemas.openxmlformats.org/officeDocument/2006/relationships/hyperlink" Target="https://www.kff.org/affordable-care-act/poll-finding/kaiser-health-policy-tracking-poll-december-2014/" TargetMode="External"/><Relationship Id="rId59" Type="http://schemas.openxmlformats.org/officeDocument/2006/relationships/hyperlink" Target="https://doi.org/10.1038/s41598-022-17430-6" TargetMode="External"/><Relationship Id="rId103" Type="http://schemas.openxmlformats.org/officeDocument/2006/relationships/image" Target="media/image9.png"/><Relationship Id="rId108" Type="http://schemas.openxmlformats.org/officeDocument/2006/relationships/image" Target="media/image14.png"/><Relationship Id="rId124" Type="http://schemas.microsoft.com/office/2011/relationships/people" Target="people.xml"/><Relationship Id="rId54" Type="http://schemas.openxmlformats.org/officeDocument/2006/relationships/hyperlink" Target="https://doi.org/10.1111/j.1467-9280.1996.tb00344.x" TargetMode="External"/><Relationship Id="rId70" Type="http://schemas.openxmlformats.org/officeDocument/2006/relationships/hyperlink" Target="https://doi.org/10.1016/j.jbusres.2015.05.010" TargetMode="External"/><Relationship Id="rId75" Type="http://schemas.openxmlformats.org/officeDocument/2006/relationships/hyperlink" Target="https://doi.org/10.1016/j.cogpsych.2011.03.001" TargetMode="External"/><Relationship Id="rId91" Type="http://schemas.openxmlformats.org/officeDocument/2006/relationships/hyperlink" Target="https://doi.org/10.1177/0146167211398364" TargetMode="External"/><Relationship Id="rId9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oi.org/10.1007/BF00705573" TargetMode="External"/><Relationship Id="rId28" Type="http://schemas.openxmlformats.org/officeDocument/2006/relationships/hyperlink" Target="https://doi.org/10.1002/bdm.2201" TargetMode="External"/><Relationship Id="rId49" Type="http://schemas.openxmlformats.org/officeDocument/2006/relationships/hyperlink" Target="https://doi.org/10.1016/S0022-1031(03)00038-6" TargetMode="External"/><Relationship Id="rId114" Type="http://schemas.openxmlformats.org/officeDocument/2006/relationships/image" Target="media/image20.png"/><Relationship Id="rId119" Type="http://schemas.openxmlformats.org/officeDocument/2006/relationships/image" Target="media/image25.png"/><Relationship Id="rId44" Type="http://schemas.openxmlformats.org/officeDocument/2006/relationships/hyperlink" Target="https://doi.org/10.1215/03616878-3161212" TargetMode="External"/><Relationship Id="rId60" Type="http://schemas.openxmlformats.org/officeDocument/2006/relationships/hyperlink" Target="https://doi.org/10.1007/s10551-018-3937-8" TargetMode="External"/><Relationship Id="rId65" Type="http://schemas.openxmlformats.org/officeDocument/2006/relationships/hyperlink" Target="https://doi.org/10.1001/jama.2018.1150" TargetMode="External"/><Relationship Id="rId81" Type="http://schemas.openxmlformats.org/officeDocument/2006/relationships/hyperlink" Target="https://doi.org/10.1016/j.copsyc.2015.03.025" TargetMode="External"/><Relationship Id="rId86" Type="http://schemas.openxmlformats.org/officeDocument/2006/relationships/hyperlink" Target="https://doi.org/10.1126/science.185.4157.1124" TargetMode="External"/><Relationship Id="rId13" Type="http://schemas.openxmlformats.org/officeDocument/2006/relationships/footer" Target="footer3.xml"/><Relationship Id="rId18" Type="http://schemas.openxmlformats.org/officeDocument/2006/relationships/hyperlink" Target="https://doi.org/10.1111/jmwh.13233" TargetMode="External"/><Relationship Id="rId39" Type="http://schemas.openxmlformats.org/officeDocument/2006/relationships/hyperlink" Target="https://doi.org/10.1080/13527266.2022.2034033" TargetMode="External"/><Relationship Id="rId109" Type="http://schemas.openxmlformats.org/officeDocument/2006/relationships/image" Target="media/image15.png"/><Relationship Id="rId34" Type="http://schemas.openxmlformats.org/officeDocument/2006/relationships/hyperlink" Target="https://doi.org/10.1016/j.amjmed.2015.01.032" TargetMode="External"/><Relationship Id="rId50" Type="http://schemas.openxmlformats.org/officeDocument/2006/relationships/hyperlink" Target="https://doi.org/10.1348/014466603322438189" TargetMode="External"/><Relationship Id="rId55" Type="http://schemas.openxmlformats.org/officeDocument/2006/relationships/hyperlink" Target="https://doi.org/10.1177/1075547017748948" TargetMode="External"/><Relationship Id="rId76" Type="http://schemas.openxmlformats.org/officeDocument/2006/relationships/hyperlink" Target="https://doi.org/10.1111/j.1751-9004.2010.00254.x" TargetMode="External"/><Relationship Id="rId97" Type="http://schemas.openxmlformats.org/officeDocument/2006/relationships/image" Target="media/image3.png"/><Relationship Id="rId104" Type="http://schemas.openxmlformats.org/officeDocument/2006/relationships/image" Target="media/image10.png"/><Relationship Id="rId120" Type="http://schemas.openxmlformats.org/officeDocument/2006/relationships/image" Target="media/image26.png"/><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doi.org/10.1177/0194599813515839" TargetMode="External"/><Relationship Id="rId92" Type="http://schemas.openxmlformats.org/officeDocument/2006/relationships/hyperlink" Target="https://doi.org/10.1177/000271621038630" TargetMode="External"/><Relationship Id="rId2" Type="http://schemas.openxmlformats.org/officeDocument/2006/relationships/customXml" Target="../customXml/item2.xml"/><Relationship Id="rId29" Type="http://schemas.openxmlformats.org/officeDocument/2006/relationships/hyperlink" Target="https://doi.org/10.1207/s15327965pli1001_6" TargetMode="External"/><Relationship Id="rId24" Type="http://schemas.openxmlformats.org/officeDocument/2006/relationships/hyperlink" Target="https://doi.org/10.4161/23288604.2014.991211" TargetMode="External"/><Relationship Id="rId40" Type="http://schemas.openxmlformats.org/officeDocument/2006/relationships/hyperlink" Target="https://doi.org/10.1080/08870440802311348" TargetMode="External"/><Relationship Id="rId45" Type="http://schemas.openxmlformats.org/officeDocument/2006/relationships/hyperlink" Target="https://doi.org/10.1016/S0140-6736(17)32148-7" TargetMode="External"/><Relationship Id="rId66" Type="http://schemas.openxmlformats.org/officeDocument/2006/relationships/hyperlink" Target="https://doi.org/10.4324/9781410602428-11" TargetMode="External"/><Relationship Id="rId87" Type="http://schemas.openxmlformats.org/officeDocument/2006/relationships/hyperlink" Target="https://doi.org/10.1016/j.pmedr.2018.10.003" TargetMode="External"/><Relationship Id="rId110" Type="http://schemas.openxmlformats.org/officeDocument/2006/relationships/image" Target="media/image16.png"/><Relationship Id="rId115" Type="http://schemas.openxmlformats.org/officeDocument/2006/relationships/image" Target="media/image21.png"/><Relationship Id="rId61" Type="http://schemas.openxmlformats.org/officeDocument/2006/relationships/hyperlink" Target="https://doi.org/10.1016/S1057-7408(08)80058-7" TargetMode="External"/><Relationship Id="rId82" Type="http://schemas.openxmlformats.org/officeDocument/2006/relationships/hyperlink" Target="https://doi.org/10.1177/0963721417727861" TargetMode="External"/><Relationship Id="rId19" Type="http://schemas.openxmlformats.org/officeDocument/2006/relationships/hyperlink" Target="https://doi.org/10.1080/15534510.2011.640199" TargetMode="External"/><Relationship Id="rId14" Type="http://schemas.openxmlformats.org/officeDocument/2006/relationships/header" Target="header1.xml"/><Relationship Id="rId30" Type="http://schemas.openxmlformats.org/officeDocument/2006/relationships/hyperlink" Target="https://doi.org/10.1111/pops.12507" TargetMode="External"/><Relationship Id="rId35" Type="http://schemas.openxmlformats.org/officeDocument/2006/relationships/hyperlink" Target="https://doi.org/10.3390/cli8110130" TargetMode="External"/><Relationship Id="rId56" Type="http://schemas.openxmlformats.org/officeDocument/2006/relationships/hyperlink" Target="https://doi.org/10.1177/09567976211040803" TargetMode="External"/><Relationship Id="rId77" Type="http://schemas.openxmlformats.org/officeDocument/2006/relationships/hyperlink" Target="https://doi.org/10.1111/j.1467-9221.2007.00611.x" TargetMode="External"/><Relationship Id="rId100" Type="http://schemas.openxmlformats.org/officeDocument/2006/relationships/image" Target="media/image6.png"/><Relationship Id="rId105" Type="http://schemas.openxmlformats.org/officeDocument/2006/relationships/image" Target="media/image11.png"/><Relationship Id="rId8" Type="http://schemas.openxmlformats.org/officeDocument/2006/relationships/webSettings" Target="webSettings.xml"/><Relationship Id="rId51" Type="http://schemas.openxmlformats.org/officeDocument/2006/relationships/hyperlink" Target="https://doi.org/10.1080/15534510701476500" TargetMode="External"/><Relationship Id="rId72" Type="http://schemas.openxmlformats.org/officeDocument/2006/relationships/hyperlink" Target="https://doi.org/10.1111/1467-9280.00139" TargetMode="External"/><Relationship Id="rId93" Type="http://schemas.openxmlformats.org/officeDocument/2006/relationships/hyperlink" Target="https://doi.org/10.1017/pls.2020.22" TargetMode="External"/><Relationship Id="rId98" Type="http://schemas.openxmlformats.org/officeDocument/2006/relationships/image" Target="media/image4.png"/><Relationship Id="rId121" Type="http://schemas.openxmlformats.org/officeDocument/2006/relationships/header" Target="header2.xml"/><Relationship Id="rId3" Type="http://schemas.openxmlformats.org/officeDocument/2006/relationships/customXml" Target="../customXml/item3.xml"/><Relationship Id="rId25" Type="http://schemas.openxmlformats.org/officeDocument/2006/relationships/hyperlink" Target="https://doi.org/10.1037/0022-3514.51.5.1032" TargetMode="External"/><Relationship Id="rId46" Type="http://schemas.openxmlformats.org/officeDocument/2006/relationships/hyperlink" Target="https://doi.org/10.7910/DVN/AO7IYJ" TargetMode="External"/><Relationship Id="rId67" Type="http://schemas.openxmlformats.org/officeDocument/2006/relationships/hyperlink" Target="https://doi.org/10.1016/S0065-2601(08)60214-2" TargetMode="External"/><Relationship Id="rId116" Type="http://schemas.openxmlformats.org/officeDocument/2006/relationships/image" Target="media/image22.png"/><Relationship Id="rId20" Type="http://schemas.openxmlformats.org/officeDocument/2006/relationships/hyperlink" Target="https://doi.org/10.1037/h0093718" TargetMode="External"/><Relationship Id="rId41" Type="http://schemas.openxmlformats.org/officeDocument/2006/relationships/hyperlink" Target="https://doi.org/10.1609/aaai.v31i1.10635" TargetMode="External"/><Relationship Id="rId62" Type="http://schemas.openxmlformats.org/officeDocument/2006/relationships/hyperlink" Target="https://doi.org/10.1186/1471-2296-7-21" TargetMode="External"/><Relationship Id="rId83" Type="http://schemas.openxmlformats.org/officeDocument/2006/relationships/hyperlink" Target="https://doi.org/10.1542/peds.2007-1760" TargetMode="External"/><Relationship Id="rId88" Type="http://schemas.openxmlformats.org/officeDocument/2006/relationships/hyperlink" Target="https://doi.org/10.1111/j.1751-9004.2012.00438.x" TargetMode="External"/><Relationship Id="rId111" Type="http://schemas.openxmlformats.org/officeDocument/2006/relationships/image" Target="media/image17.png"/><Relationship Id="rId15" Type="http://schemas.openxmlformats.org/officeDocument/2006/relationships/footer" Target="footer4.xml"/><Relationship Id="rId36" Type="http://schemas.openxmlformats.org/officeDocument/2006/relationships/hyperlink" Target="https://doi.org/10.1037/0021-9010.86.6.1191" TargetMode="External"/><Relationship Id="rId57" Type="http://schemas.openxmlformats.org/officeDocument/2006/relationships/hyperlink" Target="https://doi.org/10.1207/S15327965PL100201" TargetMode="External"/><Relationship Id="rId106" Type="http://schemas.openxmlformats.org/officeDocument/2006/relationships/image" Target="media/image12.png"/><Relationship Id="rId10" Type="http://schemas.openxmlformats.org/officeDocument/2006/relationships/endnotes" Target="endnotes.xml"/><Relationship Id="rId31" Type="http://schemas.openxmlformats.org/officeDocument/2006/relationships/hyperlink" Target="https://doi.org/10.1177/0146167208322557" TargetMode="External"/><Relationship Id="rId52" Type="http://schemas.openxmlformats.org/officeDocument/2006/relationships/hyperlink" Target="https://doi.org/10.1016/j.socscimed.2016.12.006" TargetMode="External"/><Relationship Id="rId73" Type="http://schemas.openxmlformats.org/officeDocument/2006/relationships/hyperlink" Target="https://doi.org/10.1377/hlthaff.W5.289" TargetMode="External"/><Relationship Id="rId78" Type="http://schemas.openxmlformats.org/officeDocument/2006/relationships/hyperlink" Target="https://doi.org/10.2139/ssrn.1493520" TargetMode="External"/><Relationship Id="rId94" Type="http://schemas.openxmlformats.org/officeDocument/2006/relationships/hyperlink" Target="https://doi.org/10.1111/j.1467-9280.2009.02406.x"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customXml/itemProps3.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customXml/itemProps4.xml><?xml version="1.0" encoding="utf-8"?>
<ds:datastoreItem xmlns:ds="http://schemas.openxmlformats.org/officeDocument/2006/customXml" ds:itemID="{370C9932-052A-4234-B377-CD6828F126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proposal template</Template>
  <TotalTime>100</TotalTime>
  <Pages>109</Pages>
  <Words>26745</Words>
  <Characters>152453</Characters>
  <Application>Microsoft Office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36</cp:revision>
  <dcterms:created xsi:type="dcterms:W3CDTF">2025-04-14T19:16:00Z</dcterms:created>
  <dcterms:modified xsi:type="dcterms:W3CDTF">2025-05-09T20:15:00Z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